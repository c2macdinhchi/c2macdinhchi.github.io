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4593" w:rsidRDefault="000D4593" w:rsidP="00C90336">
      <w:pPr>
        <w:pStyle w:val="Heading1"/>
        <w:jc w:val="center"/>
        <w:rPr>
          <w:rFonts w:ascii=".VnTime" w:hAnsi=".VnTime"/>
          <w:b w:val="0"/>
          <w:bCs w:val="0"/>
          <w:sz w:val="28"/>
          <w:szCs w:val="28"/>
          <w:u w:val="none"/>
        </w:rPr>
      </w:pPr>
    </w:p>
    <w:p w:rsidR="000D4593" w:rsidRDefault="000D4593" w:rsidP="000D4593">
      <w:pPr>
        <w:spacing w:line="360" w:lineRule="auto"/>
        <w:jc w:val="center"/>
        <w:rPr>
          <w:rFonts w:ascii="Times New Roman" w:hAnsi="Times New Roman"/>
          <w:b/>
          <w:sz w:val="36"/>
        </w:rPr>
      </w:pPr>
      <w:r>
        <w:rPr>
          <w:rFonts w:ascii="Times New Roman" w:hAnsi="Times New Roman"/>
          <w:b/>
          <w:sz w:val="36"/>
        </w:rPr>
        <w:t>PHÒNG GIÁO DỤC QUẬN BA ĐÌNH</w:t>
      </w:r>
    </w:p>
    <w:p w:rsidR="000D4593" w:rsidRDefault="000D4593" w:rsidP="000D4593">
      <w:pPr>
        <w:spacing w:line="360" w:lineRule="auto"/>
        <w:jc w:val="center"/>
        <w:rPr>
          <w:rFonts w:ascii="Times New Roman" w:hAnsi="Times New Roman"/>
          <w:b/>
          <w:sz w:val="36"/>
        </w:rPr>
      </w:pPr>
      <w:r>
        <w:rPr>
          <w:rFonts w:ascii="Times New Roman" w:hAnsi="Times New Roman"/>
          <w:b/>
          <w:sz w:val="36"/>
        </w:rPr>
        <w:t>TRƯỜNG THCS MẠC ĐĨNH CHI</w:t>
      </w:r>
    </w:p>
    <w:p w:rsidR="000D4593" w:rsidRPr="000D4593" w:rsidRDefault="000D4593" w:rsidP="000D4593">
      <w:pPr>
        <w:spacing w:line="276" w:lineRule="auto"/>
        <w:jc w:val="center"/>
        <w:rPr>
          <w:rFonts w:ascii="Times New Roman" w:hAnsi="Times New Roman"/>
          <w:b/>
          <w:sz w:val="36"/>
        </w:rPr>
      </w:pPr>
    </w:p>
    <w:p w:rsidR="000D4593" w:rsidRPr="000D4593" w:rsidRDefault="000D4593" w:rsidP="000D4593">
      <w:pPr>
        <w:rPr>
          <w:rFonts w:ascii="Times New Roman" w:hAnsi="Times New Roman"/>
          <w:b/>
          <w:sz w:val="36"/>
        </w:rPr>
      </w:pPr>
      <w:r w:rsidRPr="000D4593">
        <w:rPr>
          <w:rFonts w:ascii="Times New Roman" w:hAnsi="Times New Roman"/>
          <w:b/>
          <w:noProof/>
          <w:sz w:val="36"/>
          <w:lang w:val="vi-VN" w:eastAsia="vi-VN"/>
        </w:rPr>
        <mc:AlternateContent>
          <mc:Choice Requires="wps">
            <w:drawing>
              <wp:anchor distT="45720" distB="45720" distL="114300" distR="114300" simplePos="0" relativeHeight="251743232" behindDoc="0" locked="0" layoutInCell="1" allowOverlap="1">
                <wp:simplePos x="0" y="0"/>
                <wp:positionH relativeFrom="column">
                  <wp:posOffset>3430905</wp:posOffset>
                </wp:positionH>
                <wp:positionV relativeFrom="paragraph">
                  <wp:posOffset>5183505</wp:posOffset>
                </wp:positionV>
                <wp:extent cx="2360930" cy="1404620"/>
                <wp:effectExtent l="0" t="0" r="0" b="0"/>
                <wp:wrapSquare wrapText="bothSides"/>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0D4593" w:rsidRPr="000D4593" w:rsidRDefault="000D4593" w:rsidP="000D4593">
                            <w:pPr>
                              <w:spacing w:line="276" w:lineRule="auto"/>
                              <w:rPr>
                                <w:rFonts w:ascii="Times New Roman" w:hAnsi="Times New Roman"/>
                                <w:b/>
                                <w:sz w:val="32"/>
                              </w:rPr>
                            </w:pPr>
                            <w:r w:rsidRPr="000D4593">
                              <w:rPr>
                                <w:rFonts w:ascii="Times New Roman" w:hAnsi="Times New Roman"/>
                                <w:b/>
                                <w:sz w:val="32"/>
                              </w:rPr>
                              <w:t>Giáo viên: Ngô Thị Hà</w:t>
                            </w:r>
                          </w:p>
                          <w:p w:rsidR="000D4593" w:rsidRPr="000D4593" w:rsidRDefault="000D4593" w:rsidP="000D4593">
                            <w:pPr>
                              <w:spacing w:line="276" w:lineRule="auto"/>
                              <w:rPr>
                                <w:rFonts w:ascii="Times New Roman" w:hAnsi="Times New Roman"/>
                                <w:b/>
                                <w:sz w:val="32"/>
                              </w:rPr>
                            </w:pPr>
                            <w:r w:rsidRPr="000D4593">
                              <w:rPr>
                                <w:rFonts w:ascii="Times New Roman" w:hAnsi="Times New Roman"/>
                                <w:b/>
                                <w:sz w:val="32"/>
                              </w:rPr>
                              <w:tab/>
                            </w:r>
                            <w:r>
                              <w:rPr>
                                <w:rFonts w:ascii="Times New Roman" w:hAnsi="Times New Roman"/>
                                <w:b/>
                                <w:sz w:val="32"/>
                              </w:rPr>
                              <w:t xml:space="preserve">   </w:t>
                            </w:r>
                            <w:r w:rsidRPr="000D4593">
                              <w:rPr>
                                <w:rFonts w:ascii="Times New Roman" w:hAnsi="Times New Roman"/>
                                <w:b/>
                                <w:sz w:val="32"/>
                              </w:rPr>
                              <w:t>Tổ</w:t>
                            </w:r>
                            <w:r>
                              <w:rPr>
                                <w:rFonts w:ascii="Times New Roman" w:hAnsi="Times New Roman"/>
                                <w:b/>
                                <w:sz w:val="32"/>
                              </w:rPr>
                              <w:t>: X</w:t>
                            </w:r>
                            <w:r w:rsidRPr="000D4593">
                              <w:rPr>
                                <w:rFonts w:ascii="Times New Roman" w:hAnsi="Times New Roman"/>
                                <w:b/>
                                <w:sz w:val="32"/>
                              </w:rPr>
                              <w:t>ã hội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70.15pt;margin-top:408.15pt;width:185.9pt;height:110.6pt;z-index:2517432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" filled="f" stroked="f">
                <v:textbox style="mso-fit-shape-to-text:t">
                  <w:txbxContent>
                    <w:p w:rsidR="000D4593" w:rsidRPr="000D4593" w:rsidRDefault="000D4593" w:rsidP="000D4593">
                      <w:pPr>
                        <w:spacing w:line="276" w:lineRule="auto"/>
                        <w:rPr>
                          <w:rFonts w:ascii="Times New Roman" w:hAnsi="Times New Roman"/>
                          <w:b/>
                          <w:sz w:val="32"/>
                        </w:rPr>
                      </w:pPr>
                      <w:r w:rsidRPr="000D4593">
                        <w:rPr>
                          <w:rFonts w:ascii="Times New Roman" w:hAnsi="Times New Roman"/>
                          <w:b/>
                          <w:sz w:val="32"/>
                        </w:rPr>
                        <w:t>Giáo viên: Ngô Thị Hà</w:t>
                      </w:r>
                    </w:p>
                    <w:p w:rsidR="000D4593" w:rsidRPr="000D4593" w:rsidRDefault="000D4593" w:rsidP="000D4593">
                      <w:pPr>
                        <w:spacing w:line="276" w:lineRule="auto"/>
                        <w:rPr>
                          <w:rFonts w:ascii="Times New Roman" w:hAnsi="Times New Roman"/>
                          <w:b/>
                          <w:sz w:val="32"/>
                        </w:rPr>
                      </w:pPr>
                      <w:r w:rsidRPr="000D4593">
                        <w:rPr>
                          <w:rFonts w:ascii="Times New Roman" w:hAnsi="Times New Roman"/>
                          <w:b/>
                          <w:sz w:val="32"/>
                        </w:rPr>
                        <w:tab/>
                      </w:r>
                      <w:r>
                        <w:rPr>
                          <w:rFonts w:ascii="Times New Roman" w:hAnsi="Times New Roman"/>
                          <w:b/>
                          <w:sz w:val="32"/>
                        </w:rPr>
                        <w:t xml:space="preserve">   </w:t>
                      </w:r>
                      <w:r w:rsidRPr="000D4593">
                        <w:rPr>
                          <w:rFonts w:ascii="Times New Roman" w:hAnsi="Times New Roman"/>
                          <w:b/>
                          <w:sz w:val="32"/>
                        </w:rPr>
                        <w:t>Tổ</w:t>
                      </w:r>
                      <w:r>
                        <w:rPr>
                          <w:rFonts w:ascii="Times New Roman" w:hAnsi="Times New Roman"/>
                          <w:b/>
                          <w:sz w:val="32"/>
                        </w:rPr>
                        <w:t>: X</w:t>
                      </w:r>
                      <w:r w:rsidRPr="000D4593">
                        <w:rPr>
                          <w:rFonts w:ascii="Times New Roman" w:hAnsi="Times New Roman"/>
                          <w:b/>
                          <w:sz w:val="32"/>
                        </w:rPr>
                        <w:t>ã hội</w:t>
                      </w:r>
                    </w:p>
                  </w:txbxContent>
                </v:textbox>
                <w10:wrap type="square"/>
              </v:shape>
            </w:pict>
          </mc:Fallback>
        </mc:AlternateContent>
      </w:r>
      <w:r w:rsidRPr="000D4593">
        <w:rPr>
          <w:rFonts w:ascii="Times New Roman" w:hAnsi="Times New Roman"/>
          <w:b/>
          <w:noProof/>
          <w:sz w:val="36"/>
          <w:lang w:val="vi-VN" w:eastAsia="vi-VN"/>
        </w:rPr>
        <mc:AlternateContent>
          <mc:Choice Requires="wps">
            <w:drawing>
              <wp:anchor distT="45720" distB="45720" distL="114300" distR="114300" simplePos="0" relativeHeight="251741184" behindDoc="0" locked="0" layoutInCell="1" allowOverlap="1">
                <wp:simplePos x="0" y="0"/>
                <wp:positionH relativeFrom="column">
                  <wp:posOffset>-211455</wp:posOffset>
                </wp:positionH>
                <wp:positionV relativeFrom="paragraph">
                  <wp:posOffset>2520950</wp:posOffset>
                </wp:positionV>
                <wp:extent cx="6353175"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1404620"/>
                        </a:xfrm>
                        <a:prstGeom prst="rect">
                          <a:avLst/>
                        </a:prstGeom>
                        <a:noFill/>
                        <a:ln w="9525">
                          <a:noFill/>
                          <a:miter lim="800000"/>
                          <a:headEnd/>
                          <a:tailEnd/>
                        </a:ln>
                      </wps:spPr>
                      <wps:txbx>
                        <w:txbxContent>
                          <w:p w:rsidR="000D4593" w:rsidRPr="000D4593" w:rsidRDefault="000D4593" w:rsidP="000D4593">
                            <w:pPr>
                              <w:jc w:val="center"/>
                              <w:rPr>
                                <w:rFonts w:ascii="Times New Roman" w:hAnsi="Times New Roman"/>
                                <w:b/>
                                <w:sz w:val="96"/>
                              </w:rPr>
                            </w:pPr>
                            <w:r w:rsidRPr="000D4593">
                              <w:rPr>
                                <w:rFonts w:ascii="Times New Roman" w:hAnsi="Times New Roman"/>
                                <w:b/>
                                <w:sz w:val="96"/>
                              </w:rPr>
                              <w:t>GIÁO ÁN NGỮ VĂN 8</w:t>
                            </w:r>
                          </w:p>
                          <w:p w:rsidR="000D4593" w:rsidRPr="000D4593" w:rsidRDefault="000D4593" w:rsidP="000D4593">
                            <w:pPr>
                              <w:jc w:val="center"/>
                              <w:rPr>
                                <w:rFonts w:ascii="Times New Roman" w:hAnsi="Times New Roman"/>
                                <w:b/>
                                <w:sz w:val="96"/>
                              </w:rPr>
                            </w:pPr>
                            <w:r>
                              <w:rPr>
                                <w:rFonts w:ascii="Times New Roman" w:hAnsi="Times New Roman"/>
                                <w:b/>
                                <w:sz w:val="96"/>
                              </w:rPr>
                              <w:t>HỌC KÌ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6.65pt;margin-top:198.5pt;width:500.25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" filled="f" stroked="f">
                <v:textbox style="mso-fit-shape-to-text:t">
                  <w:txbxContent>
                    <w:p w:rsidR="000D4593" w:rsidRPr="000D4593" w:rsidRDefault="000D4593" w:rsidP="000D4593">
                      <w:pPr>
                        <w:jc w:val="center"/>
                        <w:rPr>
                          <w:rFonts w:ascii="Times New Roman" w:hAnsi="Times New Roman"/>
                          <w:b/>
                          <w:sz w:val="96"/>
                        </w:rPr>
                      </w:pPr>
                      <w:r w:rsidRPr="000D4593">
                        <w:rPr>
                          <w:rFonts w:ascii="Times New Roman" w:hAnsi="Times New Roman"/>
                          <w:b/>
                          <w:sz w:val="96"/>
                        </w:rPr>
                        <w:t>GIÁO ÁN NGỮ VĂN 8</w:t>
                      </w:r>
                    </w:p>
                    <w:p w:rsidR="000D4593" w:rsidRPr="000D4593" w:rsidRDefault="000D4593" w:rsidP="000D4593">
                      <w:pPr>
                        <w:jc w:val="center"/>
                        <w:rPr>
                          <w:rFonts w:ascii="Times New Roman" w:hAnsi="Times New Roman"/>
                          <w:b/>
                          <w:sz w:val="96"/>
                        </w:rPr>
                      </w:pPr>
                      <w:r>
                        <w:rPr>
                          <w:rFonts w:ascii="Times New Roman" w:hAnsi="Times New Roman"/>
                          <w:b/>
                          <w:sz w:val="96"/>
                        </w:rPr>
                        <w:t>HỌC KÌ I</w:t>
                      </w:r>
                    </w:p>
                  </w:txbxContent>
                </v:textbox>
                <w10:wrap type="square"/>
              </v:shape>
            </w:pict>
          </mc:Fallback>
        </mc:AlternateContent>
      </w:r>
      <w:r w:rsidRPr="000D4593">
        <w:rPr>
          <w:rFonts w:ascii="Times New Roman" w:hAnsi="Times New Roman"/>
          <w:b/>
          <w:sz w:val="36"/>
        </w:rPr>
        <w:br w:type="page"/>
      </w:r>
      <w:bookmarkStart w:id="0" w:name="_GoBack"/>
      <w:bookmarkEnd w:id="0"/>
    </w:p>
    <w:p w:rsidR="00365D26" w:rsidRPr="00C90336" w:rsidRDefault="00365D26" w:rsidP="00C90336">
      <w:pPr>
        <w:pStyle w:val="Heading1"/>
        <w:jc w:val="center"/>
        <w:rPr>
          <w:rFonts w:ascii=".VnTime" w:hAnsi=".VnTime"/>
          <w:bCs w:val="0"/>
          <w:i/>
          <w:sz w:val="28"/>
          <w:szCs w:val="28"/>
          <w:u w:val="none"/>
        </w:rPr>
      </w:pPr>
    </w:p>
    <w:p w:rsidR="00C90336" w:rsidRPr="00C90336" w:rsidRDefault="00C90336" w:rsidP="00C90336">
      <w:pPr>
        <w:spacing w:line="276" w:lineRule="auto"/>
        <w:jc w:val="center"/>
        <w:rPr>
          <w:rFonts w:ascii="Times New Roman" w:hAnsi="Times New Roman"/>
          <w:b/>
          <w:color w:val="0000FF"/>
          <w:szCs w:val="28"/>
        </w:rPr>
      </w:pPr>
      <w:r w:rsidRPr="00C90336">
        <w:rPr>
          <w:rFonts w:ascii="Times New Roman" w:hAnsi="Times New Roman"/>
          <w:b/>
          <w:color w:val="0000FF"/>
          <w:szCs w:val="28"/>
        </w:rPr>
        <w:t>CHỦ ĐỀ TÍCH HỢP:</w:t>
      </w:r>
    </w:p>
    <w:p w:rsidR="00C90336" w:rsidRPr="00C90336" w:rsidRDefault="00747900" w:rsidP="00C90336">
      <w:pPr>
        <w:spacing w:line="276" w:lineRule="auto"/>
        <w:jc w:val="center"/>
        <w:rPr>
          <w:rFonts w:ascii="Times New Roman" w:hAnsi="Times New Roman"/>
          <w:b/>
          <w:color w:val="0000FF"/>
          <w:szCs w:val="28"/>
        </w:rPr>
      </w:pPr>
      <w:r>
        <w:rPr>
          <w:rFonts w:ascii="Times New Roman" w:hAnsi="Times New Roman"/>
          <w:b/>
          <w:color w:val="0000FF"/>
          <w:szCs w:val="28"/>
        </w:rPr>
        <w:t>VAI TRÒ CỦA GIA ĐÌNH</w:t>
      </w:r>
      <w:r w:rsidR="00C90336">
        <w:rPr>
          <w:rFonts w:ascii="Times New Roman" w:hAnsi="Times New Roman"/>
          <w:b/>
          <w:color w:val="0000FF"/>
          <w:szCs w:val="28"/>
        </w:rPr>
        <w:t xml:space="preserve"> TRONG HAI VĂN BẢN “TÔI ĐI HỌC”, “</w:t>
      </w:r>
      <w:r w:rsidR="00C90336" w:rsidRPr="00C90336">
        <w:rPr>
          <w:rFonts w:ascii="Times New Roman" w:hAnsi="Times New Roman"/>
          <w:b/>
          <w:color w:val="0000FF"/>
          <w:szCs w:val="28"/>
        </w:rPr>
        <w:t xml:space="preserve">TRONG LÒNG MẸ” TÍCH HỢP VỚI TÍNH THỐNG </w:t>
      </w:r>
      <w:r>
        <w:rPr>
          <w:rFonts w:ascii="Times New Roman" w:hAnsi="Times New Roman"/>
          <w:b/>
          <w:color w:val="0000FF"/>
          <w:szCs w:val="28"/>
        </w:rPr>
        <w:t xml:space="preserve">NHẤT VỀ CHỦ ĐỀ </w:t>
      </w:r>
    </w:p>
    <w:p w:rsidR="00C90336" w:rsidRPr="009B10CA" w:rsidRDefault="00C90336" w:rsidP="00C90336">
      <w:pPr>
        <w:spacing w:line="276" w:lineRule="auto"/>
        <w:jc w:val="both"/>
        <w:rPr>
          <w:rFonts w:ascii="Times New Roman" w:hAnsi="Times New Roman"/>
          <w:b/>
          <w:i/>
          <w:color w:val="FF0000"/>
          <w:szCs w:val="28"/>
        </w:rPr>
      </w:pPr>
      <w:r w:rsidRPr="009B10CA">
        <w:rPr>
          <w:rFonts w:ascii="Times New Roman" w:hAnsi="Times New Roman"/>
          <w:b/>
          <w:i/>
          <w:color w:val="FF0000"/>
          <w:szCs w:val="28"/>
          <w:u w:val="single"/>
        </w:rPr>
        <w:t>PHẦN I:</w:t>
      </w:r>
      <w:r w:rsidRPr="009B10CA">
        <w:rPr>
          <w:rFonts w:ascii="Times New Roman" w:hAnsi="Times New Roman"/>
          <w:b/>
          <w:i/>
          <w:color w:val="FF0000"/>
          <w:szCs w:val="28"/>
        </w:rPr>
        <w:t xml:space="preserve"> </w:t>
      </w:r>
      <w:r w:rsidR="009B10CA">
        <w:rPr>
          <w:rFonts w:ascii="Times New Roman" w:hAnsi="Times New Roman"/>
          <w:b/>
          <w:color w:val="FF0000"/>
          <w:szCs w:val="28"/>
        </w:rPr>
        <w:t>XÂY DỰNG CHỦ ĐỀ</w:t>
      </w:r>
      <w:r w:rsidRPr="009B10CA">
        <w:rPr>
          <w:rFonts w:ascii="Times New Roman" w:hAnsi="Times New Roman"/>
          <w:b/>
          <w:color w:val="FF0000"/>
          <w:szCs w:val="28"/>
        </w:rPr>
        <w:t>.</w:t>
      </w:r>
    </w:p>
    <w:p w:rsidR="00C90336" w:rsidRPr="009B10CA" w:rsidRDefault="00C90336" w:rsidP="00C90336">
      <w:pPr>
        <w:spacing w:line="276" w:lineRule="auto"/>
        <w:jc w:val="both"/>
        <w:rPr>
          <w:rFonts w:ascii="Times New Roman" w:hAnsi="Times New Roman"/>
          <w:b/>
          <w:i/>
          <w:color w:val="FF0000"/>
          <w:szCs w:val="28"/>
        </w:rPr>
      </w:pPr>
      <w:r w:rsidRPr="009B10CA">
        <w:rPr>
          <w:rFonts w:ascii="Times New Roman" w:hAnsi="Times New Roman"/>
          <w:b/>
          <w:i/>
          <w:color w:val="FF0000"/>
          <w:szCs w:val="28"/>
        </w:rPr>
        <w:t>A. CƠ  SỞ  LỰA CHỌN CHỦ ĐỀ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Căn cứ vào “Công văn 3280/BGD ĐT-GDTrH về việc hướng dẫn thực hiện điều chỉnh nội</w:t>
      </w:r>
      <w:r w:rsidR="00747900">
        <w:rPr>
          <w:rFonts w:ascii="Times New Roman" w:hAnsi="Times New Roman"/>
          <w:szCs w:val="28"/>
        </w:rPr>
        <w:t xml:space="preserve"> </w:t>
      </w:r>
      <w:r w:rsidRPr="009B10CA">
        <w:rPr>
          <w:rFonts w:ascii="Times New Roman" w:hAnsi="Times New Roman"/>
          <w:szCs w:val="28"/>
        </w:rPr>
        <w:t xml:space="preserve">dung dạy học cấp THCS, THPT, ngày 27 tháng 8 năm 2020 để xây dựng chủ đề tích hợp văn bản - làm văn trong học kì I.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w:t>
      </w:r>
      <w:r w:rsidR="009B10CA">
        <w:rPr>
          <w:rFonts w:ascii="Times New Roman" w:hAnsi="Times New Roman"/>
          <w:szCs w:val="28"/>
        </w:rPr>
        <w:t xml:space="preserve"> </w:t>
      </w:r>
      <w:r w:rsidRPr="009B10CA">
        <w:rPr>
          <w:rFonts w:ascii="Times New Roman" w:hAnsi="Times New Roman"/>
          <w:szCs w:val="28"/>
        </w:rPr>
        <w:t>Các văn b</w:t>
      </w:r>
      <w:r w:rsidR="009B10CA">
        <w:rPr>
          <w:rFonts w:ascii="Times New Roman" w:hAnsi="Times New Roman"/>
          <w:szCs w:val="28"/>
        </w:rPr>
        <w:t>ản truyện truyện ngắn và hồi kí</w:t>
      </w:r>
      <w:r w:rsidRPr="009B10CA">
        <w:rPr>
          <w:rFonts w:ascii="Times New Roman" w:hAnsi="Times New Roman"/>
          <w:szCs w:val="28"/>
        </w:rPr>
        <w:t xml:space="preserve"> được sử dụng trong hoạt động đọc hiểu sẽ trở thành nguồn ngữ liệu để hướng dẫn HS tiếp thu các tri thức cơ bản về làm văn.</w:t>
      </w:r>
    </w:p>
    <w:p w:rsidR="00C90336" w:rsidRPr="009B10CA" w:rsidRDefault="00C90336" w:rsidP="00C90336">
      <w:pPr>
        <w:spacing w:line="276" w:lineRule="auto"/>
        <w:jc w:val="both"/>
        <w:rPr>
          <w:rFonts w:ascii="Times New Roman" w:hAnsi="Times New Roman"/>
          <w:b/>
          <w:i/>
          <w:color w:val="FF0000"/>
          <w:szCs w:val="28"/>
        </w:rPr>
      </w:pPr>
      <w:r w:rsidRPr="009B10CA">
        <w:rPr>
          <w:rFonts w:ascii="Times New Roman" w:hAnsi="Times New Roman"/>
          <w:b/>
          <w:i/>
          <w:color w:val="FF0000"/>
          <w:szCs w:val="28"/>
        </w:rPr>
        <w:t>B. THỜI GIAN DỰ KIẾN  :</w:t>
      </w:r>
    </w:p>
    <w:tbl>
      <w:tblP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9"/>
        <w:gridCol w:w="1202"/>
        <w:gridCol w:w="6090"/>
        <w:gridCol w:w="1646"/>
      </w:tblGrid>
      <w:tr w:rsidR="00C90336" w:rsidRPr="009B10CA" w:rsidTr="00C90336">
        <w:tc>
          <w:tcPr>
            <w:tcW w:w="1089" w:type="dxa"/>
          </w:tcPr>
          <w:p w:rsidR="00C90336" w:rsidRPr="009B10CA" w:rsidRDefault="00C90336" w:rsidP="00C90336">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Tuần</w:t>
            </w:r>
          </w:p>
        </w:tc>
        <w:tc>
          <w:tcPr>
            <w:tcW w:w="1202" w:type="dxa"/>
          </w:tcPr>
          <w:p w:rsidR="00C90336" w:rsidRPr="009B10CA" w:rsidRDefault="00C90336" w:rsidP="00C90336">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Tiết</w:t>
            </w:r>
          </w:p>
        </w:tc>
        <w:tc>
          <w:tcPr>
            <w:tcW w:w="6090" w:type="dxa"/>
          </w:tcPr>
          <w:p w:rsidR="00C90336" w:rsidRPr="009B10CA" w:rsidRDefault="00C90336" w:rsidP="00C90336">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 xml:space="preserve">Bài dạy </w:t>
            </w:r>
          </w:p>
        </w:tc>
        <w:tc>
          <w:tcPr>
            <w:tcW w:w="1646" w:type="dxa"/>
          </w:tcPr>
          <w:p w:rsidR="00C90336" w:rsidRPr="009B10CA" w:rsidRDefault="00C90336" w:rsidP="00C90336">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Ghi chú</w:t>
            </w:r>
          </w:p>
        </w:tc>
      </w:tr>
      <w:tr w:rsidR="00C90336" w:rsidRPr="009B10CA" w:rsidTr="00C90336">
        <w:trPr>
          <w:trHeight w:val="363"/>
        </w:trPr>
        <w:tc>
          <w:tcPr>
            <w:tcW w:w="1089" w:type="dxa"/>
            <w:vMerge w:val="restart"/>
          </w:tcPr>
          <w:p w:rsidR="00C90336" w:rsidRPr="009B10CA" w:rsidRDefault="00C90336" w:rsidP="00C90336">
            <w:pPr>
              <w:spacing w:line="276" w:lineRule="auto"/>
              <w:jc w:val="both"/>
              <w:rPr>
                <w:rFonts w:ascii="Times New Roman" w:hAnsi="Times New Roman"/>
                <w:b/>
                <w:szCs w:val="28"/>
              </w:rPr>
            </w:pPr>
            <w:r w:rsidRPr="009B10CA">
              <w:rPr>
                <w:rFonts w:ascii="Times New Roman" w:hAnsi="Times New Roman"/>
                <w:b/>
                <w:szCs w:val="28"/>
              </w:rPr>
              <w:t>1</w:t>
            </w:r>
          </w:p>
        </w:tc>
        <w:tc>
          <w:tcPr>
            <w:tcW w:w="1202" w:type="dxa"/>
            <w:tcBorders>
              <w:bottom w:val="single" w:sz="4" w:space="0" w:color="auto"/>
            </w:tcBorders>
          </w:tcPr>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1</w:t>
            </w:r>
          </w:p>
        </w:tc>
        <w:tc>
          <w:tcPr>
            <w:tcW w:w="6090" w:type="dxa"/>
            <w:vMerge w:val="restart"/>
          </w:tcPr>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Những vấn đề chung</w:t>
            </w:r>
          </w:p>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Tôi đi học</w:t>
            </w:r>
          </w:p>
        </w:tc>
        <w:tc>
          <w:tcPr>
            <w:tcW w:w="1646" w:type="dxa"/>
            <w:vMerge w:val="restart"/>
          </w:tcPr>
          <w:p w:rsidR="00C90336" w:rsidRPr="009B10CA" w:rsidRDefault="00C90336" w:rsidP="00C90336">
            <w:pPr>
              <w:spacing w:line="276" w:lineRule="auto"/>
              <w:jc w:val="both"/>
              <w:rPr>
                <w:rFonts w:ascii="Times New Roman" w:hAnsi="Times New Roman"/>
                <w:i/>
                <w:szCs w:val="28"/>
              </w:rPr>
            </w:pPr>
          </w:p>
        </w:tc>
      </w:tr>
      <w:tr w:rsidR="00C90336" w:rsidRPr="009B10CA" w:rsidTr="00C90336">
        <w:tc>
          <w:tcPr>
            <w:tcW w:w="1089" w:type="dxa"/>
            <w:vMerge/>
          </w:tcPr>
          <w:p w:rsidR="00C90336" w:rsidRPr="009B10CA" w:rsidRDefault="00C90336" w:rsidP="00C90336">
            <w:pPr>
              <w:spacing w:line="276" w:lineRule="auto"/>
              <w:jc w:val="both"/>
              <w:rPr>
                <w:rFonts w:ascii="Times New Roman" w:hAnsi="Times New Roman"/>
                <w:b/>
                <w:szCs w:val="28"/>
              </w:rPr>
            </w:pPr>
          </w:p>
        </w:tc>
        <w:tc>
          <w:tcPr>
            <w:tcW w:w="1202" w:type="dxa"/>
          </w:tcPr>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2</w:t>
            </w:r>
          </w:p>
        </w:tc>
        <w:tc>
          <w:tcPr>
            <w:tcW w:w="6090" w:type="dxa"/>
            <w:vMerge/>
          </w:tcPr>
          <w:p w:rsidR="00C90336" w:rsidRPr="009B10CA" w:rsidRDefault="00C90336" w:rsidP="00C90336">
            <w:pPr>
              <w:spacing w:line="276" w:lineRule="auto"/>
              <w:jc w:val="both"/>
              <w:rPr>
                <w:rFonts w:ascii="Times New Roman" w:hAnsi="Times New Roman"/>
                <w:i/>
                <w:color w:val="0000CC"/>
                <w:szCs w:val="28"/>
              </w:rPr>
            </w:pPr>
          </w:p>
        </w:tc>
        <w:tc>
          <w:tcPr>
            <w:tcW w:w="1646" w:type="dxa"/>
            <w:vMerge/>
          </w:tcPr>
          <w:p w:rsidR="00C90336" w:rsidRPr="009B10CA" w:rsidRDefault="00C90336" w:rsidP="00C90336">
            <w:pPr>
              <w:spacing w:line="276" w:lineRule="auto"/>
              <w:jc w:val="both"/>
              <w:rPr>
                <w:rFonts w:ascii="Times New Roman" w:hAnsi="Times New Roman"/>
                <w:b/>
                <w:i/>
                <w:color w:val="FF0000"/>
                <w:szCs w:val="28"/>
              </w:rPr>
            </w:pPr>
          </w:p>
        </w:tc>
      </w:tr>
      <w:tr w:rsidR="00C90336" w:rsidRPr="009B10CA" w:rsidTr="00C90336">
        <w:trPr>
          <w:trHeight w:val="252"/>
        </w:trPr>
        <w:tc>
          <w:tcPr>
            <w:tcW w:w="1089" w:type="dxa"/>
            <w:vMerge/>
          </w:tcPr>
          <w:p w:rsidR="00C90336" w:rsidRPr="009B10CA" w:rsidRDefault="00C90336" w:rsidP="00C90336">
            <w:pPr>
              <w:spacing w:line="276" w:lineRule="auto"/>
              <w:jc w:val="both"/>
              <w:rPr>
                <w:rFonts w:ascii="Times New Roman" w:hAnsi="Times New Roman"/>
                <w:b/>
                <w:szCs w:val="28"/>
              </w:rPr>
            </w:pPr>
          </w:p>
        </w:tc>
        <w:tc>
          <w:tcPr>
            <w:tcW w:w="1202" w:type="dxa"/>
          </w:tcPr>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3-4</w:t>
            </w:r>
          </w:p>
        </w:tc>
        <w:tc>
          <w:tcPr>
            <w:tcW w:w="6090" w:type="dxa"/>
          </w:tcPr>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Trong lòng mẹ</w:t>
            </w:r>
          </w:p>
        </w:tc>
        <w:tc>
          <w:tcPr>
            <w:tcW w:w="1646" w:type="dxa"/>
            <w:vMerge/>
          </w:tcPr>
          <w:p w:rsidR="00C90336" w:rsidRPr="009B10CA" w:rsidRDefault="00C90336" w:rsidP="00C90336">
            <w:pPr>
              <w:spacing w:line="276" w:lineRule="auto"/>
              <w:jc w:val="both"/>
              <w:rPr>
                <w:rFonts w:ascii="Times New Roman" w:hAnsi="Times New Roman"/>
                <w:b/>
                <w:i/>
                <w:color w:val="FF0000"/>
                <w:szCs w:val="28"/>
              </w:rPr>
            </w:pPr>
          </w:p>
        </w:tc>
      </w:tr>
      <w:tr w:rsidR="00C90336" w:rsidRPr="009B10CA" w:rsidTr="00C90336">
        <w:trPr>
          <w:trHeight w:val="327"/>
        </w:trPr>
        <w:tc>
          <w:tcPr>
            <w:tcW w:w="1089" w:type="dxa"/>
          </w:tcPr>
          <w:p w:rsidR="00C90336" w:rsidRPr="009B10CA" w:rsidRDefault="00C90336" w:rsidP="00C90336">
            <w:pPr>
              <w:spacing w:line="276" w:lineRule="auto"/>
              <w:jc w:val="both"/>
              <w:rPr>
                <w:rFonts w:ascii="Times New Roman" w:hAnsi="Times New Roman"/>
                <w:b/>
                <w:szCs w:val="28"/>
              </w:rPr>
            </w:pPr>
            <w:r w:rsidRPr="009B10CA">
              <w:rPr>
                <w:rFonts w:ascii="Times New Roman" w:hAnsi="Times New Roman"/>
                <w:b/>
                <w:szCs w:val="28"/>
              </w:rPr>
              <w:t>2</w:t>
            </w:r>
          </w:p>
        </w:tc>
        <w:tc>
          <w:tcPr>
            <w:tcW w:w="1202" w:type="dxa"/>
          </w:tcPr>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5</w:t>
            </w:r>
          </w:p>
        </w:tc>
        <w:tc>
          <w:tcPr>
            <w:tcW w:w="6090" w:type="dxa"/>
          </w:tcPr>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i/>
                <w:color w:val="0000CC"/>
                <w:szCs w:val="28"/>
              </w:rPr>
              <w:t>Tình thống nhất chủ đề của văn bản</w:t>
            </w:r>
          </w:p>
        </w:tc>
        <w:tc>
          <w:tcPr>
            <w:tcW w:w="1646" w:type="dxa"/>
            <w:vMerge/>
          </w:tcPr>
          <w:p w:rsidR="00C90336" w:rsidRPr="009B10CA" w:rsidRDefault="00C90336" w:rsidP="00C90336">
            <w:pPr>
              <w:spacing w:line="276" w:lineRule="auto"/>
              <w:jc w:val="both"/>
              <w:rPr>
                <w:rFonts w:ascii="Times New Roman" w:hAnsi="Times New Roman"/>
                <w:b/>
                <w:i/>
                <w:color w:val="FF0000"/>
                <w:szCs w:val="28"/>
              </w:rPr>
            </w:pPr>
          </w:p>
        </w:tc>
      </w:tr>
    </w:tbl>
    <w:p w:rsidR="00C90336" w:rsidRPr="009B10CA" w:rsidRDefault="00C90336" w:rsidP="00C90336">
      <w:pPr>
        <w:spacing w:line="276" w:lineRule="auto"/>
        <w:jc w:val="both"/>
        <w:rPr>
          <w:rFonts w:ascii="Times New Roman" w:hAnsi="Times New Roman"/>
          <w:b/>
          <w:i/>
          <w:color w:val="FF0000"/>
          <w:szCs w:val="28"/>
          <w:u w:val="single"/>
          <w:lang w:val="da-DK"/>
        </w:rPr>
      </w:pPr>
      <w:r w:rsidRPr="009B10CA">
        <w:rPr>
          <w:rFonts w:ascii="Times New Roman" w:hAnsi="Times New Roman"/>
          <w:b/>
          <w:i/>
          <w:color w:val="FF0000"/>
          <w:szCs w:val="28"/>
          <w:u w:val="single"/>
          <w:lang w:val="da-DK"/>
        </w:rPr>
        <w:t>C. MỤC TIÊU CỦA CHỦ ĐỀ:</w:t>
      </w:r>
    </w:p>
    <w:p w:rsidR="00C90336" w:rsidRPr="009B10CA" w:rsidRDefault="00C90336" w:rsidP="00C90336">
      <w:pPr>
        <w:shd w:val="clear" w:color="auto" w:fill="FFFFFF"/>
        <w:spacing w:line="276" w:lineRule="auto"/>
        <w:jc w:val="both"/>
        <w:textAlignment w:val="baseline"/>
        <w:rPr>
          <w:rFonts w:ascii="Times New Roman" w:hAnsi="Times New Roman"/>
          <w:b/>
          <w:spacing w:val="-8"/>
          <w:szCs w:val="28"/>
          <w:bdr w:val="none" w:sz="0" w:space="0" w:color="auto" w:frame="1"/>
        </w:rPr>
      </w:pPr>
      <w:r w:rsidRPr="009B10CA">
        <w:rPr>
          <w:rFonts w:ascii="Times New Roman" w:hAnsi="Times New Roman"/>
          <w:b/>
          <w:spacing w:val="-8"/>
          <w:szCs w:val="28"/>
          <w:bdr w:val="none" w:sz="0" w:space="0" w:color="auto" w:frame="1"/>
        </w:rPr>
        <w:t>I. MỤC TIÊU CHUNG</w:t>
      </w:r>
    </w:p>
    <w:p w:rsidR="00C90336" w:rsidRPr="009B10CA" w:rsidRDefault="00C90336" w:rsidP="00C90336">
      <w:pPr>
        <w:shd w:val="clear" w:color="auto" w:fill="FFFFFF"/>
        <w:spacing w:line="276" w:lineRule="auto"/>
        <w:jc w:val="both"/>
        <w:textAlignment w:val="baseline"/>
        <w:rPr>
          <w:rFonts w:ascii="Times New Roman" w:hAnsi="Times New Roman"/>
          <w:szCs w:val="28"/>
        </w:rPr>
      </w:pPr>
      <w:r w:rsidRPr="009B10CA">
        <w:rPr>
          <w:rFonts w:ascii="Times New Roman" w:hAnsi="Times New Roman"/>
          <w:spacing w:val="-8"/>
          <w:szCs w:val="28"/>
          <w:bdr w:val="none" w:sz="0" w:space="0" w:color="auto" w:frame="1"/>
        </w:rPr>
        <w:t>-Dạy học theo vấn đề hay chủ đề tích hợp là khai thác sự liên quan, gần gũi ở </w:t>
      </w:r>
      <w:r w:rsidRPr="009B10CA">
        <w:rPr>
          <w:rFonts w:ascii="Times New Roman" w:hAnsi="Times New Roman"/>
          <w:i/>
          <w:iCs/>
          <w:spacing w:val="-8"/>
          <w:szCs w:val="28"/>
          <w:bdr w:val="none" w:sz="0" w:space="0" w:color="auto" w:frame="1"/>
        </w:rPr>
        <w:t>nội dung</w:t>
      </w:r>
      <w:r w:rsidRPr="009B10CA">
        <w:rPr>
          <w:rFonts w:ascii="Times New Roman" w:hAnsi="Times New Roman"/>
          <w:spacing w:val="-8"/>
          <w:szCs w:val="28"/>
          <w:bdr w:val="none" w:sz="0" w:space="0" w:color="auto" w:frame="1"/>
        </w:rPr>
        <w:t xml:space="preserve">  kiến thức và khả năng bổ sung cho nhau giữa các bài  học cho mục tiêu giáo dục chung.  Các tiết học chủ đề Gv không tổ chức thiết kế </w:t>
      </w:r>
      <w:r w:rsidRPr="009B10CA">
        <w:rPr>
          <w:rFonts w:ascii="Times New Roman" w:hAnsi="Times New Roman"/>
          <w:szCs w:val="28"/>
        </w:rPr>
        <w:t>kiến thức, thông tin đơn lẻ, mà phải hình thành ở học sinh năng lực tìm kiếm, quản lý, tổ chức sử dụng kiến thức để giải quyết vấn đề trong tình huống có ý nghĩa.</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-Tích hợp kiến thức đọc hiểu văn bản và kĩ năng thực hành nghe- nói- viết trong mỗi bài học tạo hứng thú học tập cho học sinh. Các em có cái nhìn hoàn chỉnh và thấy được mối liên hệ giữa các môn học. Từ đó có ý thức tìm tòi, học hỏi và vận dụng kiến thức đã học vào đòi sống sinh động.</w:t>
      </w:r>
    </w:p>
    <w:p w:rsidR="00C90336" w:rsidRPr="009B10CA" w:rsidRDefault="00C90336" w:rsidP="00C90336">
      <w:pPr>
        <w:shd w:val="clear" w:color="auto" w:fill="FFFFFF"/>
        <w:spacing w:line="276" w:lineRule="auto"/>
        <w:jc w:val="both"/>
        <w:textAlignment w:val="baseline"/>
        <w:rPr>
          <w:rFonts w:ascii="Times New Roman" w:hAnsi="Times New Roman"/>
          <w:szCs w:val="28"/>
        </w:rPr>
      </w:pPr>
      <w:r w:rsidRPr="009B10CA">
        <w:rPr>
          <w:rFonts w:ascii="Times New Roman" w:hAnsi="Times New Roman"/>
          <w:szCs w:val="28"/>
          <w:bdr w:val="none" w:sz="0" w:space="0" w:color="auto" w:frame="1"/>
        </w:rPr>
        <w:t>-Thông qua dạy học tích hợp, học sinh có thể vận dụng kiến thức để giải quyết các bài tập hàng ngày, đặt cơ sở nền móng cho quá trình học tập tiếp theo; cao hơn là có thể vận dụng để giải quyết những tình huống có ý nghĩa trong cuộc sống hàng ngày;</w:t>
      </w:r>
    </w:p>
    <w:p w:rsidR="00C90336" w:rsidRPr="009B10CA" w:rsidRDefault="00C90336" w:rsidP="00C90336">
      <w:pPr>
        <w:shd w:val="clear" w:color="auto" w:fill="FFFFFF"/>
        <w:spacing w:line="276" w:lineRule="auto"/>
        <w:jc w:val="both"/>
        <w:textAlignment w:val="baseline"/>
        <w:rPr>
          <w:rFonts w:ascii="Times New Roman" w:hAnsi="Times New Roman"/>
          <w:color w:val="444444"/>
          <w:szCs w:val="28"/>
        </w:rPr>
      </w:pPr>
      <w:r w:rsidRPr="009B10CA">
        <w:rPr>
          <w:rFonts w:ascii="Times New Roman" w:hAnsi="Times New Roman"/>
          <w:szCs w:val="28"/>
          <w:bdr w:val="none" w:sz="0" w:space="0" w:color="auto" w:frame="1"/>
        </w:rPr>
        <w:t>- Thông qua việc hiểu biết về thế giới tự nhiên bằng việc vận dụng kiến thức đã học để tìm hiểu giúp các em ý thức được hoạt động của bản</w:t>
      </w:r>
      <w:r w:rsidRPr="009B10CA">
        <w:rPr>
          <w:rFonts w:ascii="Times New Roman" w:hAnsi="Times New Roman"/>
          <w:color w:val="000000"/>
          <w:szCs w:val="28"/>
          <w:bdr w:val="none" w:sz="0" w:space="0" w:color="auto" w:frame="1"/>
        </w:rPr>
        <w:t xml:space="preserve"> thân, có trách nhiệm với chính mình, với gia </w:t>
      </w:r>
      <w:r w:rsidRPr="009B10CA">
        <w:rPr>
          <w:rFonts w:ascii="Times New Roman" w:hAnsi="Times New Roman"/>
          <w:color w:val="000000"/>
          <w:spacing w:val="-6"/>
          <w:szCs w:val="28"/>
          <w:bdr w:val="none" w:sz="0" w:space="0" w:color="auto" w:frame="1"/>
        </w:rPr>
        <w:t>đình, nhà trường và xã hội ngay trong cuộc sống hiện tại cũng như tương lai sau này của các em;</w:t>
      </w:r>
    </w:p>
    <w:p w:rsidR="00C90336" w:rsidRPr="009B10CA" w:rsidRDefault="00C90336" w:rsidP="00C90336">
      <w:pPr>
        <w:shd w:val="clear" w:color="auto" w:fill="FFFFFF"/>
        <w:spacing w:line="276" w:lineRule="auto"/>
        <w:jc w:val="both"/>
        <w:textAlignment w:val="baseline"/>
        <w:rPr>
          <w:rFonts w:ascii="Times New Roman" w:hAnsi="Times New Roman"/>
          <w:color w:val="444444"/>
          <w:szCs w:val="28"/>
        </w:rPr>
      </w:pPr>
      <w:r w:rsidRPr="009B10CA">
        <w:rPr>
          <w:rFonts w:ascii="Times New Roman" w:hAnsi="Times New Roman"/>
          <w:color w:val="000000"/>
          <w:szCs w:val="28"/>
          <w:bdr w:val="none" w:sz="0" w:space="0" w:color="auto" w:frame="1"/>
        </w:rPr>
        <w:t>- Đem lại niềm vui, tạo hứng thú học tập cho học sinh. Phát triển ở các em tính tích cực, tự lập, sáng tạo để vượt qua khó khăn, tạo hứng thú trong học tập.</w:t>
      </w:r>
    </w:p>
    <w:p w:rsidR="00C90336" w:rsidRPr="009B10CA" w:rsidRDefault="00C90336" w:rsidP="00C90336">
      <w:pPr>
        <w:shd w:val="clear" w:color="auto" w:fill="FFFFFF"/>
        <w:spacing w:line="276" w:lineRule="auto"/>
        <w:jc w:val="both"/>
        <w:textAlignment w:val="baseline"/>
        <w:rPr>
          <w:rFonts w:ascii="Times New Roman" w:hAnsi="Times New Roman"/>
          <w:szCs w:val="28"/>
        </w:rPr>
      </w:pPr>
      <w:r w:rsidRPr="009B10CA">
        <w:rPr>
          <w:rFonts w:ascii="Times New Roman" w:hAnsi="Times New Roman"/>
          <w:szCs w:val="28"/>
        </w:rPr>
        <w:t>- Thiết lập các mối quan hệ theo một logic nhất định những kiến thức, kỹ năng khác nhau để thực hiện một hoạt động phức hợp.</w:t>
      </w:r>
    </w:p>
    <w:p w:rsidR="00C90336" w:rsidRPr="009B10CA" w:rsidRDefault="00C90336" w:rsidP="00C90336">
      <w:pPr>
        <w:shd w:val="clear" w:color="auto" w:fill="FFFFFF"/>
        <w:spacing w:line="276" w:lineRule="auto"/>
        <w:jc w:val="both"/>
        <w:textAlignment w:val="baseline"/>
        <w:rPr>
          <w:rFonts w:ascii="Times New Roman" w:hAnsi="Times New Roman"/>
          <w:szCs w:val="28"/>
        </w:rPr>
      </w:pPr>
      <w:r w:rsidRPr="009B10CA">
        <w:rPr>
          <w:rFonts w:ascii="Times New Roman" w:hAnsi="Times New Roman"/>
          <w:szCs w:val="28"/>
        </w:rPr>
        <w:lastRenderedPageBreak/>
        <w:t>- Lựa chọn những thông tin, kiến thức, kỹ năng cần cho học sinh thực hiện được các hoạt động thiết thực trong các tình huống học tập, đời sống hàng ngày, làm cho học sinh hòa nhập vào thế giới cuộc sống.</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szCs w:val="28"/>
        </w:rPr>
        <w:t xml:space="preserve">- </w:t>
      </w:r>
      <w:r w:rsidRPr="009B10CA">
        <w:rPr>
          <w:rFonts w:ascii="Times New Roman" w:hAnsi="Times New Roman"/>
          <w:szCs w:val="28"/>
        </w:rPr>
        <w:t xml:space="preserve"> Chủ đề góp phần giúp học sinh học thấy được mối quan hệ giữa học văn bản và làm văn trong nhà trường đề phát trỉển hoàn thiện kiến thức, kĩ năng và phẩm chất, năng lực theo mục tiêu mon học. Từng bước tiếp cận chương trình giáo dục PT mới.</w:t>
      </w:r>
    </w:p>
    <w:p w:rsidR="00C90336" w:rsidRPr="009B10CA" w:rsidRDefault="00C90336" w:rsidP="00C90336">
      <w:pPr>
        <w:shd w:val="clear" w:color="auto" w:fill="FFFFFF"/>
        <w:spacing w:line="276" w:lineRule="auto"/>
        <w:jc w:val="both"/>
        <w:textAlignment w:val="baseline"/>
        <w:rPr>
          <w:rFonts w:ascii="Times New Roman" w:hAnsi="Times New Roman"/>
          <w:b/>
          <w:szCs w:val="28"/>
        </w:rPr>
      </w:pPr>
      <w:r w:rsidRPr="009B10CA">
        <w:rPr>
          <w:rFonts w:ascii="Times New Roman" w:hAnsi="Times New Roman"/>
          <w:b/>
          <w:szCs w:val="28"/>
        </w:rPr>
        <w:t>II. MỤC TIÊU CỤ THỂ CHỦ ĐỀ</w:t>
      </w:r>
    </w:p>
    <w:p w:rsidR="00C90336" w:rsidRPr="009B10CA" w:rsidRDefault="00C90336" w:rsidP="00C90336">
      <w:pPr>
        <w:spacing w:line="276" w:lineRule="auto"/>
        <w:jc w:val="both"/>
        <w:rPr>
          <w:rFonts w:ascii="Times New Roman" w:hAnsi="Times New Roman"/>
          <w:b/>
          <w:color w:val="0000CC"/>
          <w:szCs w:val="28"/>
          <w:lang w:val="da-DK"/>
        </w:rPr>
      </w:pPr>
      <w:r w:rsidRPr="009B10CA">
        <w:rPr>
          <w:rFonts w:ascii="Times New Roman" w:hAnsi="Times New Roman"/>
          <w:b/>
          <w:color w:val="0000CC"/>
          <w:szCs w:val="28"/>
          <w:lang w:val="da-DK"/>
        </w:rPr>
        <w:t>1. Kiến thức/ kỹ năng/ thái độ</w:t>
      </w:r>
    </w:p>
    <w:p w:rsidR="00C90336" w:rsidRPr="009B10CA" w:rsidRDefault="00C90336" w:rsidP="00C90336">
      <w:pPr>
        <w:spacing w:line="276" w:lineRule="auto"/>
        <w:jc w:val="both"/>
        <w:rPr>
          <w:rFonts w:ascii="Times New Roman" w:hAnsi="Times New Roman"/>
          <w:b/>
          <w:i/>
          <w:color w:val="0000CC"/>
          <w:szCs w:val="28"/>
          <w:lang w:val="da-DK"/>
        </w:rPr>
      </w:pPr>
      <w:r w:rsidRPr="009B10CA">
        <w:rPr>
          <w:rFonts w:ascii="Times New Roman" w:hAnsi="Times New Roman"/>
          <w:b/>
          <w:i/>
          <w:color w:val="0000CC"/>
          <w:szCs w:val="28"/>
          <w:lang w:val="da-DK"/>
        </w:rPr>
        <w:t>1.1.Đọc- hiểu</w:t>
      </w:r>
    </w:p>
    <w:p w:rsidR="00C90336" w:rsidRPr="009B10CA" w:rsidRDefault="00C90336" w:rsidP="00C90336">
      <w:pPr>
        <w:shd w:val="clear" w:color="auto" w:fill="FFFFFF"/>
        <w:spacing w:line="276" w:lineRule="auto"/>
        <w:jc w:val="both"/>
        <w:rPr>
          <w:rFonts w:ascii="Times New Roman" w:hAnsi="Times New Roman"/>
          <w:szCs w:val="28"/>
        </w:rPr>
      </w:pPr>
      <w:r w:rsidRPr="009B10CA">
        <w:rPr>
          <w:rFonts w:ascii="Times New Roman" w:hAnsi="Times New Roman"/>
          <w:i/>
          <w:color w:val="0000CC"/>
          <w:szCs w:val="28"/>
          <w:lang w:val="da-DK"/>
        </w:rPr>
        <w:t>1.1.1. Đọc hiểu nội dung</w:t>
      </w:r>
      <w:r w:rsidRPr="009B10CA">
        <w:rPr>
          <w:rFonts w:ascii="Times New Roman" w:hAnsi="Times New Roman"/>
          <w:color w:val="0000CC"/>
          <w:szCs w:val="28"/>
          <w:lang w:val="da-DK"/>
        </w:rPr>
        <w:t xml:space="preserve">: </w:t>
      </w:r>
      <w:r w:rsidRPr="009B10CA">
        <w:rPr>
          <w:rFonts w:ascii="Times New Roman" w:hAnsi="Times New Roman"/>
          <w:szCs w:val="28"/>
          <w:lang w:val="da-DK"/>
        </w:rPr>
        <w:t>Qua chủ đề văn bản - làm văn, học sinh hiểu, cảm nhận được</w:t>
      </w:r>
      <w:r w:rsidRPr="009B10CA">
        <w:rPr>
          <w:rFonts w:ascii="Times New Roman" w:hAnsi="Times New Roman"/>
          <w:szCs w:val="28"/>
        </w:rPr>
        <w:t xml:space="preserve"> dòng tâm trạng mơn man của nhân vật trong ngày đầu tiên đi học (</w:t>
      </w:r>
      <w:r w:rsidRPr="009B10CA">
        <w:rPr>
          <w:rFonts w:ascii="Times New Roman" w:hAnsi="Times New Roman"/>
          <w:i/>
          <w:szCs w:val="28"/>
        </w:rPr>
        <w:t>Tôi đi học</w:t>
      </w:r>
      <w:r w:rsidRPr="009B10CA">
        <w:rPr>
          <w:rFonts w:ascii="Times New Roman" w:hAnsi="Times New Roman"/>
          <w:szCs w:val="28"/>
        </w:rPr>
        <w:t xml:space="preserve">) và thể hiện niềm khát khao tình cảm ruột thịt cháy bỏng của nhân vật bé Hồng ( </w:t>
      </w:r>
      <w:r w:rsidRPr="009B10CA">
        <w:rPr>
          <w:rFonts w:ascii="Times New Roman" w:hAnsi="Times New Roman"/>
          <w:i/>
          <w:szCs w:val="28"/>
        </w:rPr>
        <w:t>Trong lòng mẹ</w:t>
      </w:r>
      <w:r w:rsidRPr="009B10CA">
        <w:rPr>
          <w:rFonts w:ascii="Times New Roman" w:hAnsi="Times New Roman"/>
          <w:szCs w:val="28"/>
        </w:rPr>
        <w:t>), hiểu những thành kiến cổ hủ, nhỏ nhen, độc ác không thể làm khô héo tình cảm ruột thịt sâu nặng, thiêng liêng.</w:t>
      </w:r>
    </w:p>
    <w:p w:rsidR="00C90336" w:rsidRPr="009B10CA" w:rsidRDefault="00C90336" w:rsidP="00C90336">
      <w:pPr>
        <w:spacing w:line="276" w:lineRule="auto"/>
        <w:jc w:val="both"/>
        <w:rPr>
          <w:rFonts w:ascii="Times New Roman" w:hAnsi="Times New Roman"/>
          <w:spacing w:val="-6"/>
          <w:szCs w:val="28"/>
          <w:lang w:val="da-DK"/>
        </w:rPr>
      </w:pPr>
      <w:r w:rsidRPr="009B10CA">
        <w:rPr>
          <w:rFonts w:ascii="Times New Roman" w:hAnsi="Times New Roman"/>
          <w:i/>
          <w:color w:val="0000CC"/>
          <w:szCs w:val="28"/>
          <w:lang w:val="da-DK"/>
        </w:rPr>
        <w:t>1.1.2. Đọc hiểu hình thức:</w:t>
      </w:r>
      <w:r w:rsidRPr="009B10CA">
        <w:rPr>
          <w:rFonts w:ascii="Times New Roman" w:hAnsi="Times New Roman"/>
          <w:color w:val="0000CC"/>
          <w:szCs w:val="28"/>
          <w:lang w:val="da-DK"/>
        </w:rPr>
        <w:t xml:space="preserve"> </w:t>
      </w:r>
      <w:r w:rsidRPr="009B10CA">
        <w:rPr>
          <w:rFonts w:ascii="Times New Roman" w:hAnsi="Times New Roman"/>
          <w:szCs w:val="28"/>
          <w:lang w:val="da-DK"/>
        </w:rPr>
        <w:t>Nắm được cốt truyện, nhân vật, sự kiện, một số chi tiết nghệ thuật đặc sắc trong miêu tả tâm lí nhân vật</w:t>
      </w:r>
      <w:r w:rsidRPr="009B10CA">
        <w:rPr>
          <w:rFonts w:ascii="Times New Roman" w:hAnsi="Times New Roman"/>
          <w:spacing w:val="-6"/>
          <w:szCs w:val="28"/>
          <w:lang w:val="da-DK"/>
        </w:rPr>
        <w:t xml:space="preserve">. </w:t>
      </w:r>
      <w:r w:rsidRPr="009B10CA">
        <w:rPr>
          <w:rFonts w:ascii="Times New Roman" w:hAnsi="Times New Roman"/>
          <w:spacing w:val="-6"/>
          <w:szCs w:val="28"/>
        </w:rPr>
        <w:t>Bước đầu biết đọc - hiểu một văn bản hồi kí. Vận dụng kiến thức về sự kết hợp các phương thức biểu đạt trong văn bản tự sự để phân tích tác phẩm truyện.</w:t>
      </w:r>
    </w:p>
    <w:p w:rsidR="00C90336" w:rsidRPr="009B10CA" w:rsidRDefault="00C90336" w:rsidP="00C90336">
      <w:pPr>
        <w:spacing w:line="276" w:lineRule="auto"/>
        <w:jc w:val="both"/>
        <w:rPr>
          <w:rFonts w:ascii="Times New Roman" w:hAnsi="Times New Roman"/>
          <w:color w:val="000000"/>
          <w:szCs w:val="28"/>
        </w:rPr>
      </w:pPr>
      <w:r w:rsidRPr="009B10CA">
        <w:rPr>
          <w:rFonts w:ascii="Times New Roman" w:hAnsi="Times New Roman"/>
          <w:i/>
          <w:color w:val="0000CC"/>
          <w:szCs w:val="28"/>
          <w:lang w:val="da-DK"/>
        </w:rPr>
        <w:t>1.1.3. Liên hệ, so sánh, kết nối:</w:t>
      </w:r>
      <w:r w:rsidRPr="009B10CA">
        <w:rPr>
          <w:rFonts w:ascii="Times New Roman" w:hAnsi="Times New Roman"/>
          <w:color w:val="0000CC"/>
          <w:szCs w:val="28"/>
          <w:lang w:val="da-DK"/>
        </w:rPr>
        <w:t xml:space="preserve"> </w:t>
      </w:r>
      <w:r w:rsidRPr="009B10CA">
        <w:rPr>
          <w:rFonts w:ascii="Times New Roman" w:hAnsi="Times New Roman"/>
          <w:color w:val="000000"/>
          <w:szCs w:val="28"/>
        </w:rPr>
        <w:t>- Văn bản “Cổng trường mở ra” – tác giả Lí Lan, được trích dẫn trong chương trình </w:t>
      </w:r>
      <w:r w:rsidRPr="009B10CA">
        <w:rPr>
          <w:rFonts w:ascii="Times New Roman" w:hAnsi="Times New Roman"/>
          <w:i/>
          <w:iCs/>
          <w:color w:val="000000"/>
          <w:szCs w:val="28"/>
        </w:rPr>
        <w:t>Ngữ văn 7, tập I.</w:t>
      </w:r>
    </w:p>
    <w:p w:rsidR="00C90336" w:rsidRPr="009B10CA" w:rsidRDefault="00C90336" w:rsidP="00C90336">
      <w:pPr>
        <w:spacing w:line="276" w:lineRule="auto"/>
        <w:jc w:val="both"/>
        <w:rPr>
          <w:rFonts w:ascii="Times New Roman" w:hAnsi="Times New Roman"/>
          <w:color w:val="000000"/>
          <w:szCs w:val="28"/>
        </w:rPr>
      </w:pPr>
      <w:r w:rsidRPr="009B10CA">
        <w:rPr>
          <w:rFonts w:ascii="Times New Roman" w:hAnsi="Times New Roman"/>
          <w:color w:val="000000"/>
          <w:szCs w:val="28"/>
        </w:rPr>
        <w:t>- Bài viết “Ngày khai trường” – tác giả Edmondo De Amicis, được trích dẫn trong cuốn </w:t>
      </w:r>
      <w:r w:rsidRPr="009B10CA">
        <w:rPr>
          <w:rFonts w:ascii="Times New Roman" w:hAnsi="Times New Roman"/>
          <w:i/>
          <w:iCs/>
          <w:color w:val="000000"/>
          <w:szCs w:val="28"/>
        </w:rPr>
        <w:t>Tâm Hồn Cao Thượng, </w:t>
      </w:r>
      <w:r w:rsidRPr="009B10CA">
        <w:rPr>
          <w:rFonts w:ascii="Times New Roman" w:hAnsi="Times New Roman"/>
          <w:color w:val="000000"/>
          <w:szCs w:val="28"/>
        </w:rPr>
        <w:t>Hà Mai Anh dịch</w:t>
      </w:r>
    </w:p>
    <w:p w:rsidR="00C90336" w:rsidRPr="009B10CA" w:rsidRDefault="00C90336" w:rsidP="00C90336">
      <w:pPr>
        <w:spacing w:line="276" w:lineRule="auto"/>
        <w:jc w:val="both"/>
        <w:rPr>
          <w:rFonts w:ascii="Times New Roman" w:hAnsi="Times New Roman"/>
          <w:szCs w:val="28"/>
          <w:shd w:val="clear" w:color="auto" w:fill="F8F8F8"/>
          <w:lang w:val="da-DK"/>
        </w:rPr>
      </w:pPr>
      <w:r w:rsidRPr="009B10CA">
        <w:rPr>
          <w:rFonts w:ascii="Times New Roman" w:hAnsi="Times New Roman"/>
          <w:szCs w:val="28"/>
          <w:lang w:val="da-DK"/>
        </w:rPr>
        <w:t>- Có kĩ năng vậ</w:t>
      </w:r>
      <w:r w:rsidR="003B3DBD">
        <w:rPr>
          <w:rFonts w:ascii="Times New Roman" w:hAnsi="Times New Roman"/>
          <w:szCs w:val="28"/>
          <w:lang w:val="da-DK"/>
        </w:rPr>
        <w:t>n dụng phương pháp học tập vào đọc - hiểu những văn bản</w:t>
      </w:r>
      <w:r w:rsidRPr="009B10CA">
        <w:rPr>
          <w:rFonts w:ascii="Times New Roman" w:hAnsi="Times New Roman"/>
          <w:szCs w:val="28"/>
          <w:lang w:val="da-DK"/>
        </w:rPr>
        <w:t xml:space="preserve"> khác: </w:t>
      </w:r>
    </w:p>
    <w:p w:rsidR="00C90336" w:rsidRPr="009B10CA" w:rsidRDefault="00C90336" w:rsidP="00C90336">
      <w:pPr>
        <w:spacing w:line="276" w:lineRule="auto"/>
        <w:jc w:val="both"/>
        <w:rPr>
          <w:rFonts w:ascii="Times New Roman" w:hAnsi="Times New Roman"/>
          <w:szCs w:val="28"/>
          <w:lang w:val="es-MX"/>
        </w:rPr>
      </w:pPr>
      <w:r w:rsidRPr="009B10CA">
        <w:rPr>
          <w:rFonts w:ascii="Times New Roman" w:hAnsi="Times New Roman"/>
          <w:i/>
          <w:color w:val="0000CC"/>
          <w:szCs w:val="28"/>
          <w:lang w:val="es-MX"/>
        </w:rPr>
        <w:t>1.1.4. Đọc mở rộng</w:t>
      </w:r>
      <w:r w:rsidRPr="009B10CA">
        <w:rPr>
          <w:rFonts w:ascii="Times New Roman" w:hAnsi="Times New Roman"/>
          <w:color w:val="0000CC"/>
          <w:szCs w:val="28"/>
          <w:lang w:val="es-MX"/>
        </w:rPr>
        <w:t xml:space="preserve">: </w:t>
      </w:r>
      <w:r w:rsidRPr="009B10CA">
        <w:rPr>
          <w:rFonts w:ascii="Times New Roman" w:hAnsi="Times New Roman"/>
          <w:szCs w:val="28"/>
          <w:lang w:val="es-MX"/>
        </w:rPr>
        <w:t>tìm đọc một số truyện khác cùng đề tài và đọc toàn bộ tác phẩm “Những ngày thơ ấu”. Chia sẻ những điều mình tâm đắc.</w:t>
      </w:r>
    </w:p>
    <w:p w:rsidR="00C90336" w:rsidRPr="009B10CA" w:rsidRDefault="00C90336" w:rsidP="00C90336">
      <w:pPr>
        <w:spacing w:line="276" w:lineRule="auto"/>
        <w:jc w:val="both"/>
        <w:rPr>
          <w:rFonts w:ascii="Times New Roman" w:hAnsi="Times New Roman"/>
          <w:b/>
          <w:i/>
          <w:color w:val="0000CC"/>
          <w:szCs w:val="28"/>
          <w:lang w:val="es-MX"/>
        </w:rPr>
      </w:pPr>
      <w:r w:rsidRPr="009B10CA">
        <w:rPr>
          <w:rFonts w:ascii="Times New Roman" w:hAnsi="Times New Roman"/>
          <w:b/>
          <w:i/>
          <w:color w:val="0000CC"/>
          <w:szCs w:val="28"/>
          <w:lang w:val="es-MX"/>
        </w:rPr>
        <w:t xml:space="preserve">1.2. Viết: </w:t>
      </w:r>
    </w:p>
    <w:p w:rsidR="00C90336" w:rsidRPr="009B10CA" w:rsidRDefault="00C90336" w:rsidP="00C90336">
      <w:pPr>
        <w:spacing w:line="276" w:lineRule="auto"/>
        <w:jc w:val="both"/>
        <w:rPr>
          <w:rFonts w:ascii="Times New Roman" w:hAnsi="Times New Roman"/>
          <w:szCs w:val="28"/>
          <w:lang w:val="es-MX"/>
        </w:rPr>
      </w:pPr>
      <w:r w:rsidRPr="009B10CA">
        <w:rPr>
          <w:rFonts w:ascii="Times New Roman" w:hAnsi="Times New Roman"/>
          <w:b/>
          <w:i/>
          <w:szCs w:val="28"/>
          <w:lang w:val="es-MX"/>
        </w:rPr>
        <w:t xml:space="preserve">-Thực hành viết: </w:t>
      </w:r>
      <w:r w:rsidRPr="009B10CA">
        <w:rPr>
          <w:rFonts w:ascii="Times New Roman" w:hAnsi="Times New Roman"/>
          <w:szCs w:val="28"/>
          <w:lang w:val="es-MX"/>
        </w:rPr>
        <w:t>Viết được bài theo chủ đề được định hướng và có bố cục hợp lý.</w:t>
      </w:r>
    </w:p>
    <w:p w:rsidR="00C90336" w:rsidRPr="009B10CA" w:rsidRDefault="00C90336" w:rsidP="00C90336">
      <w:pPr>
        <w:spacing w:line="276" w:lineRule="auto"/>
        <w:jc w:val="both"/>
        <w:rPr>
          <w:rFonts w:ascii="Times New Roman" w:hAnsi="Times New Roman"/>
          <w:b/>
          <w:i/>
          <w:color w:val="0000CC"/>
          <w:szCs w:val="28"/>
          <w:lang w:val="es-MX"/>
        </w:rPr>
      </w:pPr>
      <w:r w:rsidRPr="009B10CA">
        <w:rPr>
          <w:rFonts w:ascii="Times New Roman" w:hAnsi="Times New Roman"/>
          <w:b/>
          <w:i/>
          <w:color w:val="0000CC"/>
          <w:szCs w:val="28"/>
          <w:lang w:val="es-MX"/>
        </w:rPr>
        <w:t>1.3. Nghe - Nói</w:t>
      </w:r>
    </w:p>
    <w:p w:rsidR="00C90336" w:rsidRPr="009B10CA" w:rsidRDefault="00C90336" w:rsidP="00C90336">
      <w:pPr>
        <w:spacing w:line="276" w:lineRule="auto"/>
        <w:jc w:val="both"/>
        <w:rPr>
          <w:rFonts w:ascii="Times New Roman" w:hAnsi="Times New Roman"/>
          <w:szCs w:val="28"/>
          <w:shd w:val="clear" w:color="auto" w:fill="F8F8F8"/>
          <w:lang w:val="da-DK"/>
        </w:rPr>
      </w:pPr>
      <w:r w:rsidRPr="009B10CA">
        <w:rPr>
          <w:rFonts w:ascii="Times New Roman" w:hAnsi="Times New Roman"/>
          <w:b/>
          <w:i/>
          <w:color w:val="0000CC"/>
          <w:szCs w:val="28"/>
          <w:lang w:val="es-MX"/>
        </w:rPr>
        <w:t xml:space="preserve">- Nói: </w:t>
      </w:r>
      <w:r w:rsidRPr="009B10CA">
        <w:rPr>
          <w:rFonts w:ascii="Times New Roman" w:hAnsi="Times New Roman"/>
          <w:szCs w:val="28"/>
          <w:lang w:val="da-DK"/>
        </w:rPr>
        <w:t>kể lại một cách tóm tắt  và nêu nhận xét về nội dung và nghệ thuậ</w:t>
      </w:r>
      <w:r w:rsidRPr="009B10CA">
        <w:rPr>
          <w:rFonts w:ascii="Times New Roman" w:hAnsi="Times New Roman"/>
          <w:szCs w:val="28"/>
          <w:shd w:val="clear" w:color="auto" w:fill="F8F8F8"/>
          <w:lang w:val="da-DK"/>
        </w:rPr>
        <w:t xml:space="preserve">t </w:t>
      </w:r>
      <w:r w:rsidRPr="009B10CA">
        <w:rPr>
          <w:rFonts w:ascii="Times New Roman" w:hAnsi="Times New Roman"/>
          <w:szCs w:val="28"/>
          <w:lang w:val="da-DK"/>
        </w:rPr>
        <w:t>của hai tác phẩm được học trong chủ đề</w:t>
      </w:r>
    </w:p>
    <w:p w:rsidR="00C90336" w:rsidRPr="009B10CA" w:rsidRDefault="00C90336" w:rsidP="00C90336">
      <w:pPr>
        <w:spacing w:line="276" w:lineRule="auto"/>
        <w:jc w:val="both"/>
        <w:rPr>
          <w:rFonts w:ascii="Times New Roman" w:hAnsi="Times New Roman"/>
          <w:b/>
          <w:i/>
          <w:color w:val="0000CC"/>
          <w:szCs w:val="28"/>
          <w:lang w:val="es-MX"/>
        </w:rPr>
      </w:pPr>
      <w:r w:rsidRPr="009B10CA">
        <w:rPr>
          <w:rFonts w:ascii="Times New Roman" w:hAnsi="Times New Roman"/>
          <w:color w:val="0000CC"/>
          <w:szCs w:val="28"/>
          <w:lang w:val="es-MX"/>
        </w:rPr>
        <w:t>-</w:t>
      </w:r>
      <w:r w:rsidRPr="009B10CA">
        <w:rPr>
          <w:rFonts w:ascii="Times New Roman" w:hAnsi="Times New Roman"/>
          <w:b/>
          <w:i/>
          <w:color w:val="0000CC"/>
          <w:szCs w:val="28"/>
          <w:lang w:val="es-MX"/>
        </w:rPr>
        <w:t>Nghe</w:t>
      </w:r>
      <w:r w:rsidRPr="009B10CA">
        <w:rPr>
          <w:rFonts w:ascii="Times New Roman" w:hAnsi="Times New Roman"/>
          <w:color w:val="0000CC"/>
          <w:szCs w:val="28"/>
          <w:lang w:val="es-MX"/>
        </w:rPr>
        <w:t xml:space="preserve">: Lắng nghe và </w:t>
      </w:r>
      <w:r w:rsidRPr="009B10CA">
        <w:rPr>
          <w:rFonts w:ascii="Times New Roman" w:hAnsi="Times New Roman"/>
          <w:szCs w:val="28"/>
          <w:lang w:val="es-MX"/>
        </w:rPr>
        <w:t>tóm tắt được nội dung trình bày của thầy và bạn.</w:t>
      </w:r>
    </w:p>
    <w:p w:rsidR="00C90336" w:rsidRPr="009B10CA" w:rsidRDefault="00C90336" w:rsidP="00C90336">
      <w:pPr>
        <w:spacing w:line="276" w:lineRule="auto"/>
        <w:jc w:val="both"/>
        <w:rPr>
          <w:rFonts w:ascii="Times New Roman" w:hAnsi="Times New Roman"/>
          <w:color w:val="0000CC"/>
          <w:szCs w:val="28"/>
          <w:lang w:val="es-MX"/>
        </w:rPr>
      </w:pPr>
      <w:r w:rsidRPr="009B10CA">
        <w:rPr>
          <w:rFonts w:ascii="Times New Roman" w:hAnsi="Times New Roman"/>
          <w:color w:val="0000CC"/>
          <w:szCs w:val="28"/>
          <w:lang w:val="es-MX"/>
        </w:rPr>
        <w:t>-</w:t>
      </w:r>
      <w:r w:rsidRPr="009B10CA">
        <w:rPr>
          <w:rFonts w:ascii="Times New Roman" w:hAnsi="Times New Roman"/>
          <w:b/>
          <w:i/>
          <w:color w:val="0000CC"/>
          <w:szCs w:val="28"/>
          <w:lang w:val="es-MX"/>
        </w:rPr>
        <w:t>Nói nghe tương tác:</w:t>
      </w:r>
      <w:r w:rsidRPr="009B10CA">
        <w:rPr>
          <w:rFonts w:ascii="Times New Roman" w:hAnsi="Times New Roman"/>
          <w:color w:val="0000CC"/>
          <w:szCs w:val="28"/>
          <w:lang w:val="es-MX"/>
        </w:rPr>
        <w:t xml:space="preserve"> </w:t>
      </w:r>
      <w:r w:rsidRPr="009B10CA">
        <w:rPr>
          <w:rFonts w:ascii="Times New Roman" w:hAnsi="Times New Roman"/>
          <w:szCs w:val="28"/>
          <w:lang w:val="es-MX"/>
        </w:rPr>
        <w:t>Biết tham gia thảo luận trong nhóm  về một vấn đề cần có giải pháp thống nhất, biết đặt câu hỏi và trả lời, biết nêu một vài đề xuất dựa trên các ý tưởng được trình bày trong quá trình thảo luận</w:t>
      </w:r>
      <w:r w:rsidRPr="009B10CA">
        <w:rPr>
          <w:rFonts w:ascii="Times New Roman" w:hAnsi="Times New Roman"/>
          <w:color w:val="0000CC"/>
          <w:szCs w:val="28"/>
          <w:lang w:val="es-MX"/>
        </w:rPr>
        <w:t>.</w:t>
      </w:r>
    </w:p>
    <w:p w:rsidR="00C90336" w:rsidRPr="009B10CA" w:rsidRDefault="00C90336" w:rsidP="00C90336">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2.</w:t>
      </w:r>
      <w:r w:rsidRPr="009B10CA">
        <w:rPr>
          <w:rFonts w:ascii="Times New Roman" w:hAnsi="Times New Roman"/>
          <w:b/>
          <w:i/>
          <w:szCs w:val="28"/>
          <w:lang w:val="pt-BR"/>
        </w:rPr>
        <w:t>Phát triển phẩm chất, năng lực</w:t>
      </w:r>
    </w:p>
    <w:p w:rsidR="00C90336" w:rsidRPr="009B10CA" w:rsidRDefault="00C90336" w:rsidP="00C90336">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2.1.Phẩm chất chủ yếu:</w:t>
      </w:r>
    </w:p>
    <w:p w:rsidR="00C90336" w:rsidRPr="009B10CA" w:rsidRDefault="00C90336" w:rsidP="00C90336">
      <w:pPr>
        <w:spacing w:line="276" w:lineRule="auto"/>
        <w:jc w:val="both"/>
        <w:rPr>
          <w:rFonts w:ascii="Times New Roman" w:hAnsi="Times New Roman"/>
          <w:color w:val="0000CC"/>
          <w:szCs w:val="28"/>
          <w:lang w:val="da-DK"/>
        </w:rPr>
      </w:pPr>
      <w:r w:rsidRPr="009B10CA">
        <w:rPr>
          <w:rFonts w:ascii="Times New Roman" w:hAnsi="Times New Roman"/>
          <w:color w:val="0000CC"/>
          <w:szCs w:val="28"/>
          <w:lang w:val="da-DK"/>
        </w:rPr>
        <w:t xml:space="preserve">- </w:t>
      </w:r>
      <w:r w:rsidRPr="009B10CA">
        <w:rPr>
          <w:rFonts w:ascii="Times New Roman" w:hAnsi="Times New Roman"/>
          <w:i/>
          <w:color w:val="0000CC"/>
          <w:szCs w:val="28"/>
          <w:lang w:val="da-DK"/>
        </w:rPr>
        <w:t>Nhân ái:</w:t>
      </w:r>
      <w:r w:rsidRPr="009B10CA">
        <w:rPr>
          <w:rFonts w:ascii="Times New Roman" w:hAnsi="Times New Roman"/>
          <w:color w:val="0000CC"/>
          <w:szCs w:val="28"/>
          <w:lang w:val="da-DK"/>
        </w:rPr>
        <w:t xml:space="preserve"> </w:t>
      </w:r>
      <w:r w:rsidRPr="009B10CA">
        <w:rPr>
          <w:rFonts w:ascii="Times New Roman" w:hAnsi="Times New Roman"/>
          <w:szCs w:val="28"/>
          <w:lang w:val="da-DK"/>
        </w:rPr>
        <w:t>Qua tìm hiểu văn bản, HS biết tôn trọng, yêu thương người thân yêu. Biết dũng cảm đấu tranh với hành vi làm tổn hại đến tình cảm gia đình, nhà trường, bạn bè. Biết đồng cảm với những số phận bất hạnh...</w:t>
      </w:r>
    </w:p>
    <w:p w:rsidR="00C90336" w:rsidRPr="009B10CA" w:rsidRDefault="00C90336" w:rsidP="00C90336">
      <w:pPr>
        <w:spacing w:line="276" w:lineRule="auto"/>
        <w:jc w:val="both"/>
        <w:rPr>
          <w:rFonts w:ascii="Times New Roman" w:hAnsi="Times New Roman"/>
          <w:color w:val="0000CC"/>
          <w:szCs w:val="28"/>
          <w:lang w:val="da-DK"/>
        </w:rPr>
      </w:pPr>
      <w:r w:rsidRPr="009B10CA">
        <w:rPr>
          <w:rFonts w:ascii="Times New Roman" w:hAnsi="Times New Roman"/>
          <w:color w:val="0000CC"/>
          <w:szCs w:val="28"/>
          <w:lang w:val="da-DK"/>
        </w:rPr>
        <w:t xml:space="preserve">- </w:t>
      </w:r>
      <w:r w:rsidRPr="009B10CA">
        <w:rPr>
          <w:rFonts w:ascii="Times New Roman" w:hAnsi="Times New Roman"/>
          <w:i/>
          <w:color w:val="0000CC"/>
          <w:szCs w:val="28"/>
          <w:lang w:val="da-DK"/>
        </w:rPr>
        <w:t>Chăm học, chăm làm</w:t>
      </w:r>
      <w:r w:rsidRPr="009B10CA">
        <w:rPr>
          <w:rFonts w:ascii="Times New Roman" w:hAnsi="Times New Roman"/>
          <w:i/>
          <w:szCs w:val="28"/>
          <w:lang w:val="da-DK"/>
        </w:rPr>
        <w:t>:</w:t>
      </w:r>
      <w:r w:rsidRPr="009B10CA">
        <w:rPr>
          <w:rFonts w:ascii="Times New Roman" w:hAnsi="Times New Roman"/>
          <w:szCs w:val="28"/>
          <w:lang w:val="da-DK"/>
        </w:rPr>
        <w:t xml:space="preserve"> HS có ý thức vận dụng bài học vào các tình huống, hoàn cảnh thực tế đời sống của bản thân. Chủ động trong mọi hoàn cảnh, biến thách thức thành cơ </w:t>
      </w:r>
      <w:r w:rsidRPr="009B10CA">
        <w:rPr>
          <w:rFonts w:ascii="Times New Roman" w:hAnsi="Times New Roman"/>
          <w:szCs w:val="28"/>
          <w:lang w:val="da-DK"/>
        </w:rPr>
        <w:lastRenderedPageBreak/>
        <w:t>hội để vươn lên. Luôn có ý thức học hỏi không ngừng để đáp ứng yêu cầu hội nhập quốc tế, trở thành công dân toàn cầu.</w:t>
      </w:r>
    </w:p>
    <w:p w:rsidR="00C90336" w:rsidRPr="009B10CA" w:rsidRDefault="00C90336" w:rsidP="00C90336">
      <w:pPr>
        <w:spacing w:line="276" w:lineRule="auto"/>
        <w:jc w:val="both"/>
        <w:rPr>
          <w:rFonts w:ascii="Times New Roman" w:hAnsi="Times New Roman"/>
          <w:color w:val="0000CC"/>
          <w:szCs w:val="28"/>
          <w:lang w:val="da-DK"/>
        </w:rPr>
      </w:pPr>
      <w:r w:rsidRPr="009B10CA">
        <w:rPr>
          <w:rFonts w:ascii="Times New Roman" w:hAnsi="Times New Roman"/>
          <w:color w:val="0000CC"/>
          <w:szCs w:val="28"/>
          <w:lang w:val="da-DK"/>
        </w:rPr>
        <w:t>-</w:t>
      </w:r>
      <w:r w:rsidRPr="009B10CA">
        <w:rPr>
          <w:rFonts w:ascii="Times New Roman" w:hAnsi="Times New Roman"/>
          <w:i/>
          <w:color w:val="0000CC"/>
          <w:szCs w:val="28"/>
          <w:lang w:val="da-DK"/>
        </w:rPr>
        <w:t>Trách nhiệm:</w:t>
      </w:r>
      <w:r w:rsidRPr="009B10CA">
        <w:rPr>
          <w:rFonts w:ascii="Times New Roman" w:hAnsi="Times New Roman"/>
          <w:szCs w:val="28"/>
          <w:lang w:val="da-DK"/>
        </w:rPr>
        <w:t xml:space="preserve"> hành động có trách nhiệm với chính mình, có trách nhiệm với đất nước, dân tộc để sống hòa hợp với môi trường</w:t>
      </w:r>
      <w:r w:rsidRPr="009B10CA">
        <w:rPr>
          <w:rFonts w:ascii="Times New Roman" w:hAnsi="Times New Roman"/>
          <w:color w:val="0000CC"/>
          <w:szCs w:val="28"/>
          <w:lang w:val="da-DK"/>
        </w:rPr>
        <w:t>.</w:t>
      </w:r>
    </w:p>
    <w:p w:rsidR="00C90336" w:rsidRPr="009B10CA" w:rsidRDefault="00C90336" w:rsidP="00C90336">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 xml:space="preserve">2.2. Năng lực </w:t>
      </w:r>
    </w:p>
    <w:p w:rsidR="00C90336" w:rsidRPr="009B10CA" w:rsidRDefault="00C90336" w:rsidP="00C90336">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2.2.1.Năng lực chung:</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b/>
          <w:i/>
          <w:szCs w:val="28"/>
          <w:lang w:val="da-DK"/>
        </w:rPr>
        <w:t>-</w:t>
      </w:r>
      <w:r w:rsidRPr="009B10CA">
        <w:rPr>
          <w:rFonts w:ascii="Times New Roman" w:hAnsi="Times New Roman"/>
          <w:szCs w:val="28"/>
          <w:lang w:val="da-DK"/>
        </w:rPr>
        <w:t>Năng lực tự chủ và tự học: sự tự tin và tinh thần lạc quan trong học tập và đời sống, khả năng suy ngẫm về bản thân, tự nhận thức, tự học và tự điều chỉnh để hoàn thiện bản thân.</w:t>
      </w:r>
    </w:p>
    <w:p w:rsidR="00C90336" w:rsidRPr="009B10CA" w:rsidRDefault="00C90336" w:rsidP="00C90336">
      <w:pPr>
        <w:spacing w:line="276" w:lineRule="auto"/>
        <w:ind w:right="20"/>
        <w:jc w:val="both"/>
        <w:rPr>
          <w:rFonts w:ascii="Times New Roman" w:hAnsi="Times New Roman"/>
          <w:szCs w:val="28"/>
          <w:lang w:val="da-DK"/>
        </w:rPr>
      </w:pPr>
      <w:r w:rsidRPr="009B10CA">
        <w:rPr>
          <w:rFonts w:ascii="Times New Roman" w:hAnsi="Times New Roman"/>
          <w:szCs w:val="28"/>
          <w:lang w:val="da-DK"/>
        </w:rPr>
        <w:t>-Năng lực giao tiếp và hợp tác: thảo luận, lập luận, phản hồi, đánh giá về các vấn đề trong học tập và đời sống; phát triển khả năng làm việc nhóm, làm tăng hiệu quả hợp tác.</w:t>
      </w:r>
    </w:p>
    <w:p w:rsidR="00C90336" w:rsidRPr="009B10CA" w:rsidRDefault="00C90336" w:rsidP="00C90336">
      <w:pPr>
        <w:spacing w:line="276" w:lineRule="auto"/>
        <w:jc w:val="both"/>
        <w:rPr>
          <w:rFonts w:ascii="Times New Roman" w:hAnsi="Times New Roman"/>
          <w:color w:val="0000CC"/>
          <w:szCs w:val="28"/>
          <w:lang w:val="da-DK"/>
        </w:rPr>
      </w:pPr>
      <w:r w:rsidRPr="009B10CA">
        <w:rPr>
          <w:rFonts w:ascii="Times New Roman" w:hAnsi="Times New Roman"/>
          <w:szCs w:val="28"/>
          <w:lang w:val="da-DK"/>
        </w:rPr>
        <w:t>-Năng lực giải quyết vấn đề và sáng tạo: biết đánh giá vấn đề, tình huống dưới những góc nhìn khác nhau</w:t>
      </w:r>
      <w:r w:rsidRPr="009B10CA">
        <w:rPr>
          <w:rFonts w:ascii="Times New Roman" w:hAnsi="Times New Roman"/>
          <w:color w:val="0000CC"/>
          <w:szCs w:val="28"/>
          <w:lang w:val="da-DK"/>
        </w:rPr>
        <w:t>.</w:t>
      </w:r>
    </w:p>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b/>
          <w:i/>
          <w:color w:val="0000CC"/>
          <w:szCs w:val="28"/>
        </w:rPr>
        <w:t>2.2.2.</w:t>
      </w:r>
      <w:r w:rsidRPr="009B10CA">
        <w:rPr>
          <w:rFonts w:ascii="Times New Roman" w:hAnsi="Times New Roman"/>
          <w:i/>
          <w:color w:val="0000CC"/>
          <w:szCs w:val="28"/>
        </w:rPr>
        <w:t xml:space="preserve"> Năng lực đặc thù:</w:t>
      </w:r>
    </w:p>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color w:val="0000CC"/>
          <w:szCs w:val="28"/>
        </w:rPr>
        <w:t>- Năng lực đọc hiểu văn bản</w:t>
      </w:r>
      <w:r w:rsidRPr="009B10CA">
        <w:rPr>
          <w:rFonts w:ascii="Times New Roman" w:hAnsi="Times New Roman"/>
          <w:i/>
          <w:color w:val="0000CC"/>
          <w:szCs w:val="28"/>
        </w:rPr>
        <w:t xml:space="preserve">: </w:t>
      </w:r>
      <w:r w:rsidRPr="009B10CA">
        <w:rPr>
          <w:rFonts w:ascii="Times New Roman" w:hAnsi="Times New Roman"/>
          <w:szCs w:val="28"/>
        </w:rPr>
        <w:t>Cảm nhận được nội dung tư tưởng và giá trị nghệ thuật của văn bản trong chủ đề để phát triển năng lực đọc hiểu những văn bản tương tự.</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color w:val="0000CC"/>
          <w:szCs w:val="28"/>
        </w:rPr>
        <w:t xml:space="preserve">- </w:t>
      </w:r>
      <w:r w:rsidRPr="009B10CA">
        <w:rPr>
          <w:rFonts w:ascii="Times New Roman" w:hAnsi="Times New Roman"/>
          <w:color w:val="0000CC"/>
          <w:szCs w:val="28"/>
        </w:rPr>
        <w:t>Năng lực tạo lập văn bản:</w:t>
      </w:r>
      <w:r w:rsidRPr="009B10CA">
        <w:rPr>
          <w:rFonts w:ascii="Times New Roman" w:hAnsi="Times New Roman"/>
          <w:szCs w:val="28"/>
        </w:rPr>
        <w:t xml:space="preserve"> Biết vận dụng kiến thức tiếng Việt cùng với những trải nghiệm và khả năng suy luận của bản thân để hiểu văn bản;Trình bày dễ hiểu các ý tưởng ; có thái độ tự tin khi nói; kể lại mạch lạc câu chuyện; biết chia sẻ ý tưởng khi thảo luận ý kiến về bài học.</w:t>
      </w:r>
    </w:p>
    <w:p w:rsidR="00C90336" w:rsidRPr="009B10CA" w:rsidRDefault="00C90336" w:rsidP="00C90336">
      <w:pPr>
        <w:spacing w:line="276" w:lineRule="auto"/>
        <w:jc w:val="both"/>
        <w:rPr>
          <w:rFonts w:ascii="Times New Roman" w:hAnsi="Times New Roman"/>
          <w:i/>
          <w:color w:val="0000CC"/>
          <w:szCs w:val="28"/>
        </w:rPr>
      </w:pPr>
      <w:r w:rsidRPr="009B10CA">
        <w:rPr>
          <w:rFonts w:ascii="Times New Roman" w:hAnsi="Times New Roman"/>
          <w:color w:val="0000CC"/>
          <w:szCs w:val="28"/>
        </w:rPr>
        <w:t>- Năng lực thẩm mỹ:</w:t>
      </w:r>
      <w:r w:rsidRPr="009B10CA">
        <w:rPr>
          <w:rFonts w:ascii="Times New Roman" w:hAnsi="Times New Roman"/>
          <w:szCs w:val="28"/>
        </w:rPr>
        <w:t xml:space="preserve"> Cảm nhận vẻ đẹp ngôn ngữ, nhận ra những giá trị  thẩm mĩ trong văn học. Trình bày được cảm nhận và tác động của tác phẩm đối với bản thân. Vận dụng suy nghĩ và hành động  hướng thiện. Biết sống tốt đẹp hơn.</w:t>
      </w:r>
    </w:p>
    <w:p w:rsidR="00C90336" w:rsidRPr="009B10CA" w:rsidRDefault="00C90336" w:rsidP="00C90336">
      <w:pPr>
        <w:shd w:val="clear" w:color="auto" w:fill="FFFFFF"/>
        <w:spacing w:line="276" w:lineRule="auto"/>
        <w:jc w:val="both"/>
        <w:rPr>
          <w:rFonts w:ascii="Times New Roman" w:hAnsi="Times New Roman"/>
          <w:b/>
          <w:color w:val="0000FF"/>
          <w:szCs w:val="28"/>
          <w:lang w:val="pt-BR"/>
        </w:rPr>
      </w:pPr>
      <w:r w:rsidRPr="009B10CA">
        <w:rPr>
          <w:rFonts w:ascii="Times New Roman" w:hAnsi="Times New Roman"/>
          <w:b/>
          <w:color w:val="0000FF"/>
          <w:szCs w:val="28"/>
          <w:lang w:val="pt-BR"/>
        </w:rPr>
        <w:t>D. CHUẨN BỊ :</w:t>
      </w:r>
    </w:p>
    <w:p w:rsidR="00C90336" w:rsidRPr="009B10CA" w:rsidRDefault="00C90336" w:rsidP="00C90336">
      <w:pPr>
        <w:shd w:val="clear" w:color="auto" w:fill="FFFFFF"/>
        <w:spacing w:line="276" w:lineRule="auto"/>
        <w:jc w:val="both"/>
        <w:rPr>
          <w:rFonts w:ascii="Times New Roman" w:hAnsi="Times New Roman"/>
          <w:b/>
          <w:szCs w:val="28"/>
          <w:lang w:val="pt-BR"/>
        </w:rPr>
      </w:pPr>
      <w:r w:rsidRPr="009B10CA">
        <w:rPr>
          <w:rFonts w:ascii="Times New Roman" w:hAnsi="Times New Roman"/>
          <w:b/>
          <w:szCs w:val="28"/>
          <w:lang w:val="pt-BR"/>
        </w:rPr>
        <w:t>- Giáo viên:</w:t>
      </w:r>
      <w:r w:rsidRPr="009B10CA">
        <w:rPr>
          <w:rFonts w:ascii="Times New Roman" w:hAnsi="Times New Roman"/>
          <w:szCs w:val="28"/>
          <w:lang w:val="pt-BR"/>
        </w:rPr>
        <w:t>Sưu  tầm tài liệu, lập kế hoạch dạy học .</w:t>
      </w:r>
    </w:p>
    <w:p w:rsidR="00C90336" w:rsidRPr="009B10CA" w:rsidRDefault="00C90336" w:rsidP="00C90336">
      <w:pPr>
        <w:shd w:val="clear" w:color="auto" w:fill="FFFFFF"/>
        <w:spacing w:line="276" w:lineRule="auto"/>
        <w:jc w:val="both"/>
        <w:rPr>
          <w:rFonts w:ascii="Times New Roman" w:hAnsi="Times New Roman"/>
          <w:szCs w:val="28"/>
          <w:lang w:val="pt-BR"/>
        </w:rPr>
      </w:pPr>
      <w:r w:rsidRPr="009B10CA">
        <w:rPr>
          <w:rFonts w:ascii="Times New Roman" w:hAnsi="Times New Roman"/>
          <w:szCs w:val="28"/>
          <w:lang w:val="pt-BR"/>
        </w:rPr>
        <w:t>+ Thiết kể bài giảng điện tử.</w:t>
      </w:r>
    </w:p>
    <w:p w:rsidR="00C90336" w:rsidRPr="009B10CA" w:rsidRDefault="00C90336" w:rsidP="00C90336">
      <w:pPr>
        <w:shd w:val="clear" w:color="auto" w:fill="FFFFFF"/>
        <w:spacing w:line="276" w:lineRule="auto"/>
        <w:jc w:val="both"/>
        <w:rPr>
          <w:rFonts w:ascii="Times New Roman" w:hAnsi="Times New Roman"/>
          <w:szCs w:val="28"/>
          <w:lang w:val="pt-BR"/>
        </w:rPr>
      </w:pPr>
      <w:r w:rsidRPr="009B10CA">
        <w:rPr>
          <w:rFonts w:ascii="Times New Roman" w:hAnsi="Times New Roman"/>
          <w:szCs w:val="28"/>
          <w:lang w:val="pt-BR"/>
        </w:rPr>
        <w:t>+ Chuẩn bị phiếu học tập và dự kiến các nhóm học tập.</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w:t>
      </w:r>
      <w:r w:rsidR="009B10CA">
        <w:rPr>
          <w:rFonts w:ascii="Times New Roman" w:hAnsi="Times New Roman"/>
          <w:szCs w:val="28"/>
          <w:lang w:val="pt-BR"/>
        </w:rPr>
        <w:t xml:space="preserve"> </w:t>
      </w:r>
      <w:r w:rsidRPr="009B10CA">
        <w:rPr>
          <w:rFonts w:ascii="Times New Roman" w:hAnsi="Times New Roman"/>
          <w:szCs w:val="28"/>
          <w:lang w:val="pt-BR"/>
        </w:rPr>
        <w:t>Các phương tiện : Máy vi tính, máy chiếu đa năng...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w:t>
      </w:r>
      <w:r w:rsidR="009B10CA">
        <w:rPr>
          <w:rFonts w:ascii="Times New Roman" w:hAnsi="Times New Roman"/>
          <w:szCs w:val="28"/>
          <w:lang w:val="pt-BR"/>
        </w:rPr>
        <w:t xml:space="preserve"> </w:t>
      </w:r>
      <w:r w:rsidRPr="009B10CA">
        <w:rPr>
          <w:rFonts w:ascii="Times New Roman" w:hAnsi="Times New Roman"/>
          <w:szCs w:val="28"/>
          <w:lang w:val="pt-BR"/>
        </w:rPr>
        <w:t>Học liệu:Video clips , tranh ảnh, bài thơ, câu nói nổi tiếng  liên quan đến chủ đề.</w:t>
      </w:r>
    </w:p>
    <w:p w:rsidR="00C90336" w:rsidRPr="009B10CA" w:rsidRDefault="00C90336" w:rsidP="00C90336">
      <w:pPr>
        <w:spacing w:line="276" w:lineRule="auto"/>
        <w:jc w:val="both"/>
        <w:rPr>
          <w:rFonts w:ascii="Times New Roman" w:hAnsi="Times New Roman"/>
          <w:b/>
          <w:szCs w:val="28"/>
          <w:lang w:val="pt-BR"/>
        </w:rPr>
      </w:pPr>
      <w:r w:rsidRPr="009B10CA">
        <w:rPr>
          <w:rFonts w:ascii="Times New Roman" w:hAnsi="Times New Roman"/>
          <w:b/>
          <w:szCs w:val="28"/>
          <w:lang w:val="pt-BR"/>
        </w:rPr>
        <w:t xml:space="preserve">- Học sinh : </w:t>
      </w:r>
      <w:r w:rsidRPr="009B10CA">
        <w:rPr>
          <w:rFonts w:ascii="Times New Roman" w:hAnsi="Times New Roman"/>
          <w:szCs w:val="28"/>
          <w:lang w:val="pt-BR"/>
        </w:rPr>
        <w:t>-  Đọc trước và chuẩn bị các văn bản SGK.</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Sưu tầm tài liệu liên quan đến chủ đề.</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Thực hiện hướng dẫn chuẩn bị học tập chủ đề của GV.</w:t>
      </w:r>
    </w:p>
    <w:p w:rsidR="00C90336" w:rsidRPr="009B10CA" w:rsidRDefault="00C90336" w:rsidP="00C90336">
      <w:pPr>
        <w:spacing w:line="276" w:lineRule="auto"/>
        <w:jc w:val="both"/>
        <w:rPr>
          <w:rFonts w:ascii="Times New Roman" w:hAnsi="Times New Roman"/>
          <w:b/>
          <w:color w:val="0000CC"/>
          <w:szCs w:val="28"/>
          <w:lang w:val="da-DK"/>
        </w:rPr>
      </w:pPr>
      <w:r w:rsidRPr="009B10CA">
        <w:rPr>
          <w:rFonts w:ascii="Times New Roman" w:hAnsi="Times New Roman"/>
          <w:b/>
          <w:color w:val="0000CC"/>
          <w:szCs w:val="28"/>
          <w:lang w:val="da-DK"/>
        </w:rPr>
        <w:t>II. PHƯƠNG PHÁP VÀ PHƯƠNG TIỆN DẠY HỌC.</w:t>
      </w:r>
    </w:p>
    <w:p w:rsidR="00C90336" w:rsidRPr="009B10CA" w:rsidRDefault="00C90336" w:rsidP="00C90336">
      <w:pPr>
        <w:spacing w:line="276" w:lineRule="auto"/>
        <w:jc w:val="both"/>
        <w:rPr>
          <w:rFonts w:ascii="Times New Roman" w:hAnsi="Times New Roman"/>
          <w:b/>
          <w:i/>
          <w:szCs w:val="28"/>
          <w:lang w:val="da-DK"/>
        </w:rPr>
      </w:pPr>
      <w:r w:rsidRPr="009B10CA">
        <w:rPr>
          <w:rFonts w:ascii="Times New Roman" w:hAnsi="Times New Roman"/>
          <w:b/>
          <w:i/>
          <w:szCs w:val="28"/>
          <w:lang w:val="da-DK"/>
        </w:rPr>
        <w:t>1.</w:t>
      </w:r>
      <w:r w:rsidR="009B10CA">
        <w:rPr>
          <w:rFonts w:ascii="Times New Roman" w:hAnsi="Times New Roman"/>
          <w:b/>
          <w:i/>
          <w:szCs w:val="28"/>
          <w:lang w:val="da-DK"/>
        </w:rPr>
        <w:t xml:space="preserve"> </w:t>
      </w:r>
      <w:r w:rsidRPr="009B10CA">
        <w:rPr>
          <w:rFonts w:ascii="Times New Roman" w:hAnsi="Times New Roman"/>
          <w:b/>
          <w:i/>
          <w:szCs w:val="28"/>
          <w:lang w:val="da-DK"/>
        </w:rPr>
        <w:t>Phương pháp và kĩ thuật dạy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w:t>
      </w:r>
      <w:r w:rsidR="009B10CA">
        <w:rPr>
          <w:rFonts w:ascii="Times New Roman" w:hAnsi="Times New Roman"/>
          <w:szCs w:val="28"/>
          <w:lang w:val="pt-BR"/>
        </w:rPr>
        <w:t xml:space="preserve"> </w:t>
      </w:r>
      <w:r w:rsidRPr="009B10CA">
        <w:rPr>
          <w:rFonts w:ascii="Times New Roman" w:hAnsi="Times New Roman"/>
          <w:szCs w:val="28"/>
          <w:lang w:val="pt-BR"/>
        </w:rPr>
        <w:t xml:space="preserve">Kĩ thuật động não, thảo luận                            - Kĩ thuật trình bày một phút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Kĩ thụât viết tích cực: Hs viết các đoạn văn .                                             </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Gợi mở                                            - Nêu và giải quyết vấn đề</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Thảo luận nhóm                               - Giảng bình, thuyết trình</w:t>
      </w:r>
    </w:p>
    <w:p w:rsidR="00C90336" w:rsidRPr="009B10CA" w:rsidRDefault="00C90336" w:rsidP="00C90336">
      <w:pPr>
        <w:spacing w:line="276" w:lineRule="auto"/>
        <w:jc w:val="both"/>
        <w:rPr>
          <w:rFonts w:ascii="Times New Roman" w:hAnsi="Times New Roman"/>
          <w:b/>
          <w:i/>
          <w:szCs w:val="28"/>
          <w:lang w:val="da-DK"/>
        </w:rPr>
      </w:pPr>
      <w:r w:rsidRPr="009B10CA">
        <w:rPr>
          <w:rFonts w:ascii="Times New Roman" w:hAnsi="Times New Roman"/>
          <w:b/>
          <w:i/>
          <w:szCs w:val="28"/>
          <w:lang w:val="da-DK"/>
        </w:rPr>
        <w:t>2.</w:t>
      </w:r>
      <w:r w:rsidR="009B10CA">
        <w:rPr>
          <w:rFonts w:ascii="Times New Roman" w:hAnsi="Times New Roman"/>
          <w:b/>
          <w:i/>
          <w:szCs w:val="28"/>
          <w:lang w:val="da-DK"/>
        </w:rPr>
        <w:t xml:space="preserve"> </w:t>
      </w:r>
      <w:r w:rsidRPr="009B10CA">
        <w:rPr>
          <w:rFonts w:ascii="Times New Roman" w:hAnsi="Times New Roman"/>
          <w:b/>
          <w:i/>
          <w:szCs w:val="28"/>
          <w:lang w:val="da-DK"/>
        </w:rPr>
        <w:t>Phương tiện dạy hoc:</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da-DK"/>
        </w:rPr>
        <w:t>-</w:t>
      </w:r>
      <w:r w:rsidR="009B10CA">
        <w:rPr>
          <w:rFonts w:ascii="Times New Roman" w:hAnsi="Times New Roman"/>
          <w:szCs w:val="28"/>
          <w:lang w:val="da-DK"/>
        </w:rPr>
        <w:t xml:space="preserve"> </w:t>
      </w:r>
      <w:r w:rsidRPr="009B10CA">
        <w:rPr>
          <w:rFonts w:ascii="Times New Roman" w:hAnsi="Times New Roman"/>
          <w:szCs w:val="28"/>
          <w:lang w:val="da-DK"/>
        </w:rPr>
        <w:t xml:space="preserve">Sách giáo khoa, máy tính có kết nối mạng, máy chiếu...    </w:t>
      </w:r>
      <w:r w:rsidRPr="009B10CA">
        <w:rPr>
          <w:rFonts w:ascii="Times New Roman" w:hAnsi="Times New Roman"/>
          <w:szCs w:val="28"/>
        </w:rPr>
        <w:t>-</w:t>
      </w:r>
      <w:r w:rsidR="009B10CA">
        <w:rPr>
          <w:rFonts w:ascii="Times New Roman" w:hAnsi="Times New Roman"/>
          <w:szCs w:val="28"/>
        </w:rPr>
        <w:t xml:space="preserve"> Bài soạn ( in </w:t>
      </w:r>
      <w:r w:rsidRPr="009B10CA">
        <w:rPr>
          <w:rFonts w:ascii="Times New Roman" w:hAnsi="Times New Roman"/>
          <w:szCs w:val="28"/>
        </w:rPr>
        <w:t>và điện tử)</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i/>
          <w:color w:val="FF0000"/>
          <w:szCs w:val="28"/>
          <w:u w:val="single"/>
          <w:lang w:val="pt-BR"/>
        </w:rPr>
        <w:lastRenderedPageBreak/>
        <w:t>PHẦN II.</w:t>
      </w:r>
      <w:r w:rsidRPr="009B10CA">
        <w:rPr>
          <w:rFonts w:ascii="Times New Roman" w:hAnsi="Times New Roman"/>
          <w:b/>
          <w:i/>
          <w:color w:val="FF0000"/>
          <w:szCs w:val="28"/>
          <w:lang w:val="pt-BR"/>
        </w:rPr>
        <w:t xml:space="preserve"> </w:t>
      </w:r>
      <w:r w:rsidRPr="009B10CA">
        <w:rPr>
          <w:rFonts w:ascii="Times New Roman" w:hAnsi="Times New Roman"/>
          <w:b/>
          <w:color w:val="FF0000"/>
          <w:szCs w:val="28"/>
          <w:lang w:val="pt-BR"/>
        </w:rPr>
        <w:t xml:space="preserve">TỔ CHỨC CÁC HOẠT ĐỘNG DẠY HỌC </w:t>
      </w:r>
    </w:p>
    <w:p w:rsidR="00C90336" w:rsidRPr="009B10CA" w:rsidRDefault="00C90336" w:rsidP="00C90336">
      <w:pPr>
        <w:spacing w:line="276" w:lineRule="auto"/>
        <w:jc w:val="both"/>
        <w:rPr>
          <w:rFonts w:ascii="Times New Roman" w:hAnsi="Times New Roman"/>
          <w:b/>
          <w:i/>
          <w:color w:val="FF0000"/>
          <w:szCs w:val="28"/>
          <w:lang w:val="pt-BR"/>
        </w:rPr>
      </w:pPr>
    </w:p>
    <w:tbl>
      <w:tblPr>
        <w:tblW w:w="0" w:type="auto"/>
        <w:tblLook w:val="01E0" w:firstRow="1" w:lastRow="1" w:firstColumn="1" w:lastColumn="1" w:noHBand="0" w:noVBand="0"/>
      </w:tblPr>
      <w:tblGrid>
        <w:gridCol w:w="2808"/>
        <w:gridCol w:w="7218"/>
      </w:tblGrid>
      <w:tr w:rsidR="00C90336" w:rsidRPr="009B10CA" w:rsidTr="00C90336">
        <w:tc>
          <w:tcPr>
            <w:tcW w:w="2922" w:type="dxa"/>
          </w:tcPr>
          <w:p w:rsidR="00C90336" w:rsidRPr="009B10CA" w:rsidRDefault="00C90336" w:rsidP="00C90336">
            <w:pPr>
              <w:spacing w:line="276" w:lineRule="auto"/>
              <w:jc w:val="both"/>
              <w:rPr>
                <w:rFonts w:ascii="Times New Roman" w:hAnsi="Times New Roman"/>
                <w:b/>
                <w:i/>
                <w:szCs w:val="28"/>
              </w:rPr>
            </w:pPr>
            <w:r w:rsidRPr="009B10CA">
              <w:rPr>
                <w:rFonts w:ascii="Times New Roman" w:hAnsi="Times New Roman"/>
                <w:b/>
                <w:i/>
                <w:szCs w:val="28"/>
              </w:rPr>
              <w:t>Tiết 1</w:t>
            </w:r>
          </w:p>
          <w:p w:rsidR="00C90336" w:rsidRPr="009B10CA" w:rsidRDefault="00C90336" w:rsidP="00C90336">
            <w:pPr>
              <w:spacing w:line="276" w:lineRule="auto"/>
              <w:jc w:val="both"/>
              <w:rPr>
                <w:rFonts w:ascii="Times New Roman" w:hAnsi="Times New Roman"/>
                <w:i/>
                <w:szCs w:val="28"/>
              </w:rPr>
            </w:pPr>
          </w:p>
        </w:tc>
        <w:tc>
          <w:tcPr>
            <w:tcW w:w="7549" w:type="dxa"/>
            <w:vAlign w:val="center"/>
          </w:tcPr>
          <w:p w:rsidR="00C90336" w:rsidRPr="009B10CA" w:rsidRDefault="00C90336" w:rsidP="00C90336">
            <w:pPr>
              <w:spacing w:line="276" w:lineRule="auto"/>
              <w:rPr>
                <w:rFonts w:ascii="Times New Roman" w:hAnsi="Times New Roman"/>
                <w:b/>
                <w:szCs w:val="28"/>
                <w:lang w:val="pt-BR"/>
              </w:rPr>
            </w:pPr>
            <w:r w:rsidRPr="009B10CA">
              <w:rPr>
                <w:rFonts w:ascii="Times New Roman" w:hAnsi="Times New Roman"/>
                <w:b/>
                <w:szCs w:val="28"/>
              </w:rPr>
              <w:t xml:space="preserve">                  TÔI ĐI HỌC</w:t>
            </w:r>
          </w:p>
          <w:p w:rsidR="00C90336" w:rsidRPr="009B10CA" w:rsidRDefault="00C90336" w:rsidP="00C90336">
            <w:pPr>
              <w:spacing w:line="276" w:lineRule="auto"/>
              <w:jc w:val="center"/>
              <w:rPr>
                <w:rFonts w:ascii="Times New Roman" w:hAnsi="Times New Roman"/>
                <w:b/>
                <w:szCs w:val="28"/>
                <w:lang w:val="pt-BR"/>
              </w:rPr>
            </w:pPr>
            <w:r w:rsidRPr="009B10CA">
              <w:rPr>
                <w:rFonts w:ascii="Times New Roman" w:hAnsi="Times New Roman"/>
                <w:b/>
                <w:szCs w:val="28"/>
              </w:rPr>
              <w:t>(</w:t>
            </w:r>
            <w:r w:rsidRPr="009B10CA">
              <w:rPr>
                <w:rFonts w:ascii="Times New Roman" w:hAnsi="Times New Roman"/>
                <w:szCs w:val="28"/>
              </w:rPr>
              <w:t>Thanh Tịnh)</w:t>
            </w:r>
          </w:p>
        </w:tc>
      </w:tr>
    </w:tbl>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A.MỤC TIÊU:</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i/>
          <w:szCs w:val="28"/>
        </w:rPr>
        <w:t>1. Kiến thức</w:t>
      </w:r>
      <w:r w:rsidRPr="009B10CA">
        <w:rPr>
          <w:rFonts w:ascii="Times New Roman" w:hAnsi="Times New Roman"/>
          <w:szCs w:val="28"/>
        </w:rPr>
        <w:t>: Hướng dẫn HS hiểu sơ lược về tác giả Thanh Tịnh và hoàn cảnh ra đời tác phẩm “Tôi đi học”. Nhận diện được phương thức mà văn bản thể hiện, biết phân tích bố cục và bước đầu nêu nên cảm nhận chung về tác phẩm.</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2</w:t>
      </w:r>
      <w:r w:rsidRPr="009B10CA">
        <w:rPr>
          <w:rFonts w:ascii="Times New Roman" w:hAnsi="Times New Roman"/>
          <w:b/>
          <w:i/>
          <w:szCs w:val="28"/>
        </w:rPr>
        <w:t>. Kĩ năng</w:t>
      </w:r>
      <w:r w:rsidRPr="009B10CA">
        <w:rPr>
          <w:rFonts w:ascii="Times New Roman" w:hAnsi="Times New Roman"/>
          <w:szCs w:val="28"/>
        </w:rPr>
        <w:t>: - HS có kĩ năng đọc - hiểu đoạn trích tự sự có yếu tố miêu tả và biểu cảm.</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 Bồi dưỡng kĩ năng cảm nhận tác phẩm tự sự giàu chất trữ tình.</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 Trình bày những suy nghĩ, tình cảm về một sự việc trong cuộc sống của bản thân.</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i/>
          <w:szCs w:val="28"/>
        </w:rPr>
        <w:t>3. Thái độ, tình cảm</w:t>
      </w:r>
      <w:r w:rsidRPr="009B10CA">
        <w:rPr>
          <w:rFonts w:ascii="Times New Roman" w:hAnsi="Times New Roman"/>
          <w:szCs w:val="28"/>
        </w:rPr>
        <w:t>: - Bồi dưỡng tình cảm với ngôi trờng, với thầy cô bạn bè và gia đình..</w:t>
      </w:r>
    </w:p>
    <w:p w:rsidR="00C90336" w:rsidRPr="009B10CA" w:rsidRDefault="00C90336" w:rsidP="00C90336">
      <w:pPr>
        <w:spacing w:line="276" w:lineRule="auto"/>
        <w:jc w:val="both"/>
        <w:rPr>
          <w:rFonts w:ascii="Times New Roman" w:hAnsi="Times New Roman"/>
          <w:b/>
          <w:i/>
          <w:szCs w:val="28"/>
          <w:u w:val="single"/>
          <w:lang w:val="pt-BR"/>
        </w:rPr>
      </w:pP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đọc hiểu văn bản (văn bản truyện Việt Nam hiện đại).</w:t>
      </w:r>
    </w:p>
    <w:p w:rsidR="00C90336" w:rsidRPr="009B10CA" w:rsidRDefault="00C90336" w:rsidP="00C90336">
      <w:pPr>
        <w:spacing w:line="276" w:lineRule="auto"/>
        <w:ind w:left="10" w:right="-9"/>
        <w:jc w:val="both"/>
        <w:rPr>
          <w:rFonts w:ascii="Times New Roman" w:eastAsia="Arial" w:hAnsi="Times New Roman"/>
          <w:szCs w:val="28"/>
          <w:lang w:val="pt-BR"/>
        </w:rPr>
      </w:pPr>
      <w:r w:rsidRPr="009B10CA">
        <w:rPr>
          <w:rFonts w:ascii="Times New Roman" w:eastAsia="Arial" w:hAnsi="Times New Roman"/>
          <w:szCs w:val="28"/>
          <w:lang w:val="pt-BR"/>
        </w:rPr>
        <w:t>– Năng lực sử dụng tiếng Việt và giao tiếp (qua việc thảo luận trên lớp, thuyết trình trước lớp hệ thống tác phẩm văn học).</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cảm thụ thẩm mĩ (nhận ra giá trị nội dung, nghệ thuật của văn bản).</w:t>
      </w:r>
    </w:p>
    <w:p w:rsidR="00C90336" w:rsidRPr="009B10CA" w:rsidRDefault="00C90336" w:rsidP="00C90336">
      <w:pPr>
        <w:spacing w:line="276" w:lineRule="auto"/>
        <w:jc w:val="both"/>
        <w:rPr>
          <w:rFonts w:ascii="Times New Roman" w:hAnsi="Times New Roman"/>
          <w:b/>
          <w:bCs/>
          <w:color w:val="FF0000"/>
          <w:szCs w:val="28"/>
          <w:lang w:val="da-DK"/>
        </w:rPr>
      </w:pPr>
      <w:r w:rsidRPr="009B10CA">
        <w:rPr>
          <w:rFonts w:ascii="Times New Roman" w:hAnsi="Times New Roman"/>
          <w:b/>
          <w:bCs/>
          <w:color w:val="FF0000"/>
          <w:szCs w:val="28"/>
          <w:lang w:val="da-DK"/>
        </w:rPr>
        <w:t>B. PHƯƠNG TIỆN, HỌC LIỆU</w:t>
      </w:r>
    </w:p>
    <w:p w:rsidR="00C90336" w:rsidRPr="009B10CA" w:rsidRDefault="00C90336" w:rsidP="00C90336">
      <w:pPr>
        <w:spacing w:line="276" w:lineRule="auto"/>
        <w:jc w:val="both"/>
        <w:rPr>
          <w:rFonts w:ascii="Times New Roman" w:hAnsi="Times New Roman"/>
          <w:bCs/>
          <w:szCs w:val="28"/>
          <w:lang w:val="da-DK"/>
        </w:rPr>
      </w:pPr>
      <w:r w:rsidRPr="009B10CA">
        <w:rPr>
          <w:rFonts w:ascii="Times New Roman" w:hAnsi="Times New Roman"/>
          <w:bCs/>
          <w:szCs w:val="28"/>
          <w:lang w:val="da-DK"/>
        </w:rPr>
        <w:t>- Phần chuẩn bị ở tiết trước.</w:t>
      </w:r>
    </w:p>
    <w:p w:rsidR="00C90336" w:rsidRPr="009B10CA" w:rsidRDefault="00C90336" w:rsidP="00C90336">
      <w:pPr>
        <w:spacing w:line="276" w:lineRule="auto"/>
        <w:jc w:val="both"/>
        <w:rPr>
          <w:rFonts w:ascii="Times New Roman" w:hAnsi="Times New Roman"/>
          <w:bCs/>
          <w:szCs w:val="28"/>
          <w:lang w:val="da-DK"/>
        </w:rPr>
      </w:pPr>
      <w:r w:rsidRPr="009B10CA">
        <w:rPr>
          <w:rFonts w:ascii="Times New Roman" w:hAnsi="Times New Roman"/>
          <w:bCs/>
          <w:szCs w:val="28"/>
          <w:lang w:val="da-DK"/>
        </w:rPr>
        <w:t>- Phiếu học tập:</w:t>
      </w:r>
    </w:p>
    <w:p w:rsidR="00C90336" w:rsidRPr="009B10CA" w:rsidRDefault="00C90336" w:rsidP="00C90336">
      <w:pPr>
        <w:spacing w:line="276" w:lineRule="auto"/>
        <w:jc w:val="center"/>
        <w:rPr>
          <w:rFonts w:ascii="Times New Roman" w:hAnsi="Times New Roman"/>
          <w:b/>
          <w:szCs w:val="28"/>
          <w:lang w:val="sv-SE"/>
        </w:rPr>
      </w:pPr>
      <w:r w:rsidRPr="009B10CA">
        <w:rPr>
          <w:rFonts w:ascii="Times New Roman" w:hAnsi="Times New Roman"/>
          <w:b/>
          <w:szCs w:val="28"/>
          <w:lang w:val="sv-SE"/>
        </w:rPr>
        <w:t>PHIẾU HỌC TẬP</w:t>
      </w:r>
    </w:p>
    <w:p w:rsidR="00C90336" w:rsidRPr="009B10CA" w:rsidRDefault="00C90336" w:rsidP="00C90336">
      <w:pPr>
        <w:spacing w:line="276" w:lineRule="auto"/>
        <w:jc w:val="center"/>
        <w:rPr>
          <w:rFonts w:ascii="Times New Roman" w:hAnsi="Times New Roman"/>
          <w:b/>
          <w:szCs w:val="28"/>
          <w:lang w:val="sv-SE"/>
        </w:rPr>
      </w:pPr>
      <w:r w:rsidRPr="009B10CA">
        <w:rPr>
          <w:rFonts w:ascii="Times New Roman" w:hAnsi="Times New Roman"/>
          <w:b/>
          <w:szCs w:val="28"/>
          <w:lang w:val="sv-SE"/>
        </w:rPr>
        <w:t>Nhóm....... Nhóm trưởng:..................................................</w:t>
      </w:r>
    </w:p>
    <w:p w:rsidR="00C90336" w:rsidRPr="009B10CA" w:rsidRDefault="00C90336" w:rsidP="00C90336">
      <w:pPr>
        <w:spacing w:line="276" w:lineRule="auto"/>
        <w:jc w:val="center"/>
        <w:rPr>
          <w:rFonts w:ascii="Times New Roman" w:hAnsi="Times New Roman"/>
          <w:b/>
          <w:szCs w:val="28"/>
          <w:lang w:val="sv-SE"/>
        </w:rPr>
      </w:pPr>
      <w:r w:rsidRPr="009B10CA">
        <w:rPr>
          <w:rFonts w:ascii="Times New Roman" w:hAnsi="Times New Roman"/>
          <w:b/>
          <w:szCs w:val="28"/>
          <w:lang w:val="sv-SE"/>
        </w:rPr>
        <w:t>Quan sát SGK. Tìm chi tiết, hình ảnh để hoàn thiện bảng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4110"/>
        <w:gridCol w:w="3539"/>
      </w:tblGrid>
      <w:tr w:rsidR="00C90336" w:rsidRPr="009B10CA" w:rsidTr="00C90336">
        <w:tc>
          <w:tcPr>
            <w:tcW w:w="2235"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NHÂN VẬT</w:t>
            </w:r>
            <w:r w:rsidRPr="009B10CA">
              <w:rPr>
                <w:rFonts w:ascii="Times New Roman" w:hAnsi="Times New Roman"/>
                <w:i/>
                <w:szCs w:val="28"/>
              </w:rPr>
              <w:t xml:space="preserve">“TÔI”. </w:t>
            </w:r>
          </w:p>
        </w:tc>
        <w:tc>
          <w:tcPr>
            <w:tcW w:w="4110"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Chi tiết, hình ảnh</w:t>
            </w:r>
          </w:p>
        </w:tc>
        <w:tc>
          <w:tcPr>
            <w:tcW w:w="3539"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Nhận xét</w:t>
            </w:r>
          </w:p>
        </w:tc>
      </w:tr>
      <w:tr w:rsidR="00C90336" w:rsidRPr="009B10CA" w:rsidTr="00C90336">
        <w:trPr>
          <w:trHeight w:val="247"/>
        </w:trPr>
        <w:tc>
          <w:tcPr>
            <w:tcW w:w="2235" w:type="dxa"/>
            <w:vMerge w:val="restart"/>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sv-SE"/>
              </w:rPr>
              <w:t>Trên đường tới trường</w:t>
            </w:r>
          </w:p>
        </w:tc>
        <w:tc>
          <w:tcPr>
            <w:tcW w:w="4110"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539"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161"/>
        </w:trPr>
        <w:tc>
          <w:tcPr>
            <w:tcW w:w="2235" w:type="dxa"/>
            <w:vMerge/>
          </w:tcPr>
          <w:p w:rsidR="00C90336" w:rsidRPr="009B10CA" w:rsidRDefault="00C90336" w:rsidP="00C90336">
            <w:pPr>
              <w:spacing w:line="276" w:lineRule="auto"/>
              <w:jc w:val="both"/>
              <w:rPr>
                <w:rFonts w:ascii="Times New Roman" w:hAnsi="Times New Roman"/>
                <w:b/>
                <w:i/>
                <w:szCs w:val="28"/>
                <w:lang w:val="sv-SE"/>
              </w:rPr>
            </w:pPr>
          </w:p>
        </w:tc>
        <w:tc>
          <w:tcPr>
            <w:tcW w:w="411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539"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269"/>
        </w:trPr>
        <w:tc>
          <w:tcPr>
            <w:tcW w:w="2235" w:type="dxa"/>
            <w:vMerge/>
          </w:tcPr>
          <w:p w:rsidR="00C90336" w:rsidRPr="009B10CA" w:rsidRDefault="00C90336" w:rsidP="00C90336">
            <w:pPr>
              <w:spacing w:line="276" w:lineRule="auto"/>
              <w:jc w:val="both"/>
              <w:rPr>
                <w:rFonts w:ascii="Times New Roman" w:hAnsi="Times New Roman"/>
                <w:b/>
                <w:i/>
                <w:szCs w:val="28"/>
                <w:lang w:val="sv-SE"/>
              </w:rPr>
            </w:pPr>
          </w:p>
        </w:tc>
        <w:tc>
          <w:tcPr>
            <w:tcW w:w="4110"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539"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172"/>
        </w:trPr>
        <w:tc>
          <w:tcPr>
            <w:tcW w:w="2235" w:type="dxa"/>
            <w:vMerge w:val="restart"/>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pt-BR"/>
              </w:rPr>
              <w:t>Ở sân trường</w:t>
            </w:r>
          </w:p>
        </w:tc>
        <w:tc>
          <w:tcPr>
            <w:tcW w:w="4110"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539"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172"/>
        </w:trPr>
        <w:tc>
          <w:tcPr>
            <w:tcW w:w="2235" w:type="dxa"/>
            <w:vMerge/>
          </w:tcPr>
          <w:p w:rsidR="00C90336" w:rsidRPr="009B10CA" w:rsidRDefault="00C90336" w:rsidP="00C90336">
            <w:pPr>
              <w:spacing w:line="276" w:lineRule="auto"/>
              <w:jc w:val="both"/>
              <w:rPr>
                <w:rFonts w:ascii="Times New Roman" w:hAnsi="Times New Roman"/>
                <w:b/>
                <w:i/>
                <w:szCs w:val="28"/>
                <w:lang w:val="pt-BR"/>
              </w:rPr>
            </w:pPr>
          </w:p>
        </w:tc>
        <w:tc>
          <w:tcPr>
            <w:tcW w:w="4110"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539"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118"/>
        </w:trPr>
        <w:tc>
          <w:tcPr>
            <w:tcW w:w="2235" w:type="dxa"/>
            <w:vMerge w:val="restart"/>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rPr>
              <w:t xml:space="preserve">Khi ngồi trong lớp </w:t>
            </w:r>
          </w:p>
        </w:tc>
        <w:tc>
          <w:tcPr>
            <w:tcW w:w="4110"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539"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226"/>
        </w:trPr>
        <w:tc>
          <w:tcPr>
            <w:tcW w:w="2235" w:type="dxa"/>
            <w:vMerge/>
          </w:tcPr>
          <w:p w:rsidR="00C90336" w:rsidRPr="009B10CA" w:rsidRDefault="00C90336" w:rsidP="00C90336">
            <w:pPr>
              <w:spacing w:line="276" w:lineRule="auto"/>
              <w:jc w:val="both"/>
              <w:rPr>
                <w:rFonts w:ascii="Times New Roman" w:hAnsi="Times New Roman"/>
                <w:b/>
                <w:i/>
                <w:szCs w:val="28"/>
              </w:rPr>
            </w:pPr>
          </w:p>
        </w:tc>
        <w:tc>
          <w:tcPr>
            <w:tcW w:w="4110"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539"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bl>
    <w:p w:rsidR="00C90336" w:rsidRPr="009B10CA" w:rsidRDefault="00C90336" w:rsidP="00C90336">
      <w:pPr>
        <w:spacing w:line="276" w:lineRule="auto"/>
        <w:jc w:val="both"/>
        <w:rPr>
          <w:rFonts w:ascii="Times New Roman" w:hAnsi="Times New Roman"/>
          <w:b/>
          <w:bCs/>
          <w:color w:val="FF0000"/>
          <w:szCs w:val="28"/>
          <w:lang w:val="da-DK"/>
        </w:rPr>
      </w:pPr>
      <w:r w:rsidRPr="009B10CA">
        <w:rPr>
          <w:rFonts w:ascii="Times New Roman" w:hAnsi="Times New Roman"/>
          <w:b/>
          <w:bCs/>
          <w:color w:val="FF0000"/>
          <w:szCs w:val="28"/>
          <w:lang w:val="da-DK"/>
        </w:rPr>
        <w:t>C. PHƯƠNG PHÁP/KỸ THUẬT DẠY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-Kĩ thuật động não, thảo luận:                      - Kĩ thuật trình bày một phút: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Kĩ thụât viết tích cực: Hs viết các đoạn văn .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PP trực quan, vấn đáp, thuyết trình, nêu vấn đề ...</w:t>
      </w:r>
      <w:r w:rsidRPr="009B10CA">
        <w:rPr>
          <w:rFonts w:ascii="Times New Roman" w:hAnsi="Times New Roman"/>
          <w:szCs w:val="28"/>
          <w:lang w:val="it-IT"/>
        </w:rPr>
        <w:t xml:space="preserve">                                           </w:t>
      </w:r>
      <w:r w:rsidRPr="009B10CA">
        <w:rPr>
          <w:rFonts w:ascii="Times New Roman" w:hAnsi="Times New Roman"/>
          <w:szCs w:val="28"/>
          <w:lang w:val="pt-BR"/>
        </w:rPr>
        <w:t xml:space="preserve">                                                                                           </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w:t>
      </w:r>
    </w:p>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b/>
          <w:szCs w:val="28"/>
          <w:lang w:val="pt-BR"/>
        </w:rPr>
        <w:t xml:space="preserve">- </w:t>
      </w:r>
      <w:r w:rsidRPr="009B10CA">
        <w:rPr>
          <w:rFonts w:ascii="Times New Roman" w:hAnsi="Times New Roman"/>
          <w:b/>
          <w:i/>
          <w:szCs w:val="28"/>
          <w:lang w:val="pt-BR"/>
        </w:rPr>
        <w:t xml:space="preserve"> </w:t>
      </w:r>
      <w:r w:rsidRPr="009B10CA">
        <w:rPr>
          <w:rFonts w:ascii="Times New Roman" w:hAnsi="Times New Roman"/>
          <w:szCs w:val="28"/>
          <w:lang w:val="pt-BR"/>
        </w:rPr>
        <w:t>Cho Hs hát tập thể bài “ Ngày đầu tiên đi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lastRenderedPageBreak/>
        <w:t>- Như lời bài hát, trong mỗi chúng ta ai cũng có những ngày đầu tiên đi học với biết bao bỡ ngỡ... giờ đây mỗi khi nghĩ lại trong lòng mỗi người lại mơn man những cảm xúc khó tả. Vậy nhà văn Thah Tịnh đã nhớ và ghi lại cái cảm xúc ấy của mình như thế nào? Chúng ta đi tìm hiểu qua văn bản “ Tôi đi học”.</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II. HÌNH THÀNH KIẾN THỨC</w:t>
      </w:r>
    </w:p>
    <w:p w:rsidR="00C90336" w:rsidRPr="009B10CA" w:rsidRDefault="00C90336" w:rsidP="00C90336">
      <w:pPr>
        <w:spacing w:line="276" w:lineRule="auto"/>
        <w:ind w:left="1080"/>
        <w:rPr>
          <w:rFonts w:ascii="Times New Roman" w:hAnsi="Times New Roman"/>
          <w:b/>
          <w:szCs w:val="28"/>
          <w:shd w:val="clear" w:color="auto" w:fill="FFFFFF"/>
          <w:lang w:val="nl-NL"/>
        </w:rPr>
      </w:pPr>
      <w:r w:rsidRPr="009B10CA">
        <w:rPr>
          <w:rFonts w:ascii="Times New Roman" w:hAnsi="Times New Roman"/>
          <w:b/>
          <w:szCs w:val="28"/>
          <w:shd w:val="clear" w:color="auto" w:fill="FFFFFF"/>
          <w:lang w:val="nl-NL"/>
        </w:rPr>
        <w:t>A.NHỮNG VẤN ĐỀ CHUNG VỀ CHỦ ĐỀ( 3P)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4"/>
        <w:gridCol w:w="6092"/>
      </w:tblGrid>
      <w:tr w:rsidR="00C90336" w:rsidRPr="009B10CA" w:rsidTr="00C90336">
        <w:trPr>
          <w:trHeight w:val="384"/>
        </w:trPr>
        <w:tc>
          <w:tcPr>
            <w:tcW w:w="3936" w:type="dxa"/>
          </w:tcPr>
          <w:p w:rsidR="00C90336" w:rsidRPr="009B10CA" w:rsidRDefault="00C90336" w:rsidP="00C90336">
            <w:pPr>
              <w:tabs>
                <w:tab w:val="center" w:pos="4320"/>
                <w:tab w:val="right" w:pos="8640"/>
              </w:tabs>
              <w:spacing w:line="276" w:lineRule="auto"/>
              <w:jc w:val="center"/>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6095" w:type="dxa"/>
          </w:tcPr>
          <w:p w:rsidR="00C90336" w:rsidRPr="009B10CA" w:rsidRDefault="00C90336" w:rsidP="00C90336">
            <w:pPr>
              <w:tabs>
                <w:tab w:val="center" w:pos="4320"/>
                <w:tab w:val="right" w:pos="8640"/>
              </w:tabs>
              <w:spacing w:line="276" w:lineRule="auto"/>
              <w:jc w:val="center"/>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527"/>
        </w:trPr>
        <w:tc>
          <w:tcPr>
            <w:tcW w:w="3936" w:type="dxa"/>
          </w:tcPr>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THẢO LUẬN CẶP ĐÔI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b/>
                <w:szCs w:val="28"/>
                <w:lang w:val="pt-BR"/>
              </w:rPr>
              <w:t>- GV giới thiệu  chương trình chủ đề chủ đề so với cấu trúc SGK</w:t>
            </w:r>
            <w:r w:rsidRPr="009B10CA">
              <w:rPr>
                <w:rFonts w:ascii="Times New Roman" w:hAnsi="Times New Roman"/>
                <w:szCs w:val="28"/>
                <w:lang w:val="pt-BR"/>
              </w:rPr>
              <w:t xml:space="preserve">.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Tổ chức cho HS trao đồi:</w:t>
            </w:r>
          </w:p>
          <w:p w:rsidR="00C90336" w:rsidRPr="009B10CA" w:rsidRDefault="00C90336" w:rsidP="00C90336">
            <w:pPr>
              <w:spacing w:line="276" w:lineRule="auto"/>
              <w:rPr>
                <w:rFonts w:ascii="Times New Roman" w:hAnsi="Times New Roman"/>
                <w:i/>
                <w:szCs w:val="28"/>
                <w:lang w:val="pt-BR"/>
              </w:rPr>
            </w:pPr>
            <w:r w:rsidRPr="009B10CA">
              <w:rPr>
                <w:rFonts w:ascii="Times New Roman" w:hAnsi="Times New Roman"/>
                <w:b/>
                <w:color w:val="FF0000"/>
                <w:szCs w:val="28"/>
                <w:lang w:val="pt-BR"/>
              </w:rPr>
              <w:t>(</w:t>
            </w:r>
            <w:r w:rsidRPr="009B10CA">
              <w:rPr>
                <w:rFonts w:ascii="Times New Roman" w:hAnsi="Times New Roman"/>
                <w:i/>
                <w:szCs w:val="28"/>
                <w:lang w:val="pt-BR"/>
              </w:rPr>
              <w:t>1) Em hiểu thế nào là chủ đề tích hợp?</w:t>
            </w:r>
          </w:p>
          <w:p w:rsidR="00C90336" w:rsidRPr="009B10CA" w:rsidRDefault="00C90336" w:rsidP="00C90336">
            <w:pPr>
              <w:spacing w:line="276" w:lineRule="auto"/>
              <w:rPr>
                <w:rFonts w:ascii="Times New Roman" w:hAnsi="Times New Roman"/>
                <w:i/>
                <w:szCs w:val="28"/>
                <w:lang w:val="pt-BR"/>
              </w:rPr>
            </w:pPr>
            <w:r w:rsidRPr="009B10CA">
              <w:rPr>
                <w:rFonts w:ascii="Times New Roman" w:hAnsi="Times New Roman"/>
                <w:i/>
                <w:szCs w:val="28"/>
                <w:lang w:val="pt-BR"/>
              </w:rPr>
              <w:t xml:space="preserve">(2) Chủ đề tích hợp lớp 8- kì 1 có  mục đích gì? </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Tổ chức cho HS thảo luận. GV quan sát, khích lệ HS.</w:t>
            </w:r>
          </w:p>
          <w:p w:rsidR="00C90336" w:rsidRPr="009B10CA" w:rsidRDefault="00C90336" w:rsidP="00C90336">
            <w:pPr>
              <w:spacing w:line="276" w:lineRule="auto"/>
              <w:rPr>
                <w:rFonts w:ascii="Times New Roman" w:hAnsi="Times New Roman"/>
                <w:color w:val="0000CC"/>
                <w:szCs w:val="28"/>
                <w:lang w:val="pt-BR"/>
              </w:rPr>
            </w:pPr>
            <w:r w:rsidRPr="009B10CA">
              <w:rPr>
                <w:rFonts w:ascii="Times New Roman" w:hAnsi="Times New Roman"/>
                <w:szCs w:val="28"/>
                <w:lang w:val="pt-BR"/>
              </w:rPr>
              <w:t>- Tổ chức trao đổi, rút kinh nghiệm</w:t>
            </w:r>
            <w:r w:rsidRPr="009B10CA">
              <w:rPr>
                <w:rFonts w:ascii="Times New Roman" w:hAnsi="Times New Roman"/>
                <w:color w:val="0000CC"/>
                <w:szCs w:val="28"/>
                <w:lang w:val="pt-BR"/>
              </w:rPr>
              <w:t>.</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pt-BR"/>
              </w:rPr>
              <w:t>- GV tổng hợp ý kiến.</w:t>
            </w:r>
          </w:p>
        </w:tc>
        <w:tc>
          <w:tcPr>
            <w:tcW w:w="6095" w:type="dxa"/>
          </w:tcPr>
          <w:p w:rsidR="00C90336" w:rsidRPr="009B10CA" w:rsidRDefault="00C90336" w:rsidP="00C90336">
            <w:pPr>
              <w:tabs>
                <w:tab w:val="center" w:pos="4320"/>
                <w:tab w:val="right" w:pos="8640"/>
              </w:tabs>
              <w:spacing w:line="276" w:lineRule="auto"/>
              <w:jc w:val="both"/>
              <w:rPr>
                <w:rFonts w:ascii="Times New Roman" w:hAnsi="Times New Roman"/>
                <w:spacing w:val="-8"/>
                <w:szCs w:val="28"/>
                <w:bdr w:val="none" w:sz="0" w:space="0" w:color="auto" w:frame="1"/>
              </w:rPr>
            </w:pPr>
            <w:r w:rsidRPr="009B10CA">
              <w:rPr>
                <w:rFonts w:ascii="Times New Roman" w:hAnsi="Times New Roman"/>
                <w:spacing w:val="-8"/>
                <w:szCs w:val="28"/>
                <w:bdr w:val="none" w:sz="0" w:space="0" w:color="auto" w:frame="1"/>
              </w:rPr>
              <w:t>- Chủ đề tích hơp văn bản- Làm văn gồm 6 tiết (2 tiết cho 2 văn bản, 2 tiết làm văn và  tiết tổng kết): Qua khai thác sự liên quan, gần gũi ở văn bản đọc hiểu về </w:t>
            </w:r>
            <w:r w:rsidRPr="009B10CA">
              <w:rPr>
                <w:rFonts w:ascii="Times New Roman" w:hAnsi="Times New Roman"/>
                <w:i/>
                <w:iCs/>
                <w:spacing w:val="-8"/>
                <w:szCs w:val="28"/>
                <w:bdr w:val="none" w:sz="0" w:space="0" w:color="auto" w:frame="1"/>
              </w:rPr>
              <w:t>đề tài và bố cục .... từ đó vận dụng vào tạo lập văn bản.+ năng lực đọc hiểu  và tạo lập văn bản.</w:t>
            </w:r>
          </w:p>
          <w:p w:rsidR="00C90336" w:rsidRPr="009B10CA" w:rsidRDefault="00C90336" w:rsidP="00C90336">
            <w:pPr>
              <w:tabs>
                <w:tab w:val="center" w:pos="4320"/>
                <w:tab w:val="right" w:pos="8640"/>
              </w:tabs>
              <w:spacing w:line="276" w:lineRule="auto"/>
              <w:jc w:val="both"/>
              <w:rPr>
                <w:rFonts w:ascii="Times New Roman" w:hAnsi="Times New Roman"/>
                <w:i/>
                <w:iCs/>
                <w:color w:val="DD0055"/>
                <w:szCs w:val="28"/>
                <w:bdr w:val="none" w:sz="0" w:space="0" w:color="auto" w:frame="1"/>
              </w:rPr>
            </w:pPr>
            <w:r w:rsidRPr="009B10CA">
              <w:rPr>
                <w:rFonts w:ascii="Times New Roman" w:hAnsi="Times New Roman"/>
                <w:color w:val="444444"/>
                <w:spacing w:val="-8"/>
                <w:szCs w:val="28"/>
                <w:bdr w:val="none" w:sz="0" w:space="0" w:color="auto" w:frame="1"/>
              </w:rPr>
              <w:t xml:space="preserve">- </w:t>
            </w:r>
            <w:r w:rsidRPr="009B10CA">
              <w:rPr>
                <w:rFonts w:ascii="Times New Roman" w:hAnsi="Times New Roman"/>
                <w:spacing w:val="-8"/>
                <w:szCs w:val="28"/>
                <w:bdr w:val="none" w:sz="0" w:space="0" w:color="auto" w:frame="1"/>
              </w:rPr>
              <w:t>Thông qua chủ đề:</w:t>
            </w:r>
            <w:r w:rsidRPr="009B10CA">
              <w:rPr>
                <w:rFonts w:ascii="Times New Roman" w:hAnsi="Times New Roman"/>
                <w:color w:val="444444"/>
                <w:spacing w:val="-8"/>
                <w:szCs w:val="28"/>
                <w:bdr w:val="none" w:sz="0" w:space="0" w:color="auto" w:frame="1"/>
              </w:rPr>
              <w:t xml:space="preserve"> HS biết </w:t>
            </w:r>
            <w:r w:rsidRPr="009B10CA">
              <w:rPr>
                <w:rFonts w:ascii="Times New Roman" w:hAnsi="Times New Roman"/>
                <w:i/>
                <w:iCs/>
                <w:szCs w:val="28"/>
                <w:bdr w:val="none" w:sz="0" w:space="0" w:color="auto" w:frame="1"/>
              </w:rPr>
              <w:t>quan sát </w:t>
            </w:r>
            <w:r w:rsidRPr="009B10CA">
              <w:rPr>
                <w:rFonts w:ascii="Times New Roman" w:hAnsi="Times New Roman"/>
                <w:color w:val="444444"/>
                <w:szCs w:val="28"/>
                <w:bdr w:val="none" w:sz="0" w:space="0" w:color="auto" w:frame="1"/>
              </w:rPr>
              <w:t>t</w:t>
            </w:r>
            <w:r w:rsidRPr="009B10CA">
              <w:rPr>
                <w:rFonts w:ascii="Times New Roman" w:hAnsi="Times New Roman"/>
                <w:szCs w:val="28"/>
                <w:bdr w:val="none" w:sz="0" w:space="0" w:color="auto" w:frame="1"/>
              </w:rPr>
              <w:t>ình huống liên quan đến bài học</w:t>
            </w:r>
            <w:r w:rsidRPr="009B10CA">
              <w:rPr>
                <w:rFonts w:ascii="Times New Roman" w:hAnsi="Times New Roman"/>
                <w:color w:val="444444"/>
                <w:szCs w:val="28"/>
                <w:bdr w:val="none" w:sz="0" w:space="0" w:color="auto" w:frame="1"/>
              </w:rPr>
              <w:t xml:space="preserve"> </w:t>
            </w:r>
            <w:r w:rsidRPr="009B10CA">
              <w:rPr>
                <w:rFonts w:ascii="Times New Roman" w:hAnsi="Times New Roman"/>
                <w:i/>
                <w:szCs w:val="28"/>
                <w:bdr w:val="none" w:sz="0" w:space="0" w:color="auto" w:frame="1"/>
              </w:rPr>
              <w:t>như nhà trường, gia đình. Đặc biệt là hình ảnh người mẹ, tình mẫu tử thiêng liêng và bền vững nhất không bao giờ mờ phai...</w:t>
            </w:r>
          </w:p>
          <w:p w:rsidR="00C90336" w:rsidRPr="009B10CA" w:rsidRDefault="00C90336" w:rsidP="00C90336">
            <w:pPr>
              <w:shd w:val="clear" w:color="auto" w:fill="FFFFFF"/>
              <w:jc w:val="both"/>
              <w:textAlignment w:val="baseline"/>
              <w:rPr>
                <w:rFonts w:ascii="Times New Roman" w:hAnsi="Times New Roman"/>
                <w:i/>
                <w:color w:val="444444"/>
                <w:szCs w:val="28"/>
              </w:rPr>
            </w:pPr>
            <w:r w:rsidRPr="009B10CA">
              <w:rPr>
                <w:rFonts w:ascii="Times New Roman" w:hAnsi="Times New Roman"/>
                <w:i/>
                <w:szCs w:val="28"/>
                <w:bdr w:val="none" w:sz="0" w:space="0" w:color="auto" w:frame="1"/>
              </w:rPr>
              <w:t>=&gt;Các em ý thức được hoạt động của bản</w:t>
            </w:r>
            <w:r w:rsidRPr="009B10CA">
              <w:rPr>
                <w:rFonts w:ascii="Times New Roman" w:hAnsi="Times New Roman"/>
                <w:i/>
                <w:color w:val="000000"/>
                <w:szCs w:val="28"/>
                <w:bdr w:val="none" w:sz="0" w:space="0" w:color="auto" w:frame="1"/>
              </w:rPr>
              <w:t xml:space="preserve"> thân, có trách nhiệm với chính mình, với gia đình, nhà trường và xã hội ngay trong cuộc sống hiện tại cũng như tương lai sau này của các em;</w:t>
            </w:r>
          </w:p>
        </w:tc>
      </w:tr>
    </w:tbl>
    <w:p w:rsidR="00C90336" w:rsidRPr="009B10CA" w:rsidRDefault="00C90336" w:rsidP="00C90336">
      <w:pPr>
        <w:spacing w:line="276" w:lineRule="auto"/>
        <w:jc w:val="both"/>
        <w:rPr>
          <w:rFonts w:ascii="Times New Roman" w:hAnsi="Times New Roman"/>
          <w:b/>
          <w:szCs w:val="28"/>
        </w:rPr>
      </w:pPr>
      <w:r w:rsidRPr="009B10CA">
        <w:rPr>
          <w:rFonts w:ascii="Times New Roman" w:hAnsi="Times New Roman"/>
          <w:b/>
          <w:szCs w:val="28"/>
          <w:lang w:val="pt-BR"/>
        </w:rPr>
        <w:t>B. VĂN BẢN: TÔI ĐI HỌC</w:t>
      </w:r>
    </w:p>
    <w:p w:rsidR="00C90336" w:rsidRPr="009B10CA" w:rsidRDefault="00C90336" w:rsidP="00C90336">
      <w:pPr>
        <w:spacing w:line="276" w:lineRule="auto"/>
        <w:jc w:val="center"/>
        <w:rPr>
          <w:rFonts w:ascii="Times New Roman" w:hAnsi="Times New Roman"/>
          <w:b/>
          <w:szCs w:val="28"/>
        </w:rPr>
      </w:pPr>
      <w:r w:rsidRPr="009B10CA">
        <w:rPr>
          <w:rFonts w:ascii="Times New Roman" w:hAnsi="Times New Roman"/>
          <w:b/>
          <w:szCs w:val="28"/>
        </w:rPr>
        <w:t>I. TÌM HIỂU CHUNG (7P)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381"/>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381"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-HS đọc chú thích ( SGK 18)</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Nêu một vài nét chính về t/ giả Thanh Tịnh và t/ phẩm “ Tôi đi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rPr>
              <w:t xml:space="preserve">- </w:t>
            </w:r>
            <w:r w:rsidRPr="009B10CA">
              <w:rPr>
                <w:rFonts w:ascii="Times New Roman" w:hAnsi="Times New Roman"/>
                <w:szCs w:val="28"/>
                <w:lang w:val="pt-BR"/>
              </w:rPr>
              <w:t>Gọi HS trả lời câu hỏi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tham gia nhận xét, đánh giá, bổ sung...</w:t>
            </w:r>
          </w:p>
          <w:p w:rsidR="00C90336" w:rsidRPr="009B10CA" w:rsidRDefault="00C90336" w:rsidP="00C90336">
            <w:pPr>
              <w:tabs>
                <w:tab w:val="center" w:pos="4320"/>
                <w:tab w:val="right" w:pos="8640"/>
              </w:tabs>
              <w:spacing w:line="276" w:lineRule="auto"/>
              <w:jc w:val="both"/>
              <w:rPr>
                <w:rFonts w:ascii="Times New Roman" w:hAnsi="Times New Roman"/>
                <w:b/>
                <w:szCs w:val="28"/>
                <w:lang w:val="pt-BR"/>
              </w:rPr>
            </w:pPr>
            <w:r w:rsidRPr="009B10CA">
              <w:rPr>
                <w:rFonts w:ascii="Times New Roman" w:hAnsi="Times New Roman"/>
                <w:szCs w:val="28"/>
                <w:lang w:val="pt-BR"/>
              </w:rPr>
              <w:t>- GV tổng hợp , bổ  sung, kết luận.</w:t>
            </w:r>
          </w:p>
        </w:tc>
        <w:tc>
          <w:tcPr>
            <w:tcW w:w="5381" w:type="dxa"/>
          </w:tcPr>
          <w:p w:rsidR="00C90336" w:rsidRPr="009B10CA" w:rsidRDefault="00C90336" w:rsidP="00C90336">
            <w:pPr>
              <w:spacing w:line="276" w:lineRule="auto"/>
              <w:jc w:val="both"/>
              <w:rPr>
                <w:rFonts w:ascii="Times New Roman" w:hAnsi="Times New Roman"/>
                <w:b/>
                <w:szCs w:val="28"/>
                <w:lang w:val="pt-BR"/>
              </w:rPr>
            </w:pPr>
            <w:r w:rsidRPr="009B10CA">
              <w:rPr>
                <w:rFonts w:ascii="Times New Roman" w:hAnsi="Times New Roman"/>
                <w:b/>
                <w:szCs w:val="28"/>
                <w:lang w:val="pt-BR"/>
              </w:rPr>
              <w:t xml:space="preserve">1.Tác giả: </w:t>
            </w:r>
          </w:p>
          <w:p w:rsidR="00C90336" w:rsidRPr="009B10CA" w:rsidRDefault="00C90336" w:rsidP="00C90336">
            <w:pPr>
              <w:spacing w:line="276" w:lineRule="auto"/>
              <w:jc w:val="both"/>
              <w:rPr>
                <w:rFonts w:ascii="Times New Roman" w:hAnsi="Times New Roman"/>
                <w:b/>
                <w:szCs w:val="28"/>
                <w:lang w:val="pt-BR"/>
              </w:rPr>
            </w:pPr>
            <w:r w:rsidRPr="009B10CA">
              <w:rPr>
                <w:rFonts w:ascii="Times New Roman" w:hAnsi="Times New Roman"/>
                <w:szCs w:val="28"/>
                <w:lang w:val="pt-BR"/>
              </w:rPr>
              <w:t>- Thanh Tịnh ( 1911- 1988) tại Huế.</w:t>
            </w:r>
          </w:p>
          <w:p w:rsidR="00C90336" w:rsidRPr="009B10CA" w:rsidRDefault="00C90336" w:rsidP="00C90336">
            <w:pPr>
              <w:spacing w:line="276" w:lineRule="auto"/>
              <w:jc w:val="both"/>
              <w:rPr>
                <w:rFonts w:ascii="Times New Roman" w:hAnsi="Times New Roman"/>
                <w:szCs w:val="28"/>
                <w:lang w:val="fr-FR"/>
              </w:rPr>
            </w:pPr>
            <w:r w:rsidRPr="009B10CA">
              <w:rPr>
                <w:rFonts w:ascii="Times New Roman" w:hAnsi="Times New Roman"/>
                <w:szCs w:val="28"/>
                <w:lang w:val="fr-FR"/>
              </w:rPr>
              <w:t>- Tên khai sinh là Trần Văn Minh.</w:t>
            </w:r>
          </w:p>
          <w:p w:rsidR="00C90336" w:rsidRPr="009B10CA" w:rsidRDefault="00C90336" w:rsidP="00C90336">
            <w:pPr>
              <w:spacing w:line="276" w:lineRule="auto"/>
              <w:jc w:val="both"/>
              <w:rPr>
                <w:rFonts w:ascii="Times New Roman" w:hAnsi="Times New Roman"/>
                <w:szCs w:val="28"/>
                <w:lang w:val="fr-FR"/>
              </w:rPr>
            </w:pPr>
            <w:r w:rsidRPr="009B10CA">
              <w:rPr>
                <w:rFonts w:ascii="Times New Roman" w:hAnsi="Times New Roman"/>
                <w:szCs w:val="28"/>
                <w:lang w:val="fr-FR"/>
              </w:rPr>
              <w:t>- Bắt đầu sáng tác từ năm 22 tuổi với phong cách nhẹ nhàng, ngọt ngào và sâu lắng.</w:t>
            </w:r>
          </w:p>
          <w:p w:rsidR="00C90336" w:rsidRPr="009B10CA" w:rsidRDefault="00C90336" w:rsidP="00C90336">
            <w:pPr>
              <w:spacing w:line="276" w:lineRule="auto"/>
              <w:jc w:val="both"/>
              <w:rPr>
                <w:rFonts w:ascii="Times New Roman" w:hAnsi="Times New Roman"/>
                <w:b/>
                <w:szCs w:val="28"/>
                <w:lang w:val="fr-FR"/>
              </w:rPr>
            </w:pPr>
            <w:r w:rsidRPr="009B10CA">
              <w:rPr>
                <w:rFonts w:ascii="Times New Roman" w:hAnsi="Times New Roman"/>
                <w:b/>
                <w:szCs w:val="28"/>
                <w:lang w:val="fr-FR"/>
              </w:rPr>
              <w:t>2. Tác phẩm:</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fr-FR"/>
              </w:rPr>
              <w:t>- Trích từ tập truyện ngắn “ Quê mẹ” – 1941</w:t>
            </w:r>
          </w:p>
        </w:tc>
      </w:tr>
    </w:tbl>
    <w:p w:rsidR="00C90336" w:rsidRPr="009B10CA" w:rsidRDefault="00C90336" w:rsidP="00C90336">
      <w:pPr>
        <w:spacing w:line="276" w:lineRule="auto"/>
        <w:jc w:val="both"/>
        <w:rPr>
          <w:rFonts w:ascii="Times New Roman" w:hAnsi="Times New Roman"/>
          <w:b/>
          <w:color w:val="0000CC"/>
          <w:szCs w:val="28"/>
          <w:lang w:val="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574"/>
        <w:gridCol w:w="2387"/>
        <w:gridCol w:w="2552"/>
      </w:tblGrid>
      <w:tr w:rsidR="00C90336" w:rsidRPr="009B10CA" w:rsidTr="00C90336">
        <w:tc>
          <w:tcPr>
            <w:tcW w:w="2410" w:type="dxa"/>
            <w:tcBorders>
              <w:top w:val="nil"/>
              <w:left w:val="nil"/>
              <w:bottom w:val="nil"/>
              <w:right w:val="nil"/>
            </w:tcBorders>
          </w:tcPr>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noProof/>
                <w:color w:val="0000CC"/>
                <w:szCs w:val="28"/>
                <w:lang w:val="vi-VN" w:eastAsia="vi-VN"/>
              </w:rPr>
              <w:drawing>
                <wp:inline distT="0" distB="0" distL="0" distR="0" wp14:anchorId="64548741" wp14:editId="19D5AF91">
                  <wp:extent cx="1095375" cy="1200150"/>
                  <wp:effectExtent l="0" t="0" r="0" b="0"/>
                  <wp:docPr id="16" name="Picture 16" descr="C:\Users\Administrator\Desktop\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200150"/>
                          </a:xfrm>
                          <a:prstGeom prst="rect">
                            <a:avLst/>
                          </a:prstGeom>
                          <a:noFill/>
                          <a:ln>
                            <a:noFill/>
                          </a:ln>
                        </pic:spPr>
                      </pic:pic>
                    </a:graphicData>
                  </a:graphic>
                </wp:inline>
              </w:drawing>
            </w:r>
          </w:p>
        </w:tc>
        <w:tc>
          <w:tcPr>
            <w:tcW w:w="2574" w:type="dxa"/>
            <w:tcBorders>
              <w:top w:val="nil"/>
              <w:left w:val="nil"/>
              <w:bottom w:val="nil"/>
              <w:right w:val="nil"/>
            </w:tcBorders>
          </w:tcPr>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noProof/>
                <w:color w:val="0000CC"/>
                <w:szCs w:val="28"/>
                <w:lang w:val="vi-VN" w:eastAsia="vi-VN"/>
              </w:rPr>
              <w:drawing>
                <wp:inline distT="0" distB="0" distL="0" distR="0" wp14:anchorId="35BD172E" wp14:editId="322F20D2">
                  <wp:extent cx="1457325" cy="990600"/>
                  <wp:effectExtent l="0" t="0" r="0" b="0"/>
                  <wp:docPr id="15" name="Picture 15" descr="C:\Users\Administrator\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57325" cy="990600"/>
                          </a:xfrm>
                          <a:prstGeom prst="rect">
                            <a:avLst/>
                          </a:prstGeom>
                          <a:noFill/>
                          <a:ln>
                            <a:noFill/>
                          </a:ln>
                        </pic:spPr>
                      </pic:pic>
                    </a:graphicData>
                  </a:graphic>
                </wp:inline>
              </w:drawing>
            </w:r>
          </w:p>
        </w:tc>
        <w:tc>
          <w:tcPr>
            <w:tcW w:w="2387" w:type="dxa"/>
            <w:tcBorders>
              <w:top w:val="nil"/>
              <w:left w:val="nil"/>
              <w:bottom w:val="nil"/>
              <w:right w:val="nil"/>
            </w:tcBorders>
          </w:tcPr>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noProof/>
                <w:color w:val="0000CC"/>
                <w:szCs w:val="28"/>
                <w:lang w:val="vi-VN" w:eastAsia="vi-VN"/>
              </w:rPr>
              <w:drawing>
                <wp:inline distT="0" distB="0" distL="0" distR="0" wp14:anchorId="550ADB59" wp14:editId="1C8DD4FA">
                  <wp:extent cx="1409700" cy="990600"/>
                  <wp:effectExtent l="0" t="0" r="0" b="0"/>
                  <wp:docPr id="14" name="Picture 14" descr="C:\Users\Administrator\Desktop\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2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990600"/>
                          </a:xfrm>
                          <a:prstGeom prst="rect">
                            <a:avLst/>
                          </a:prstGeom>
                          <a:noFill/>
                          <a:ln>
                            <a:noFill/>
                          </a:ln>
                        </pic:spPr>
                      </pic:pic>
                    </a:graphicData>
                  </a:graphic>
                </wp:inline>
              </w:drawing>
            </w:r>
          </w:p>
        </w:tc>
        <w:tc>
          <w:tcPr>
            <w:tcW w:w="2552" w:type="dxa"/>
            <w:tcBorders>
              <w:top w:val="nil"/>
              <w:left w:val="nil"/>
              <w:bottom w:val="nil"/>
              <w:right w:val="nil"/>
            </w:tcBorders>
          </w:tcPr>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noProof/>
                <w:color w:val="0000CC"/>
                <w:szCs w:val="28"/>
                <w:lang w:val="vi-VN" w:eastAsia="vi-VN"/>
              </w:rPr>
              <w:drawing>
                <wp:inline distT="0" distB="0" distL="0" distR="0" wp14:anchorId="08304707" wp14:editId="3F21809B">
                  <wp:extent cx="1447800" cy="990600"/>
                  <wp:effectExtent l="0" t="0" r="0" b="0"/>
                  <wp:docPr id="13" name="Picture 13" descr="C:\Users\Administrator\Desktop\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44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7800" cy="990600"/>
                          </a:xfrm>
                          <a:prstGeom prst="rect">
                            <a:avLst/>
                          </a:prstGeom>
                          <a:noFill/>
                          <a:ln>
                            <a:noFill/>
                          </a:ln>
                        </pic:spPr>
                      </pic:pic>
                    </a:graphicData>
                  </a:graphic>
                </wp:inline>
              </w:drawing>
            </w:r>
          </w:p>
        </w:tc>
      </w:tr>
    </w:tbl>
    <w:p w:rsidR="00C90336" w:rsidRPr="009B10CA" w:rsidRDefault="00C90336" w:rsidP="009B10CA">
      <w:pPr>
        <w:spacing w:line="276" w:lineRule="auto"/>
        <w:jc w:val="both"/>
        <w:rPr>
          <w:rFonts w:ascii="Times New Roman" w:hAnsi="Times New Roman"/>
          <w:i/>
          <w:szCs w:val="28"/>
        </w:rPr>
      </w:pPr>
      <w:r w:rsidRPr="009B10CA">
        <w:rPr>
          <w:rFonts w:ascii="Times New Roman" w:hAnsi="Times New Roman"/>
          <w:szCs w:val="28"/>
        </w:rPr>
        <w:t xml:space="preserve">     </w:t>
      </w:r>
      <w:r w:rsidRPr="009B10CA">
        <w:rPr>
          <w:rFonts w:ascii="Times New Roman" w:hAnsi="Times New Roman"/>
          <w:i/>
          <w:szCs w:val="28"/>
        </w:rPr>
        <w:t xml:space="preserve">Thanh Tịnh là cây bút có mặt trên khá nhiều lĩnh vực: truyện ngắn, truyện dài, truyện thơ, bút kí... song ông thành công nhất ở truyện ngắn và thơ. Những truyện hay </w:t>
      </w:r>
      <w:r w:rsidRPr="009B10CA">
        <w:rPr>
          <w:rFonts w:ascii="Times New Roman" w:hAnsi="Times New Roman"/>
          <w:i/>
          <w:szCs w:val="28"/>
        </w:rPr>
        <w:lastRenderedPageBreak/>
        <w:t>của ông toát lên tình cảm êm dịu, trong trẻo. Văn ông nhẹ nhàng mà thấm sâu, dư vị vừa man mác buồn thươ</w:t>
      </w:r>
      <w:r w:rsidR="009B10CA">
        <w:rPr>
          <w:rFonts w:ascii="Times New Roman" w:hAnsi="Times New Roman"/>
          <w:i/>
          <w:szCs w:val="28"/>
        </w:rPr>
        <w:t>ng vừa ngọt ngào quyến luyến. “</w:t>
      </w:r>
      <w:r w:rsidRPr="009B10CA">
        <w:rPr>
          <w:rFonts w:ascii="Times New Roman" w:hAnsi="Times New Roman"/>
          <w:i/>
          <w:szCs w:val="28"/>
        </w:rPr>
        <w:t>Tôi đi học” là một tác</w:t>
      </w:r>
      <w:r w:rsidR="009B10CA">
        <w:rPr>
          <w:rFonts w:ascii="Times New Roman" w:hAnsi="Times New Roman"/>
          <w:i/>
          <w:szCs w:val="28"/>
        </w:rPr>
        <w:t xml:space="preserve"> phẩm như vậy.  Truyện ngắn là “</w:t>
      </w:r>
      <w:r w:rsidRPr="009B10CA">
        <w:rPr>
          <w:rFonts w:ascii="Times New Roman" w:hAnsi="Times New Roman"/>
          <w:i/>
          <w:szCs w:val="28"/>
        </w:rPr>
        <w:t>những kỉ niệm mơn man của buổi tựu trường” qua hồi tưởng của</w:t>
      </w:r>
      <w:r w:rsidR="009B10CA">
        <w:rPr>
          <w:rFonts w:ascii="Times New Roman" w:hAnsi="Times New Roman"/>
          <w:i/>
          <w:szCs w:val="28"/>
        </w:rPr>
        <w:t xml:space="preserve"> nhân vật “tôi’.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5525"/>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528"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 xml:space="preserve">(1) </w:t>
            </w:r>
            <w:r w:rsidRPr="009B10CA">
              <w:rPr>
                <w:rFonts w:ascii="Times New Roman" w:hAnsi="Times New Roman"/>
                <w:szCs w:val="28"/>
              </w:rPr>
              <w:t>GV nhận xét, hướng dẫn và đọc mẫu một đoạn. Gọi HS đọc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Em hãy đọc  thầm chú thích SGK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 xml:space="preserve">(2) </w:t>
            </w:r>
            <w:r w:rsidRPr="009B10CA">
              <w:rPr>
                <w:rFonts w:ascii="Times New Roman" w:hAnsi="Times New Roman"/>
                <w:szCs w:val="28"/>
              </w:rPr>
              <w:t xml:space="preserve"> Cho biết phương thức biểu đạt của văn bản?</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 xml:space="preserve">(3) </w:t>
            </w:r>
            <w:r w:rsidRPr="009B10CA">
              <w:rPr>
                <w:rFonts w:ascii="Times New Roman" w:hAnsi="Times New Roman"/>
                <w:szCs w:val="28"/>
              </w:rPr>
              <w:t xml:space="preserve"> Theo dòng hồi tưởng của nhân vật” tôi” và trình tự thời gian của buổi tựu trường, em hãy tìm bố cục của văn bản?</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Cho biết nội dung từng phần?</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Gọi HS nhận xét phần chia đoạn của bạn?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tham gia nhận xét, bổ sung...</w:t>
            </w:r>
          </w:p>
          <w:p w:rsidR="00C90336" w:rsidRPr="009B10CA" w:rsidRDefault="00C90336" w:rsidP="00C90336">
            <w:pPr>
              <w:tabs>
                <w:tab w:val="center" w:pos="4320"/>
                <w:tab w:val="right" w:pos="8640"/>
              </w:tabs>
              <w:spacing w:line="276" w:lineRule="auto"/>
              <w:jc w:val="both"/>
              <w:rPr>
                <w:rFonts w:ascii="Times New Roman" w:hAnsi="Times New Roman"/>
                <w:b/>
                <w:szCs w:val="28"/>
                <w:lang w:val="pt-BR"/>
              </w:rPr>
            </w:pPr>
            <w:r w:rsidRPr="009B10CA">
              <w:rPr>
                <w:rFonts w:ascii="Times New Roman" w:hAnsi="Times New Roman"/>
                <w:szCs w:val="28"/>
                <w:lang w:val="pt-BR"/>
              </w:rPr>
              <w:t>- GV tổng hợp , bổ  sung, kết luận.</w:t>
            </w:r>
          </w:p>
        </w:tc>
        <w:tc>
          <w:tcPr>
            <w:tcW w:w="5528" w:type="dxa"/>
          </w:tcPr>
          <w:p w:rsidR="00C90336" w:rsidRPr="009B10CA" w:rsidRDefault="009B10CA" w:rsidP="00C90336">
            <w:pPr>
              <w:spacing w:line="276" w:lineRule="auto"/>
              <w:jc w:val="both"/>
              <w:rPr>
                <w:rFonts w:ascii="Times New Roman" w:hAnsi="Times New Roman"/>
                <w:b/>
                <w:i/>
                <w:szCs w:val="28"/>
                <w:lang w:val="pt-BR"/>
              </w:rPr>
            </w:pPr>
            <w:r>
              <w:rPr>
                <w:rFonts w:ascii="Times New Roman" w:hAnsi="Times New Roman"/>
                <w:b/>
                <w:i/>
                <w:szCs w:val="28"/>
                <w:lang w:val="pt-BR"/>
              </w:rPr>
              <w:t>a</w:t>
            </w:r>
            <w:r w:rsidR="00C90336" w:rsidRPr="009B10CA">
              <w:rPr>
                <w:rFonts w:ascii="Times New Roman" w:hAnsi="Times New Roman"/>
                <w:b/>
                <w:i/>
                <w:szCs w:val="28"/>
                <w:lang w:val="pt-BR"/>
              </w:rPr>
              <w:t xml:space="preserve">. Đọc chú thích- bố cục: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Đọc giọng nhẹ nhàng, sâu lắng.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Chú thích ( SGK 8+9).</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Phương thức BĐ: Tự sự + biểu cảm, </w:t>
            </w:r>
          </w:p>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b/>
                <w:i/>
                <w:szCs w:val="28"/>
                <w:lang w:val="pt-BR"/>
              </w:rPr>
              <w:t xml:space="preserve"> </w:t>
            </w:r>
            <w:r w:rsidR="009B10CA">
              <w:rPr>
                <w:rFonts w:ascii="Times New Roman" w:hAnsi="Times New Roman"/>
                <w:b/>
                <w:i/>
                <w:szCs w:val="28"/>
                <w:lang w:val="pt-BR"/>
              </w:rPr>
              <w:t>b</w:t>
            </w:r>
            <w:r w:rsidRPr="009B10CA">
              <w:rPr>
                <w:rFonts w:ascii="Times New Roman" w:hAnsi="Times New Roman"/>
                <w:b/>
                <w:i/>
                <w:szCs w:val="28"/>
                <w:lang w:val="pt-BR"/>
              </w:rPr>
              <w:t>. Bố cục: 5 đoạn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Đ1: Từ đầu – rộn rã: Khơi nguồn nỗi nhớ.</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Đ 2: Tiếp – ngọn núi: Khi cùng mẹ trên đường tới trường.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Đ 3: Tiếp – các lớp: Khi đưng giữa sân trường nhìn mọi người và các bạn.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Đ 4: Tiếp – chút nào hết: Khi nghe gọi tên và rời tay mẹ vào lớp cùng các bạn.</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pt-BR"/>
              </w:rPr>
              <w:t>Đ 5: Còn lại: Khi ngồi vào chỗ của mình và đón nhận tiết học đầu tiên.</w:t>
            </w:r>
          </w:p>
        </w:tc>
      </w:tr>
    </w:tbl>
    <w:p w:rsidR="009B10CA" w:rsidRDefault="009B10CA" w:rsidP="009B10CA">
      <w:pPr>
        <w:spacing w:line="276" w:lineRule="auto"/>
        <w:jc w:val="center"/>
        <w:rPr>
          <w:rFonts w:ascii="Times New Roman" w:hAnsi="Times New Roman"/>
          <w:i/>
          <w:szCs w:val="28"/>
          <w:lang w:val="sv-SE"/>
        </w:rPr>
      </w:pPr>
      <w:r w:rsidRPr="009B10CA">
        <w:rPr>
          <w:rFonts w:ascii="Times New Roman" w:hAnsi="Times New Roman"/>
          <w:b/>
          <w:szCs w:val="28"/>
        </w:rPr>
        <w:t>II. ĐỌC - HIỂU VĂN BẢN</w:t>
      </w:r>
      <w:r>
        <w:rPr>
          <w:rFonts w:ascii="Times New Roman" w:hAnsi="Times New Roman"/>
          <w:b/>
          <w:szCs w:val="28"/>
        </w:rPr>
        <w:t xml:space="preserve"> (</w:t>
      </w:r>
      <w:r w:rsidRPr="009B10CA">
        <w:rPr>
          <w:rFonts w:ascii="Times New Roman" w:hAnsi="Times New Roman"/>
          <w:b/>
          <w:szCs w:val="28"/>
        </w:rPr>
        <w:t>30P )</w:t>
      </w:r>
    </w:p>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i/>
          <w:szCs w:val="28"/>
          <w:lang w:val="sv-SE"/>
        </w:rPr>
        <w:t xml:space="preserve"> Truyện ngắn bố cục theo dòng hồi tưởng của nhân vật “ tôi”. Qua dòng hồi tưởng đó mà tác giả diễn tả cảm giác, tâm trạng của” tôi” trong buỏi tựu trường đầu tiên.  Theo đó, trình tự diễn tả kỉ niệm từ hiện tại nhớ về dĩ vãng : Những biến chuyển của trời đất cuối thu và hình ảnh mấy em nhỏ rụt rè núp dưới nón mẹ lần đầu tiên đến trường khơi gợi trong lòng  nhân vật “ tôi”những kỉ niệm trong sáng của ngày đầu tiên đến trường.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849"/>
        <w:gridCol w:w="4676"/>
      </w:tblGrid>
      <w:tr w:rsidR="00C90336" w:rsidRPr="009B10CA" w:rsidTr="00C90336">
        <w:trPr>
          <w:trHeight w:val="384"/>
        </w:trPr>
        <w:tc>
          <w:tcPr>
            <w:tcW w:w="4503" w:type="dxa"/>
            <w:tcBorders>
              <w:bottom w:val="single" w:sz="4" w:space="0" w:color="auto"/>
            </w:tcBorders>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528" w:type="dxa"/>
            <w:gridSpan w:val="2"/>
            <w:tcBorders>
              <w:bottom w:val="single" w:sz="4" w:space="0" w:color="auto"/>
            </w:tcBorders>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2761"/>
        </w:trPr>
        <w:tc>
          <w:tcPr>
            <w:tcW w:w="4503" w:type="dxa"/>
            <w:tcBorders>
              <w:bottom w:val="single" w:sz="4" w:space="0" w:color="auto"/>
            </w:tcBorders>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HS theo dõi phần 1 bố cục văn bản.</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 xml:space="preserve">(1) </w:t>
            </w:r>
            <w:r w:rsidRPr="009B10CA">
              <w:rPr>
                <w:rFonts w:ascii="Times New Roman" w:hAnsi="Times New Roman"/>
                <w:szCs w:val="28"/>
              </w:rPr>
              <w:t xml:space="preserve"> Nỗi nhớ buổi tựu trường của t/ giả được khơi nguồn từ thời điểm nào? Vì sao?</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 xml:space="preserve">(2) </w:t>
            </w:r>
            <w:r w:rsidRPr="009B10CA">
              <w:rPr>
                <w:rFonts w:ascii="Times New Roman" w:hAnsi="Times New Roman"/>
                <w:szCs w:val="28"/>
              </w:rPr>
              <w:t xml:space="preserve"> Tâm trạng ấy được tái hiện qua những từ ngữ nào? Tác dụng của nó?</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Gọi HS nhận xét phần chia đoạn của bạn?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tham gia nhận xét, bổ sung...</w:t>
            </w:r>
          </w:p>
          <w:p w:rsidR="00C90336" w:rsidRPr="009B10CA" w:rsidRDefault="00C90336" w:rsidP="00C90336">
            <w:pPr>
              <w:spacing w:line="276" w:lineRule="auto"/>
              <w:jc w:val="both"/>
              <w:rPr>
                <w:rFonts w:ascii="Times New Roman" w:hAnsi="Times New Roman"/>
                <w:b/>
                <w:szCs w:val="28"/>
                <w:lang w:val="pt-BR"/>
              </w:rPr>
            </w:pPr>
            <w:r w:rsidRPr="009B10CA">
              <w:rPr>
                <w:rFonts w:ascii="Times New Roman" w:hAnsi="Times New Roman"/>
                <w:szCs w:val="28"/>
                <w:lang w:val="pt-BR"/>
              </w:rPr>
              <w:t>- GV tổng hợp , bổ  sung, kết luận.</w:t>
            </w:r>
          </w:p>
        </w:tc>
        <w:tc>
          <w:tcPr>
            <w:tcW w:w="5528" w:type="dxa"/>
            <w:gridSpan w:val="2"/>
            <w:tcBorders>
              <w:bottom w:val="single" w:sz="4" w:space="0" w:color="auto"/>
            </w:tcBorders>
          </w:tcPr>
          <w:p w:rsidR="00C90336" w:rsidRPr="009B10CA" w:rsidRDefault="009B10CA" w:rsidP="00C90336">
            <w:pPr>
              <w:spacing w:line="276" w:lineRule="auto"/>
              <w:jc w:val="both"/>
              <w:rPr>
                <w:rFonts w:ascii="Times New Roman" w:hAnsi="Times New Roman"/>
                <w:b/>
                <w:szCs w:val="28"/>
                <w:lang w:val="pt-BR"/>
              </w:rPr>
            </w:pPr>
            <w:r>
              <w:rPr>
                <w:rFonts w:ascii="Times New Roman" w:hAnsi="Times New Roman"/>
                <w:b/>
                <w:szCs w:val="28"/>
                <w:lang w:val="pt-BR"/>
              </w:rPr>
              <w:t>1.</w:t>
            </w:r>
            <w:r w:rsidR="00C90336" w:rsidRPr="009B10CA">
              <w:rPr>
                <w:rFonts w:ascii="Times New Roman" w:hAnsi="Times New Roman"/>
                <w:szCs w:val="28"/>
                <w:lang w:val="pt-BR"/>
              </w:rPr>
              <w:t xml:space="preserve"> </w:t>
            </w:r>
            <w:r w:rsidR="00C90336" w:rsidRPr="009B10CA">
              <w:rPr>
                <w:rFonts w:ascii="Times New Roman" w:hAnsi="Times New Roman"/>
                <w:b/>
                <w:szCs w:val="28"/>
                <w:lang w:val="pt-BR"/>
              </w:rPr>
              <w:t>Tâm t</w:t>
            </w:r>
            <w:r>
              <w:rPr>
                <w:rFonts w:ascii="Times New Roman" w:hAnsi="Times New Roman"/>
                <w:b/>
                <w:szCs w:val="28"/>
                <w:lang w:val="pt-BR"/>
              </w:rPr>
              <w:t>rạng và cảm giác của nhân vật “</w:t>
            </w:r>
            <w:r w:rsidR="00C90336" w:rsidRPr="009B10CA">
              <w:rPr>
                <w:rFonts w:ascii="Times New Roman" w:hAnsi="Times New Roman"/>
                <w:b/>
                <w:szCs w:val="28"/>
                <w:lang w:val="pt-BR"/>
              </w:rPr>
              <w:t>tôi”: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Thời điểm cuối thu, mùa khai trường- Gợi sự liên tưởng tự nhiên giữa hiện tại và quá khứ của bản thân.</w:t>
            </w:r>
          </w:p>
          <w:p w:rsidR="00C90336" w:rsidRPr="009B10CA" w:rsidRDefault="00C90336" w:rsidP="00C90336">
            <w:pPr>
              <w:spacing w:line="276" w:lineRule="auto"/>
              <w:jc w:val="both"/>
              <w:rPr>
                <w:rFonts w:ascii="Times New Roman" w:hAnsi="Times New Roman"/>
                <w:b/>
                <w:szCs w:val="28"/>
                <w:lang w:val="pt-BR"/>
              </w:rPr>
            </w:pPr>
            <w:r w:rsidRPr="009B10CA">
              <w:rPr>
                <w:rFonts w:ascii="Times New Roman" w:hAnsi="Times New Roman"/>
                <w:szCs w:val="28"/>
                <w:lang w:val="pt-BR"/>
              </w:rPr>
              <w:t>- Các từ láy tính từ tạo cảm giác: mơn man, náo nức, tưng bừng, rộn rã-  Rút ngắn khoảng t/ gian giữa quá khứ và hiện tại, làm cho người đọc thấy chuyện đã xảy ra từ bao năm mà như mới vừa xảy ra.</w:t>
            </w:r>
          </w:p>
        </w:tc>
      </w:tr>
      <w:tr w:rsidR="00C90336" w:rsidRPr="009B10CA" w:rsidTr="00C90336">
        <w:trPr>
          <w:trHeight w:val="330"/>
        </w:trPr>
        <w:tc>
          <w:tcPr>
            <w:tcW w:w="10031" w:type="dxa"/>
            <w:gridSpan w:val="3"/>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i/>
                <w:color w:val="000000"/>
                <w:szCs w:val="28"/>
                <w:shd w:val="clear" w:color="auto" w:fill="FFFFFF"/>
                <w:lang w:val="pt-BR"/>
              </w:rPr>
              <w:t>Những kỉ niệm diễn tả theo trình tự thời gian (hiện tại → quá khứ), không gian (trên đường đến trường → sân trường Mĩ Lí → trong lớp học) và trình tự diễn biến tâm trạng nhân vật.</w:t>
            </w:r>
          </w:p>
        </w:tc>
      </w:tr>
      <w:tr w:rsidR="00C90336" w:rsidRPr="009B10CA" w:rsidTr="00C90336">
        <w:trPr>
          <w:trHeight w:val="2356"/>
        </w:trPr>
        <w:tc>
          <w:tcPr>
            <w:tcW w:w="5353" w:type="dxa"/>
            <w:gridSpan w:val="2"/>
            <w:tcBorders>
              <w:top w:val="single" w:sz="4" w:space="0" w:color="auto"/>
            </w:tcBorders>
          </w:tcPr>
          <w:p w:rsidR="00C90336" w:rsidRPr="009B10CA" w:rsidRDefault="00C90336" w:rsidP="00C90336">
            <w:pPr>
              <w:spacing w:line="276" w:lineRule="auto"/>
              <w:jc w:val="both"/>
              <w:rPr>
                <w:rFonts w:ascii="Times New Roman" w:hAnsi="Times New Roman"/>
                <w:b/>
                <w:color w:val="FF0000"/>
                <w:szCs w:val="28"/>
                <w:lang w:val="da-DK"/>
              </w:rPr>
            </w:pPr>
            <w:r w:rsidRPr="009B10CA">
              <w:rPr>
                <w:rFonts w:ascii="Times New Roman" w:hAnsi="Times New Roman"/>
                <w:b/>
                <w:color w:val="FF0000"/>
                <w:szCs w:val="28"/>
                <w:lang w:val="da-DK"/>
              </w:rPr>
              <w:lastRenderedPageBreak/>
              <w:t>HOẠT ĐỘNG NHÓM</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xml:space="preserve">-  Giao nhiệm vụ cho các nhóm - </w:t>
            </w:r>
            <w:r w:rsidRPr="009B10CA">
              <w:rPr>
                <w:rFonts w:ascii="Times New Roman" w:hAnsi="Times New Roman"/>
                <w:b/>
                <w:szCs w:val="28"/>
                <w:lang w:val="da-DK"/>
              </w:rPr>
              <w:t>phiếu học tâp</w:t>
            </w:r>
            <w:r w:rsidRPr="009B10CA">
              <w:rPr>
                <w:rFonts w:ascii="Times New Roman" w:hAnsi="Times New Roman"/>
                <w:szCs w:val="28"/>
                <w:lang w:val="da-DK"/>
              </w:rPr>
              <w:t>.</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GV tổng hợp- kết luận.</w:t>
            </w:r>
          </w:p>
        </w:tc>
        <w:tc>
          <w:tcPr>
            <w:tcW w:w="4678" w:type="dxa"/>
            <w:tcBorders>
              <w:top w:val="single" w:sz="4" w:space="0" w:color="auto"/>
            </w:tcBorders>
          </w:tcPr>
          <w:p w:rsidR="00C90336" w:rsidRPr="009B10CA" w:rsidRDefault="00C90336" w:rsidP="00C90336">
            <w:pPr>
              <w:spacing w:line="276" w:lineRule="auto"/>
              <w:jc w:val="both"/>
              <w:rPr>
                <w:rFonts w:ascii="Times New Roman" w:hAnsi="Times New Roman"/>
                <w:szCs w:val="28"/>
                <w:lang w:val="da-DK"/>
              </w:rPr>
            </w:pPr>
          </w:p>
          <w:p w:rsidR="00C90336" w:rsidRPr="009B10CA" w:rsidRDefault="00C90336" w:rsidP="00C90336">
            <w:pPr>
              <w:spacing w:line="276" w:lineRule="auto"/>
              <w:jc w:val="both"/>
              <w:rPr>
                <w:rFonts w:ascii="Times New Roman" w:hAnsi="Times New Roman"/>
                <w:szCs w:val="28"/>
                <w:lang w:val="da-DK"/>
              </w:rPr>
            </w:pP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Đại diện nhóm trình bày kết quả thảo luận .</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-Các nhóm khác tham gia ý kiến.</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-Nhận xét, rút kinh nghiệm.</w:t>
            </w:r>
          </w:p>
          <w:p w:rsidR="00C90336" w:rsidRPr="009B10CA" w:rsidRDefault="00C90336" w:rsidP="00C90336">
            <w:pPr>
              <w:spacing w:line="276" w:lineRule="auto"/>
              <w:jc w:val="both"/>
              <w:rPr>
                <w:rFonts w:ascii="Times New Roman" w:hAnsi="Times New Roman"/>
                <w:b/>
                <w:szCs w:val="28"/>
                <w:lang w:val="da-DK"/>
              </w:rPr>
            </w:pPr>
          </w:p>
        </w:tc>
      </w:tr>
    </w:tbl>
    <w:p w:rsidR="00C90336" w:rsidRPr="009B10CA" w:rsidRDefault="00C90336" w:rsidP="00C90336">
      <w:pPr>
        <w:spacing w:line="276" w:lineRule="auto"/>
        <w:jc w:val="both"/>
        <w:rPr>
          <w:rFonts w:ascii="Times New Roman" w:hAnsi="Times New Roman"/>
          <w:b/>
          <w:i/>
          <w:szCs w:val="28"/>
          <w:lang w:val="da-DK"/>
        </w:rPr>
      </w:pPr>
      <w:r w:rsidRPr="009B10CA">
        <w:rPr>
          <w:rFonts w:ascii="Times New Roman" w:hAnsi="Times New Roman"/>
          <w:b/>
          <w:i/>
          <w:szCs w:val="28"/>
          <w:lang w:val="da-DK"/>
        </w:rPr>
        <w:t>Dự kiến sản phẩm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4819"/>
        <w:gridCol w:w="2830"/>
      </w:tblGrid>
      <w:tr w:rsidR="00C90336" w:rsidRPr="009B10CA" w:rsidTr="00C90336">
        <w:tc>
          <w:tcPr>
            <w:tcW w:w="2235"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NHÂN VẬT</w:t>
            </w:r>
            <w:r w:rsidRPr="009B10CA">
              <w:rPr>
                <w:rFonts w:ascii="Times New Roman" w:hAnsi="Times New Roman"/>
                <w:i/>
                <w:szCs w:val="28"/>
              </w:rPr>
              <w:t xml:space="preserve">“TÔI”. </w:t>
            </w:r>
          </w:p>
        </w:tc>
        <w:tc>
          <w:tcPr>
            <w:tcW w:w="4819"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Chi tiết, hình ảnh</w:t>
            </w:r>
          </w:p>
        </w:tc>
        <w:tc>
          <w:tcPr>
            <w:tcW w:w="2830"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Nhận xét</w:t>
            </w:r>
          </w:p>
        </w:tc>
      </w:tr>
      <w:tr w:rsidR="00C90336" w:rsidRPr="009B10CA" w:rsidTr="00C90336">
        <w:trPr>
          <w:trHeight w:val="972"/>
        </w:trPr>
        <w:tc>
          <w:tcPr>
            <w:tcW w:w="2235" w:type="dxa"/>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sv-SE"/>
              </w:rPr>
              <w:t>Trên đường tới trường</w:t>
            </w:r>
          </w:p>
        </w:tc>
        <w:tc>
          <w:tcPr>
            <w:tcW w:w="4819" w:type="dxa"/>
          </w:tcPr>
          <w:p w:rsidR="00C90336" w:rsidRPr="009B10CA" w:rsidRDefault="00C90336" w:rsidP="00C90336">
            <w:pPr>
              <w:spacing w:line="276" w:lineRule="auto"/>
              <w:jc w:val="both"/>
              <w:rPr>
                <w:rFonts w:ascii="Times New Roman" w:hAnsi="Times New Roman"/>
                <w:color w:val="000000"/>
                <w:szCs w:val="28"/>
                <w:shd w:val="clear" w:color="auto" w:fill="FFFFFF"/>
                <w:lang w:val="sv-SE"/>
              </w:rPr>
            </w:pPr>
            <w:r w:rsidRPr="009B10CA">
              <w:rPr>
                <w:rFonts w:ascii="Times New Roman" w:hAnsi="Times New Roman"/>
                <w:color w:val="000000"/>
                <w:szCs w:val="28"/>
                <w:shd w:val="clear" w:color="auto" w:fill="FFFFFF"/>
                <w:lang w:val="sv-SE"/>
              </w:rPr>
              <w:t xml:space="preserve">-Trên đường cùng mẹ đến trường: thấy “lạ”, trong lòng “đang có sự thay đổi lớn”, </w:t>
            </w:r>
          </w:p>
          <w:p w:rsidR="00C90336" w:rsidRPr="009B10CA" w:rsidRDefault="00C90336" w:rsidP="00C90336">
            <w:pPr>
              <w:spacing w:line="276" w:lineRule="auto"/>
              <w:jc w:val="both"/>
              <w:rPr>
                <w:rFonts w:ascii="Times New Roman" w:hAnsi="Times New Roman"/>
                <w:color w:val="000000"/>
                <w:szCs w:val="28"/>
                <w:shd w:val="clear" w:color="auto" w:fill="FFFFFF"/>
                <w:lang w:val="sv-SE"/>
              </w:rPr>
            </w:pPr>
            <w:r w:rsidRPr="009B10CA">
              <w:rPr>
                <w:rFonts w:ascii="Times New Roman" w:hAnsi="Times New Roman"/>
                <w:color w:val="000000"/>
                <w:szCs w:val="28"/>
                <w:shd w:val="clear" w:color="auto" w:fill="FFFFFF"/>
                <w:lang w:val="sv-SE"/>
              </w:rPr>
              <w:t>- Cảm thấy trang trọng và đứng đắn;</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color w:val="000000"/>
                <w:szCs w:val="28"/>
                <w:shd w:val="clear" w:color="auto" w:fill="FFFFFF"/>
                <w:lang w:val="sv-SE"/>
              </w:rPr>
              <w:t>- Nâng niu mấy quyển vở, muốn thử sức cầm bút.</w:t>
            </w:r>
          </w:p>
        </w:tc>
        <w:tc>
          <w:tcPr>
            <w:tcW w:w="2830" w:type="dxa"/>
          </w:tcPr>
          <w:p w:rsidR="00C90336" w:rsidRPr="009B10CA" w:rsidRDefault="00C90336" w:rsidP="00C90336">
            <w:pPr>
              <w:spacing w:line="276" w:lineRule="auto"/>
              <w:jc w:val="both"/>
              <w:rPr>
                <w:rFonts w:ascii="Times New Roman" w:hAnsi="Times New Roman"/>
                <w:color w:val="000000"/>
                <w:szCs w:val="28"/>
                <w:shd w:val="clear" w:color="auto" w:fill="FFFFFF"/>
                <w:lang w:val="sv-SE"/>
              </w:rPr>
            </w:pPr>
            <w:r w:rsidRPr="009B10CA">
              <w:rPr>
                <w:rFonts w:ascii="Times New Roman" w:hAnsi="Times New Roman"/>
                <w:color w:val="000000"/>
                <w:szCs w:val="28"/>
                <w:shd w:val="clear" w:color="auto" w:fill="FFFFFF"/>
                <w:lang w:val="sv-SE"/>
              </w:rPr>
              <w:t>-Kể+ tả</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color w:val="000000"/>
                <w:szCs w:val="28"/>
                <w:shd w:val="clear" w:color="auto" w:fill="FFFFFF"/>
                <w:lang w:val="sv-SE"/>
              </w:rPr>
              <w:t xml:space="preserve">Tâm trạng hồi hộp, cảm giác bỡ ngỡ </w:t>
            </w:r>
            <w:r w:rsidRPr="009B10CA">
              <w:rPr>
                <w:rFonts w:ascii="Times New Roman" w:hAnsi="Times New Roman"/>
                <w:szCs w:val="28"/>
                <w:lang w:val="sv-SE"/>
              </w:rPr>
              <w:t xml:space="preserve">pha lẫn niềm thích thú  của cậu bé </w:t>
            </w:r>
          </w:p>
        </w:tc>
      </w:tr>
      <w:tr w:rsidR="00C90336" w:rsidRPr="009B10CA" w:rsidTr="00C90336">
        <w:trPr>
          <w:trHeight w:val="645"/>
        </w:trPr>
        <w:tc>
          <w:tcPr>
            <w:tcW w:w="2235" w:type="dxa"/>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pt-BR"/>
              </w:rPr>
              <w:t>Ở sân trường</w:t>
            </w:r>
          </w:p>
        </w:tc>
        <w:tc>
          <w:tcPr>
            <w:tcW w:w="4819"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Sân trường dày đặc người.</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Mình bé nhỏ, lo sợ vẩn vơ.</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sidRPr="009B10CA">
              <w:rPr>
                <w:rFonts w:ascii="Times New Roman" w:hAnsi="Times New Roman"/>
                <w:color w:val="000000"/>
                <w:szCs w:val="28"/>
                <w:shd w:val="clear" w:color="auto" w:fill="FFFFFF"/>
                <w:lang w:val="sv-SE"/>
              </w:rPr>
              <w:t> Nghe gọi tên và rời tay mẹ: giật mình, lúng túng, sợ hãi như quả tim ngừng đập.</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Thấy xa nhà, xa mẹ.</w:t>
            </w:r>
          </w:p>
        </w:tc>
        <w:tc>
          <w:tcPr>
            <w:tcW w:w="2830"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Miêu tả nội tâm.</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 Cảm giác ngỡ ngàng, hồi hộp, lo lắng,bịn rịn khi thực sự xa mẹ và trở thành cậu học trò nhỏ.</w:t>
            </w:r>
          </w:p>
        </w:tc>
      </w:tr>
      <w:tr w:rsidR="00C90336" w:rsidRPr="009B10CA" w:rsidTr="00C90336">
        <w:trPr>
          <w:trHeight w:val="645"/>
        </w:trPr>
        <w:tc>
          <w:tcPr>
            <w:tcW w:w="2235" w:type="dxa"/>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rPr>
              <w:t xml:space="preserve">Khi ngồi trong lớp </w:t>
            </w:r>
          </w:p>
        </w:tc>
        <w:tc>
          <w:tcPr>
            <w:tcW w:w="4819" w:type="dxa"/>
          </w:tcPr>
          <w:p w:rsidR="00C90336" w:rsidRPr="009B10CA" w:rsidRDefault="00C90336" w:rsidP="00C90336">
            <w:pPr>
              <w:spacing w:line="276" w:lineRule="auto"/>
              <w:jc w:val="both"/>
              <w:rPr>
                <w:rFonts w:ascii="Times New Roman" w:hAnsi="Times New Roman"/>
                <w:color w:val="000000"/>
                <w:szCs w:val="28"/>
                <w:shd w:val="clear" w:color="auto" w:fill="FFFFFF"/>
                <w:lang w:val="sv-SE"/>
              </w:rPr>
            </w:pPr>
            <w:r w:rsidRPr="009B10CA">
              <w:rPr>
                <w:rFonts w:ascii="Times New Roman" w:hAnsi="Times New Roman"/>
                <w:color w:val="000000"/>
                <w:szCs w:val="28"/>
                <w:shd w:val="clear" w:color="auto" w:fill="FFFFFF"/>
                <w:lang w:val="sv-SE"/>
              </w:rPr>
              <w:t>- Mùi hương lạ, thấy lạ với bức hình treo trên tường, ..</w:t>
            </w:r>
          </w:p>
          <w:p w:rsidR="00C90336" w:rsidRPr="009B10CA" w:rsidRDefault="00C90336" w:rsidP="00C90336">
            <w:pPr>
              <w:spacing w:line="276" w:lineRule="auto"/>
              <w:jc w:val="both"/>
              <w:rPr>
                <w:rFonts w:ascii="Times New Roman" w:hAnsi="Times New Roman"/>
                <w:color w:val="000000"/>
                <w:szCs w:val="28"/>
                <w:shd w:val="clear" w:color="auto" w:fill="FFFFFF"/>
                <w:lang w:val="sv-SE"/>
              </w:rPr>
            </w:pPr>
            <w:r w:rsidRPr="009B10CA">
              <w:rPr>
                <w:rFonts w:ascii="Times New Roman" w:hAnsi="Times New Roman"/>
                <w:color w:val="000000"/>
                <w:szCs w:val="28"/>
                <w:shd w:val="clear" w:color="auto" w:fill="FFFFFF"/>
                <w:lang w:val="sv-SE"/>
              </w:rPr>
              <w:t>-Lạm nhận bàn ghế, chỗ ngồi là của mình;</w:t>
            </w:r>
          </w:p>
          <w:p w:rsidR="00C90336" w:rsidRPr="009B10CA" w:rsidRDefault="00C90336" w:rsidP="00C90336">
            <w:pPr>
              <w:spacing w:line="276" w:lineRule="auto"/>
              <w:jc w:val="both"/>
              <w:rPr>
                <w:rFonts w:ascii="Times New Roman" w:hAnsi="Times New Roman"/>
                <w:color w:val="000000"/>
                <w:szCs w:val="28"/>
                <w:shd w:val="clear" w:color="auto" w:fill="FFFFFF"/>
                <w:lang w:val="sv-SE"/>
              </w:rPr>
            </w:pPr>
            <w:r w:rsidRPr="009B10CA">
              <w:rPr>
                <w:rFonts w:ascii="Times New Roman" w:hAnsi="Times New Roman"/>
                <w:color w:val="000000"/>
                <w:szCs w:val="28"/>
                <w:shd w:val="clear" w:color="auto" w:fill="FFFFFF"/>
                <w:lang w:val="sv-SE"/>
              </w:rPr>
              <w:t xml:space="preserve">- Không hề thấy xa lạ với người bạn mới ngồi bên; </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color w:val="000000"/>
                <w:szCs w:val="28"/>
                <w:shd w:val="clear" w:color="auto" w:fill="FFFFFF"/>
                <w:lang w:val="sv-SE"/>
              </w:rPr>
              <w:t>-Nhìn theo cánh chim...</w:t>
            </w:r>
            <w:r w:rsidRPr="009B10CA">
              <w:rPr>
                <w:rFonts w:ascii="Times New Roman" w:hAnsi="Times New Roman"/>
                <w:szCs w:val="28"/>
                <w:lang w:val="sv-SE"/>
              </w:rPr>
              <w:t>.</w:t>
            </w:r>
          </w:p>
        </w:tc>
        <w:tc>
          <w:tcPr>
            <w:tcW w:w="2830"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Vừa ngỡ ngàng, vừa tự tin- nghiêm trang bước vào lớp học đầu tiên.</w:t>
            </w:r>
          </w:p>
          <w:p w:rsidR="00C90336" w:rsidRPr="009B10CA" w:rsidRDefault="00C90336" w:rsidP="00C90336">
            <w:pPr>
              <w:spacing w:line="276" w:lineRule="auto"/>
              <w:jc w:val="both"/>
              <w:rPr>
                <w:rFonts w:ascii="Times New Roman" w:hAnsi="Times New Roman"/>
                <w:b/>
                <w:szCs w:val="28"/>
                <w:lang w:val="sv-SE"/>
              </w:rPr>
            </w:pPr>
          </w:p>
        </w:tc>
      </w:tr>
    </w:tbl>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b/>
          <w:szCs w:val="28"/>
          <w:lang w:val="sv-SE"/>
        </w:rPr>
        <w:t xml:space="preserve">    </w:t>
      </w:r>
      <w:r w:rsidRPr="009B10CA">
        <w:rPr>
          <w:rFonts w:ascii="Times New Roman" w:hAnsi="Times New Roman"/>
          <w:i/>
          <w:szCs w:val="28"/>
          <w:lang w:val="sv-SE"/>
        </w:rPr>
        <w:t>Đoạn văn tái hiện dòng hồi tưởng của nhân vật bao gồm một chuỗi sự kiện mà yếu tố xuyên suốt là dòng cảm xúc tha thiết tuôn trào . Mạch chính của dòng cảm xúc ấy là biểu hiện tâm lí của nhân vật “Tôi”. Có thể xem thời điểm “cứ vào cuối mùa thu, lá ngoài đường rụng nhiều...”là hoàn cảnh khơi gợi cảm xúc nền, tạo ấn tượng chung . Hình ảnh “ mỗi lần thấy mấy em nhỏ rụt rè núp dưới nón mẹ” là hình ảnh có tính chất qui tụ và định hướng liên tưởng, từ đó mở ra các tình huống cụ thể: Những quan sát dọc đường, trước sân trường, xếp hàng vào lớp...</w:t>
      </w:r>
    </w:p>
    <w:p w:rsidR="00C90336" w:rsidRPr="009B10CA" w:rsidRDefault="00C90336" w:rsidP="00C90336">
      <w:pPr>
        <w:spacing w:line="276" w:lineRule="auto"/>
        <w:jc w:val="center"/>
        <w:rPr>
          <w:rFonts w:ascii="Times New Roman" w:hAnsi="Times New Roman"/>
          <w:b/>
          <w:szCs w:val="28"/>
        </w:rPr>
      </w:pPr>
      <w:r w:rsidRPr="009B10CA">
        <w:rPr>
          <w:rFonts w:ascii="Times New Roman" w:hAnsi="Times New Roman"/>
          <w:b/>
          <w:color w:val="0000CC"/>
          <w:szCs w:val="28"/>
          <w:lang w:val="pt-BR"/>
        </w:rPr>
        <w:t xml:space="preserve">HOẠT ĐỘNG III-IV. LUYỆN TẬP / VẬN DỤNG </w:t>
      </w:r>
      <w:r w:rsidRPr="009B10CA">
        <w:rPr>
          <w:rFonts w:ascii="Times New Roman" w:hAnsi="Times New Roman"/>
          <w:b/>
          <w:szCs w:val="28"/>
        </w:rPr>
        <w:t>( 7P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673"/>
      </w:tblGrid>
      <w:tr w:rsidR="00C90336" w:rsidRPr="009B10CA" w:rsidTr="00C90336">
        <w:trPr>
          <w:trHeight w:val="384"/>
        </w:trPr>
        <w:tc>
          <w:tcPr>
            <w:tcW w:w="5211"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467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5211" w:type="dxa"/>
          </w:tcPr>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1. Đọc diễn cảm một đoạn mà em tâm đắc nhất?</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lastRenderedPageBreak/>
              <w:t>2. Bằng một đoạn văn nói, hãy trình bà</w:t>
            </w:r>
            <w:r w:rsidR="009B10CA">
              <w:rPr>
                <w:rFonts w:ascii="Times New Roman" w:hAnsi="Times New Roman"/>
                <w:szCs w:val="28"/>
              </w:rPr>
              <w:t xml:space="preserve">y cảm xúc của em vào ngày khai </w:t>
            </w:r>
            <w:r w:rsidRPr="009B10CA">
              <w:rPr>
                <w:rFonts w:ascii="Times New Roman" w:hAnsi="Times New Roman"/>
                <w:szCs w:val="28"/>
              </w:rPr>
              <w:t>giảng năm học mới?</w:t>
            </w:r>
          </w:p>
        </w:tc>
        <w:tc>
          <w:tcPr>
            <w:tcW w:w="4673" w:type="dxa"/>
          </w:tcPr>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lastRenderedPageBreak/>
              <w:t>- HS lựa chọn và trình bày</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HS chuẩn bị ra giấy ý chính.</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lastRenderedPageBreak/>
              <w:t>- Nói trước lớp nội dung đã chuẩn bị</w:t>
            </w:r>
          </w:p>
          <w:p w:rsidR="00C90336" w:rsidRPr="009B10CA" w:rsidRDefault="00C90336" w:rsidP="00C90336">
            <w:pPr>
              <w:tabs>
                <w:tab w:val="center" w:pos="4320"/>
                <w:tab w:val="right" w:pos="8640"/>
              </w:tabs>
              <w:spacing w:line="276" w:lineRule="auto"/>
              <w:jc w:val="both"/>
              <w:rPr>
                <w:rFonts w:ascii="Times New Roman" w:hAnsi="Times New Roman"/>
                <w:b/>
                <w:szCs w:val="28"/>
              </w:rPr>
            </w:pPr>
            <w:r w:rsidRPr="009B10CA">
              <w:rPr>
                <w:rFonts w:ascii="Times New Roman" w:hAnsi="Times New Roman"/>
                <w:szCs w:val="28"/>
              </w:rPr>
              <w:t>- Nhận xét  - rút kinh nghiệm</w:t>
            </w:r>
          </w:p>
        </w:tc>
      </w:tr>
    </w:tbl>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lastRenderedPageBreak/>
        <w:t>HOẠT ĐỘNG V. TÌM TÒI, SÁNG TẠO</w:t>
      </w:r>
      <w:r w:rsidR="009B10CA">
        <w:rPr>
          <w:rFonts w:ascii="Times New Roman" w:hAnsi="Times New Roman"/>
          <w:b/>
          <w:color w:val="0000CC"/>
          <w:szCs w:val="28"/>
          <w:lang w:val="pt-BR"/>
        </w:rPr>
        <w:t xml:space="preserve"> (</w:t>
      </w:r>
      <w:r w:rsidRPr="009B10CA">
        <w:rPr>
          <w:rFonts w:ascii="Times New Roman" w:hAnsi="Times New Roman"/>
          <w:b/>
          <w:color w:val="0000CC"/>
          <w:szCs w:val="28"/>
          <w:lang w:val="pt-BR"/>
        </w:rPr>
        <w:t>3)</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Soạn kĩ bài theo hệ thống câu hỏi SGK.</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Chọn và phân tích những hình ảnh so sánh hay, độc đáo có trong văn bản.</w:t>
      </w:r>
    </w:p>
    <w:p w:rsidR="00C90336" w:rsidRPr="009B10CA" w:rsidRDefault="00C90336" w:rsidP="00C90336">
      <w:pPr>
        <w:spacing w:line="276" w:lineRule="auto"/>
        <w:jc w:val="center"/>
        <w:rPr>
          <w:rFonts w:ascii="Times New Roman" w:hAnsi="Times New Roman"/>
          <w:b/>
          <w:color w:val="0000CC"/>
          <w:szCs w:val="28"/>
        </w:rPr>
      </w:pPr>
      <w:r w:rsidRPr="009B10CA">
        <w:rPr>
          <w:rFonts w:ascii="Times New Roman" w:hAnsi="Times New Roman"/>
          <w:b/>
          <w:color w:val="0000CC"/>
          <w:szCs w:val="28"/>
        </w:rPr>
        <w:t>-------------------</w:t>
      </w:r>
    </w:p>
    <w:p w:rsidR="00C90336" w:rsidRPr="009B10CA" w:rsidRDefault="00C90336" w:rsidP="00C90336">
      <w:pPr>
        <w:spacing w:line="276" w:lineRule="auto"/>
        <w:jc w:val="both"/>
        <w:rPr>
          <w:rFonts w:ascii="Times New Roman" w:hAnsi="Times New Roman"/>
          <w:b/>
          <w:color w:val="0000CC"/>
          <w:szCs w:val="28"/>
          <w:lang w:val="pt-BR"/>
        </w:rPr>
      </w:pPr>
    </w:p>
    <w:tbl>
      <w:tblPr>
        <w:tblW w:w="0" w:type="auto"/>
        <w:tblLook w:val="01E0" w:firstRow="1" w:lastRow="1" w:firstColumn="1" w:lastColumn="1" w:noHBand="0" w:noVBand="0"/>
      </w:tblPr>
      <w:tblGrid>
        <w:gridCol w:w="2853"/>
        <w:gridCol w:w="7173"/>
      </w:tblGrid>
      <w:tr w:rsidR="00C90336" w:rsidRPr="009B10CA" w:rsidTr="00C90336">
        <w:tc>
          <w:tcPr>
            <w:tcW w:w="2879" w:type="dxa"/>
          </w:tcPr>
          <w:p w:rsidR="00C90336" w:rsidRPr="009B10CA" w:rsidRDefault="00C90336" w:rsidP="00C90336">
            <w:pPr>
              <w:jc w:val="both"/>
              <w:rPr>
                <w:rFonts w:ascii="Times New Roman" w:hAnsi="Times New Roman"/>
                <w:b/>
                <w:i/>
                <w:szCs w:val="28"/>
                <w:lang w:val="pt-BR"/>
              </w:rPr>
            </w:pPr>
            <w:r w:rsidRPr="009B10CA">
              <w:rPr>
                <w:rFonts w:ascii="Times New Roman" w:hAnsi="Times New Roman"/>
                <w:b/>
                <w:i/>
                <w:szCs w:val="28"/>
                <w:lang w:val="pt-BR"/>
              </w:rPr>
              <w:t xml:space="preserve">Tuần1  - Tiết 2  </w:t>
            </w:r>
          </w:p>
          <w:p w:rsidR="00C90336" w:rsidRPr="009B10CA" w:rsidRDefault="00C90336" w:rsidP="00C90336">
            <w:pPr>
              <w:jc w:val="both"/>
              <w:rPr>
                <w:rFonts w:ascii="Times New Roman" w:hAnsi="Times New Roman"/>
                <w:i/>
                <w:szCs w:val="28"/>
                <w:lang w:val="pt-BR"/>
              </w:rPr>
            </w:pPr>
          </w:p>
        </w:tc>
        <w:tc>
          <w:tcPr>
            <w:tcW w:w="7258" w:type="dxa"/>
            <w:vAlign w:val="center"/>
          </w:tcPr>
          <w:p w:rsidR="00C90336" w:rsidRPr="009B10CA" w:rsidRDefault="009B10CA" w:rsidP="009B10CA">
            <w:pPr>
              <w:rPr>
                <w:rFonts w:ascii="Times New Roman" w:hAnsi="Times New Roman"/>
                <w:b/>
                <w:szCs w:val="28"/>
                <w:lang w:val="pt-BR"/>
              </w:rPr>
            </w:pPr>
            <w:r>
              <w:rPr>
                <w:rFonts w:ascii="Times New Roman" w:hAnsi="Times New Roman"/>
                <w:b/>
                <w:szCs w:val="28"/>
                <w:lang w:val="pt-BR"/>
              </w:rPr>
              <w:t xml:space="preserve">            </w:t>
            </w:r>
            <w:r w:rsidR="00C90336" w:rsidRPr="009B10CA">
              <w:rPr>
                <w:rFonts w:ascii="Times New Roman" w:hAnsi="Times New Roman"/>
                <w:b/>
                <w:szCs w:val="28"/>
                <w:lang w:val="pt-BR"/>
              </w:rPr>
              <w:t xml:space="preserve">TÔI ĐI HỌC </w:t>
            </w:r>
            <w:r w:rsidR="00C90336" w:rsidRPr="009B10CA">
              <w:rPr>
                <w:rFonts w:ascii="Times New Roman" w:hAnsi="Times New Roman"/>
                <w:b/>
                <w:i/>
                <w:szCs w:val="28"/>
                <w:lang w:val="pt-BR"/>
              </w:rPr>
              <w:t>(Tiếp)</w:t>
            </w:r>
          </w:p>
          <w:p w:rsidR="00C90336" w:rsidRPr="009B10CA" w:rsidRDefault="00C90336" w:rsidP="00C90336">
            <w:pPr>
              <w:jc w:val="both"/>
              <w:rPr>
                <w:rFonts w:ascii="Times New Roman" w:hAnsi="Times New Roman"/>
                <w:b/>
                <w:szCs w:val="28"/>
                <w:lang w:val="pt-BR"/>
              </w:rPr>
            </w:pPr>
            <w:r w:rsidRPr="009B10CA">
              <w:rPr>
                <w:rFonts w:ascii="Times New Roman" w:hAnsi="Times New Roman"/>
                <w:b/>
                <w:szCs w:val="28"/>
                <w:lang w:val="pt-BR"/>
              </w:rPr>
              <w:t xml:space="preserve">                                      (</w:t>
            </w:r>
            <w:r w:rsidRPr="009B10CA">
              <w:rPr>
                <w:rFonts w:ascii="Times New Roman" w:hAnsi="Times New Roman"/>
                <w:szCs w:val="28"/>
                <w:lang w:val="pt-BR"/>
              </w:rPr>
              <w:t>Thanh Tịnh)</w:t>
            </w:r>
          </w:p>
        </w:tc>
      </w:tr>
    </w:tbl>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A.MỤC TIÊU:</w:t>
      </w:r>
    </w:p>
    <w:p w:rsidR="00C90336" w:rsidRPr="009B10CA" w:rsidRDefault="00C90336" w:rsidP="00C90336">
      <w:pPr>
        <w:spacing w:line="276" w:lineRule="auto"/>
        <w:jc w:val="center"/>
        <w:rPr>
          <w:rFonts w:ascii="Times New Roman" w:hAnsi="Times New Roman"/>
          <w:szCs w:val="28"/>
          <w:lang w:val="pt-BR"/>
        </w:rPr>
      </w:pPr>
      <w:r w:rsidRPr="009B10CA">
        <w:rPr>
          <w:rFonts w:ascii="Times New Roman" w:hAnsi="Times New Roman"/>
          <w:b/>
          <w:i/>
          <w:szCs w:val="28"/>
          <w:lang w:val="pt-BR"/>
        </w:rPr>
        <w:t>( Đã trình bày ở tiết 1)</w:t>
      </w:r>
    </w:p>
    <w:p w:rsidR="00C90336" w:rsidRPr="009B10CA" w:rsidRDefault="00C90336" w:rsidP="00C90336">
      <w:pPr>
        <w:spacing w:line="276" w:lineRule="auto"/>
        <w:jc w:val="both"/>
        <w:rPr>
          <w:rFonts w:ascii="Times New Roman" w:hAnsi="Times New Roman"/>
          <w:b/>
          <w:i/>
          <w:szCs w:val="28"/>
          <w:u w:val="single"/>
          <w:lang w:val="pt-BR"/>
        </w:rPr>
      </w:pP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đọc hiểu văn bản (văn bản truyện Việt Nam hiện đại).</w:t>
      </w:r>
    </w:p>
    <w:p w:rsidR="00C90336" w:rsidRPr="009B10CA" w:rsidRDefault="00C90336" w:rsidP="00C90336">
      <w:pPr>
        <w:spacing w:line="276" w:lineRule="auto"/>
        <w:ind w:left="10" w:right="-9"/>
        <w:jc w:val="both"/>
        <w:rPr>
          <w:rFonts w:ascii="Times New Roman" w:eastAsia="Arial" w:hAnsi="Times New Roman"/>
          <w:szCs w:val="28"/>
          <w:lang w:val="pt-BR"/>
        </w:rPr>
      </w:pPr>
      <w:r w:rsidRPr="009B10CA">
        <w:rPr>
          <w:rFonts w:ascii="Times New Roman" w:eastAsia="Arial" w:hAnsi="Times New Roman"/>
          <w:szCs w:val="28"/>
          <w:lang w:val="pt-BR"/>
        </w:rPr>
        <w:t>– Năng lực sử dụng tiếng Việt và giao tiếp .</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cảm thụ thẩm mĩ (nhận ra giá trị nội dung, nghệ thuật của văn bản).</w:t>
      </w:r>
    </w:p>
    <w:p w:rsidR="00C90336" w:rsidRPr="009B10CA" w:rsidRDefault="00C90336" w:rsidP="00C90336">
      <w:pPr>
        <w:spacing w:line="276" w:lineRule="auto"/>
        <w:jc w:val="both"/>
        <w:rPr>
          <w:rFonts w:ascii="Times New Roman" w:hAnsi="Times New Roman"/>
          <w:b/>
          <w:bCs/>
          <w:color w:val="FF0000"/>
          <w:szCs w:val="28"/>
          <w:lang w:val="da-DK"/>
        </w:rPr>
      </w:pPr>
      <w:r w:rsidRPr="009B10CA">
        <w:rPr>
          <w:rFonts w:ascii="Times New Roman" w:hAnsi="Times New Roman"/>
          <w:b/>
          <w:bCs/>
          <w:color w:val="FF0000"/>
          <w:szCs w:val="28"/>
          <w:lang w:val="da-DK"/>
        </w:rPr>
        <w:t>B. PHƯƠNG TIỆN, HỌC LIỆU</w:t>
      </w:r>
    </w:p>
    <w:p w:rsidR="00C90336" w:rsidRPr="009B10CA" w:rsidRDefault="00C90336" w:rsidP="00C90336">
      <w:pPr>
        <w:spacing w:line="276" w:lineRule="auto"/>
        <w:jc w:val="both"/>
        <w:rPr>
          <w:rFonts w:ascii="Times New Roman" w:hAnsi="Times New Roman"/>
          <w:bCs/>
          <w:szCs w:val="28"/>
          <w:lang w:val="da-DK"/>
        </w:rPr>
      </w:pPr>
      <w:r w:rsidRPr="009B10CA">
        <w:rPr>
          <w:rFonts w:ascii="Times New Roman" w:hAnsi="Times New Roman"/>
          <w:bCs/>
          <w:szCs w:val="28"/>
          <w:lang w:val="da-DK"/>
        </w:rPr>
        <w:t>- Phần chuẩn bị ở tiết trước.</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PHIẾU HỌC TẬP</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Nhóm....... Nhóm trưởng:..................................................</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Quan sát SGK. Tìm chi tiết, hình ảnh để hoàn thiện bảng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678"/>
        <w:gridCol w:w="3255"/>
      </w:tblGrid>
      <w:tr w:rsidR="00C90336" w:rsidRPr="009B10CA" w:rsidTr="00C90336">
        <w:tc>
          <w:tcPr>
            <w:tcW w:w="1951"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NHÂN VẬT</w:t>
            </w:r>
          </w:p>
        </w:tc>
        <w:tc>
          <w:tcPr>
            <w:tcW w:w="4678"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Chi tiết, hình ảnh</w:t>
            </w:r>
          </w:p>
        </w:tc>
        <w:tc>
          <w:tcPr>
            <w:tcW w:w="3255"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Nhận xét</w:t>
            </w:r>
          </w:p>
        </w:tc>
      </w:tr>
      <w:tr w:rsidR="00C90336" w:rsidRPr="009B10CA" w:rsidTr="00C90336">
        <w:trPr>
          <w:trHeight w:val="268"/>
        </w:trPr>
        <w:tc>
          <w:tcPr>
            <w:tcW w:w="1951" w:type="dxa"/>
            <w:vMerge w:val="restart"/>
          </w:tcPr>
          <w:p w:rsidR="00C90336" w:rsidRPr="009B10CA" w:rsidRDefault="00C90336" w:rsidP="00C90336">
            <w:pPr>
              <w:jc w:val="both"/>
              <w:rPr>
                <w:rFonts w:ascii="Times New Roman" w:hAnsi="Times New Roman"/>
                <w:szCs w:val="28"/>
                <w:lang w:val="sv-SE"/>
              </w:rPr>
            </w:pPr>
            <w:r w:rsidRPr="009B10CA">
              <w:rPr>
                <w:rFonts w:ascii="Times New Roman" w:hAnsi="Times New Roman"/>
                <w:szCs w:val="28"/>
                <w:lang w:val="sv-SE"/>
              </w:rPr>
              <w:t>* Các bậc phụ huynh</w:t>
            </w:r>
          </w:p>
        </w:tc>
        <w:tc>
          <w:tcPr>
            <w:tcW w:w="4678"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255" w:type="dxa"/>
            <w:vMerge w:val="restart"/>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szCs w:val="28"/>
                <w:lang w:val="sv-SE"/>
              </w:rPr>
              <w:t>.</w:t>
            </w:r>
          </w:p>
        </w:tc>
      </w:tr>
      <w:tr w:rsidR="00C90336" w:rsidRPr="009B10CA" w:rsidTr="00C90336">
        <w:trPr>
          <w:trHeight w:val="323"/>
        </w:trPr>
        <w:tc>
          <w:tcPr>
            <w:tcW w:w="1951" w:type="dxa"/>
            <w:vMerge/>
          </w:tcPr>
          <w:p w:rsidR="00C90336" w:rsidRPr="009B10CA" w:rsidRDefault="00C90336" w:rsidP="00C90336">
            <w:pPr>
              <w:jc w:val="both"/>
              <w:rPr>
                <w:rFonts w:ascii="Times New Roman" w:hAnsi="Times New Roman"/>
                <w:szCs w:val="28"/>
                <w:lang w:val="sv-SE"/>
              </w:rPr>
            </w:pPr>
          </w:p>
        </w:tc>
        <w:tc>
          <w:tcPr>
            <w:tcW w:w="4678"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255" w:type="dxa"/>
            <w:vMerge/>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365"/>
        </w:trPr>
        <w:tc>
          <w:tcPr>
            <w:tcW w:w="1951" w:type="dxa"/>
            <w:vMerge/>
          </w:tcPr>
          <w:p w:rsidR="00C90336" w:rsidRPr="009B10CA" w:rsidRDefault="00C90336" w:rsidP="00C90336">
            <w:pPr>
              <w:jc w:val="both"/>
              <w:rPr>
                <w:rFonts w:ascii="Times New Roman" w:hAnsi="Times New Roman"/>
                <w:szCs w:val="28"/>
                <w:lang w:val="sv-SE"/>
              </w:rPr>
            </w:pPr>
          </w:p>
        </w:tc>
        <w:tc>
          <w:tcPr>
            <w:tcW w:w="4678"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255" w:type="dxa"/>
            <w:vMerge/>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301"/>
        </w:trPr>
        <w:tc>
          <w:tcPr>
            <w:tcW w:w="1951" w:type="dxa"/>
            <w:vMerge w:val="restart"/>
          </w:tcPr>
          <w:p w:rsidR="00C90336" w:rsidRPr="009B10CA" w:rsidRDefault="00C90336" w:rsidP="00C90336">
            <w:pPr>
              <w:jc w:val="both"/>
              <w:rPr>
                <w:rFonts w:ascii="Times New Roman" w:hAnsi="Times New Roman"/>
                <w:szCs w:val="28"/>
                <w:lang w:val="sv-SE"/>
              </w:rPr>
            </w:pPr>
            <w:r w:rsidRPr="009B10CA">
              <w:rPr>
                <w:rFonts w:ascii="Times New Roman" w:hAnsi="Times New Roman"/>
                <w:szCs w:val="28"/>
                <w:lang w:val="sv-SE"/>
              </w:rPr>
              <w:t xml:space="preserve">* Ông đốc: </w:t>
            </w:r>
          </w:p>
          <w:p w:rsidR="00C90336" w:rsidRPr="009B10CA" w:rsidRDefault="00C90336" w:rsidP="00C90336">
            <w:pPr>
              <w:spacing w:line="276" w:lineRule="auto"/>
              <w:jc w:val="both"/>
              <w:rPr>
                <w:rFonts w:ascii="Times New Roman" w:hAnsi="Times New Roman"/>
                <w:b/>
                <w:i/>
                <w:szCs w:val="28"/>
                <w:lang w:val="sv-SE"/>
              </w:rPr>
            </w:pPr>
          </w:p>
        </w:tc>
        <w:tc>
          <w:tcPr>
            <w:tcW w:w="4678" w:type="dxa"/>
            <w:tcBorders>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255" w:type="dxa"/>
            <w:vMerge/>
          </w:tcPr>
          <w:p w:rsidR="00C90336" w:rsidRPr="009B10CA" w:rsidRDefault="00C90336" w:rsidP="00C90336">
            <w:pPr>
              <w:spacing w:line="276" w:lineRule="auto"/>
              <w:jc w:val="both"/>
              <w:rPr>
                <w:rFonts w:ascii="Times New Roman" w:hAnsi="Times New Roman"/>
                <w:szCs w:val="28"/>
                <w:lang w:val="sv-SE"/>
              </w:rPr>
            </w:pPr>
          </w:p>
        </w:tc>
      </w:tr>
      <w:tr w:rsidR="00C90336" w:rsidRPr="009B10CA" w:rsidTr="00C90336">
        <w:trPr>
          <w:trHeight w:val="333"/>
        </w:trPr>
        <w:tc>
          <w:tcPr>
            <w:tcW w:w="1951" w:type="dxa"/>
            <w:vMerge/>
          </w:tcPr>
          <w:p w:rsidR="00C90336" w:rsidRPr="009B10CA" w:rsidRDefault="00C90336" w:rsidP="00C90336">
            <w:pPr>
              <w:jc w:val="both"/>
              <w:rPr>
                <w:rFonts w:ascii="Times New Roman" w:hAnsi="Times New Roman"/>
                <w:szCs w:val="28"/>
                <w:lang w:val="sv-SE"/>
              </w:rPr>
            </w:pPr>
          </w:p>
        </w:tc>
        <w:tc>
          <w:tcPr>
            <w:tcW w:w="4678" w:type="dxa"/>
            <w:tcBorders>
              <w:top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255" w:type="dxa"/>
            <w:vMerge/>
          </w:tcPr>
          <w:p w:rsidR="00C90336" w:rsidRPr="009B10CA" w:rsidRDefault="00C90336" w:rsidP="00C90336">
            <w:pPr>
              <w:spacing w:line="276" w:lineRule="auto"/>
              <w:jc w:val="both"/>
              <w:rPr>
                <w:rFonts w:ascii="Times New Roman" w:hAnsi="Times New Roman"/>
                <w:szCs w:val="28"/>
                <w:lang w:val="sv-SE"/>
              </w:rPr>
            </w:pPr>
          </w:p>
        </w:tc>
      </w:tr>
      <w:tr w:rsidR="00C90336" w:rsidRPr="009B10CA" w:rsidTr="00C90336">
        <w:trPr>
          <w:trHeight w:val="301"/>
        </w:trPr>
        <w:tc>
          <w:tcPr>
            <w:tcW w:w="1951" w:type="dxa"/>
            <w:vMerge w:val="restart"/>
          </w:tcPr>
          <w:p w:rsidR="00C90336" w:rsidRPr="009B10CA" w:rsidRDefault="00C90336" w:rsidP="00C90336">
            <w:pPr>
              <w:jc w:val="both"/>
              <w:rPr>
                <w:rFonts w:ascii="Times New Roman" w:hAnsi="Times New Roman"/>
                <w:szCs w:val="28"/>
              </w:rPr>
            </w:pPr>
            <w:r w:rsidRPr="009B10CA">
              <w:rPr>
                <w:rFonts w:ascii="Times New Roman" w:hAnsi="Times New Roman"/>
                <w:szCs w:val="28"/>
              </w:rPr>
              <w:t xml:space="preserve">* Thầy giáo trẻ: </w:t>
            </w:r>
          </w:p>
        </w:tc>
        <w:tc>
          <w:tcPr>
            <w:tcW w:w="4678"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255" w:type="dxa"/>
            <w:vMerge/>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333"/>
        </w:trPr>
        <w:tc>
          <w:tcPr>
            <w:tcW w:w="1951" w:type="dxa"/>
            <w:vMerge/>
          </w:tcPr>
          <w:p w:rsidR="00C90336" w:rsidRPr="009B10CA" w:rsidRDefault="00C90336" w:rsidP="00C90336">
            <w:pPr>
              <w:jc w:val="both"/>
              <w:rPr>
                <w:rFonts w:ascii="Times New Roman" w:hAnsi="Times New Roman"/>
                <w:szCs w:val="28"/>
              </w:rPr>
            </w:pPr>
          </w:p>
        </w:tc>
        <w:tc>
          <w:tcPr>
            <w:tcW w:w="4678" w:type="dxa"/>
            <w:tcBorders>
              <w:top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c>
          <w:tcPr>
            <w:tcW w:w="3255" w:type="dxa"/>
            <w:vMerge/>
          </w:tcPr>
          <w:p w:rsidR="00C90336" w:rsidRPr="009B10CA" w:rsidRDefault="00C90336" w:rsidP="00C90336">
            <w:pPr>
              <w:spacing w:line="276" w:lineRule="auto"/>
              <w:jc w:val="both"/>
              <w:rPr>
                <w:rFonts w:ascii="Times New Roman" w:hAnsi="Times New Roman"/>
                <w:b/>
                <w:szCs w:val="28"/>
                <w:lang w:val="sv-SE"/>
              </w:rPr>
            </w:pPr>
          </w:p>
        </w:tc>
      </w:tr>
    </w:tbl>
    <w:p w:rsidR="00C90336" w:rsidRPr="009B10CA" w:rsidRDefault="00C90336" w:rsidP="00C90336">
      <w:pPr>
        <w:spacing w:line="276" w:lineRule="auto"/>
        <w:jc w:val="both"/>
        <w:rPr>
          <w:rFonts w:ascii="Times New Roman" w:hAnsi="Times New Roman"/>
          <w:bCs/>
          <w:szCs w:val="28"/>
          <w:lang w:val="da-DK"/>
        </w:rPr>
      </w:pPr>
    </w:p>
    <w:p w:rsidR="00C90336" w:rsidRPr="009B10CA" w:rsidRDefault="00C90336" w:rsidP="00C90336">
      <w:pPr>
        <w:spacing w:line="276" w:lineRule="auto"/>
        <w:jc w:val="both"/>
        <w:rPr>
          <w:rFonts w:ascii="Times New Roman" w:hAnsi="Times New Roman"/>
          <w:b/>
          <w:bCs/>
          <w:color w:val="FF0000"/>
          <w:szCs w:val="28"/>
          <w:lang w:val="da-DK"/>
        </w:rPr>
      </w:pPr>
      <w:r w:rsidRPr="009B10CA">
        <w:rPr>
          <w:rFonts w:ascii="Times New Roman" w:hAnsi="Times New Roman"/>
          <w:b/>
          <w:bCs/>
          <w:color w:val="FF0000"/>
          <w:szCs w:val="28"/>
          <w:lang w:val="da-DK"/>
        </w:rPr>
        <w:t>C. PHƯƠNG PHÁP/KỸ THUẬT DẠY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-Kĩ thuật động não, thảo luận:                           - Kĩ thuật trình bày một phút: .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PP trực quan, vấn đáp, thuyết trình, nêu vấn đề ...</w:t>
      </w:r>
      <w:r w:rsidRPr="009B10CA">
        <w:rPr>
          <w:rFonts w:ascii="Times New Roman" w:hAnsi="Times New Roman"/>
          <w:szCs w:val="28"/>
          <w:lang w:val="it-IT"/>
        </w:rPr>
        <w:t xml:space="preserve">                                           </w:t>
      </w:r>
      <w:r w:rsidRPr="009B10CA">
        <w:rPr>
          <w:rFonts w:ascii="Times New Roman" w:hAnsi="Times New Roman"/>
          <w:szCs w:val="28"/>
          <w:lang w:val="pt-BR"/>
        </w:rPr>
        <w:t xml:space="preserve">                                                                                           </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( 1P )</w:t>
      </w:r>
    </w:p>
    <w:p w:rsidR="00C90336" w:rsidRPr="009B10CA" w:rsidRDefault="00C90336" w:rsidP="00C90336">
      <w:pPr>
        <w:spacing w:line="276" w:lineRule="auto"/>
        <w:jc w:val="both"/>
        <w:rPr>
          <w:rFonts w:ascii="Times New Roman" w:hAnsi="Times New Roman"/>
          <w:b/>
          <w:i/>
          <w:color w:val="0000CC"/>
          <w:szCs w:val="28"/>
          <w:lang w:val="pt-BR"/>
        </w:rPr>
      </w:pPr>
      <w:r w:rsidRPr="009B10CA">
        <w:rPr>
          <w:rFonts w:ascii="Times New Roman" w:hAnsi="Times New Roman"/>
          <w:i/>
          <w:szCs w:val="28"/>
          <w:lang w:val="pt-BR"/>
        </w:rPr>
        <w:t xml:space="preserve">    Mỗi khi mùa thu sang, nắng vàng như màu những bông cúc đại đoá vàng tươi, rực rỡ, lòng mỗi chúng ta cũng như nhà văn Thanh Tịnh lại bồi hồi nhớ đén cảm giác ngày đầu tiên được đến trường với cặp mới, vở mới, bạn mới... lần đầu tiên rời bàn tay mẹ... xung quanh có biết bao người xa lạ... lần đầu tiên được bước vào ngôi trường lớn vừa </w:t>
      </w:r>
      <w:r w:rsidRPr="009B10CA">
        <w:rPr>
          <w:rFonts w:ascii="Times New Roman" w:hAnsi="Times New Roman"/>
          <w:i/>
          <w:szCs w:val="28"/>
          <w:lang w:val="pt-BR"/>
        </w:rPr>
        <w:lastRenderedPageBreak/>
        <w:t>trang nghiêm  vừa ấm cúng tình người... Và rồi bài học đầu tiên... Cái cảm giác đó  thật khó tả.</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II. HÌNH THÀNH KIẾN THỨC ( 25P )</w:t>
      </w:r>
    </w:p>
    <w:p w:rsidR="00C90336" w:rsidRPr="009B10CA" w:rsidRDefault="00C90336" w:rsidP="00C90336">
      <w:pPr>
        <w:spacing w:line="276" w:lineRule="auto"/>
        <w:jc w:val="both"/>
        <w:rPr>
          <w:rFonts w:ascii="Times New Roman" w:hAnsi="Times New Roman"/>
          <w:b/>
          <w:szCs w:val="28"/>
          <w:lang w:val="pt-BR"/>
        </w:rPr>
      </w:pPr>
      <w:r w:rsidRPr="009B10CA">
        <w:rPr>
          <w:rFonts w:ascii="Times New Roman" w:hAnsi="Times New Roman"/>
          <w:b/>
          <w:szCs w:val="28"/>
          <w:lang w:val="pt-BR"/>
        </w:rPr>
        <w:t xml:space="preserve">Hoạt động 2: Đọc - Hiểu văn bản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673"/>
      </w:tblGrid>
      <w:tr w:rsidR="00C90336" w:rsidRPr="009B10CA" w:rsidTr="00C90336">
        <w:trPr>
          <w:trHeight w:val="384"/>
        </w:trPr>
        <w:tc>
          <w:tcPr>
            <w:tcW w:w="5211"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467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5211" w:type="dxa"/>
          </w:tcPr>
          <w:p w:rsidR="00C90336" w:rsidRPr="009B10CA" w:rsidRDefault="00C90336" w:rsidP="00C90336">
            <w:pPr>
              <w:spacing w:line="276" w:lineRule="auto"/>
              <w:jc w:val="both"/>
              <w:rPr>
                <w:rFonts w:ascii="Times New Roman" w:hAnsi="Times New Roman"/>
                <w:b/>
                <w:szCs w:val="28"/>
                <w:lang w:val="da-DK"/>
              </w:rPr>
            </w:pPr>
            <w:r w:rsidRPr="009B10CA">
              <w:rPr>
                <w:rFonts w:ascii="Times New Roman" w:hAnsi="Times New Roman"/>
                <w:b/>
                <w:szCs w:val="28"/>
                <w:lang w:val="da-DK"/>
              </w:rPr>
              <w:t>HOẠT ĐỘNG NHÓM</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Giao nhiệm vụ cho các nhóm - phiếu học tâp.</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HS nhận xét</w:t>
            </w:r>
          </w:p>
        </w:tc>
        <w:tc>
          <w:tcPr>
            <w:tcW w:w="4673" w:type="dxa"/>
          </w:tcPr>
          <w:p w:rsidR="00C90336" w:rsidRPr="009B10CA" w:rsidRDefault="009B10CA" w:rsidP="00C90336">
            <w:pPr>
              <w:spacing w:line="276" w:lineRule="auto"/>
              <w:jc w:val="both"/>
              <w:rPr>
                <w:rFonts w:ascii="Times New Roman" w:hAnsi="Times New Roman"/>
                <w:b/>
                <w:szCs w:val="28"/>
                <w:lang w:val="sv-SE"/>
              </w:rPr>
            </w:pPr>
            <w:r>
              <w:rPr>
                <w:rFonts w:ascii="Times New Roman" w:hAnsi="Times New Roman"/>
                <w:b/>
                <w:szCs w:val="28"/>
                <w:lang w:val="da-DK"/>
              </w:rPr>
              <w:t>2</w:t>
            </w:r>
            <w:r w:rsidR="00C90336" w:rsidRPr="009B10CA">
              <w:rPr>
                <w:rFonts w:ascii="Times New Roman" w:hAnsi="Times New Roman"/>
                <w:b/>
                <w:szCs w:val="28"/>
                <w:lang w:val="da-DK"/>
              </w:rPr>
              <w:t>, Thái độ, cử chỉ của những người lớn</w:t>
            </w:r>
            <w:r w:rsidR="00C90336" w:rsidRPr="009B10CA">
              <w:rPr>
                <w:rFonts w:ascii="Times New Roman" w:hAnsi="Times New Roman"/>
                <w:b/>
                <w:szCs w:val="28"/>
                <w:lang w:val="sv-SE"/>
              </w:rPr>
              <w:t>.</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Đại diện nhóm trình bày kết quả thảo luận .</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Các nhóm khác tham gia ý kiến.</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xml:space="preserve">-Nhận xét, rút kinh nghiệm. </w:t>
            </w:r>
          </w:p>
          <w:p w:rsidR="00C90336" w:rsidRPr="009B10CA" w:rsidRDefault="00C90336" w:rsidP="00C90336">
            <w:pPr>
              <w:spacing w:line="276" w:lineRule="auto"/>
              <w:jc w:val="both"/>
              <w:rPr>
                <w:rFonts w:ascii="Times New Roman" w:hAnsi="Times New Roman"/>
                <w:b/>
                <w:szCs w:val="28"/>
                <w:u w:val="single"/>
              </w:rPr>
            </w:pPr>
            <w:r w:rsidRPr="009B10CA">
              <w:rPr>
                <w:rFonts w:ascii="Times New Roman" w:hAnsi="Times New Roman"/>
                <w:b/>
                <w:szCs w:val="28"/>
                <w:u w:val="single"/>
              </w:rPr>
              <w:t>Phiếu học tập</w:t>
            </w:r>
          </w:p>
        </w:tc>
      </w:tr>
    </w:tbl>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PHIẾU HỌC TẬP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678"/>
        <w:gridCol w:w="3255"/>
      </w:tblGrid>
      <w:tr w:rsidR="00C90336" w:rsidRPr="009B10CA" w:rsidTr="00C90336">
        <w:tc>
          <w:tcPr>
            <w:tcW w:w="1951"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NHÂN VẬT</w:t>
            </w:r>
          </w:p>
        </w:tc>
        <w:tc>
          <w:tcPr>
            <w:tcW w:w="4678"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Chi tiết, hình ảnh</w:t>
            </w:r>
          </w:p>
        </w:tc>
        <w:tc>
          <w:tcPr>
            <w:tcW w:w="3255"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Nhận xét</w:t>
            </w:r>
          </w:p>
        </w:tc>
      </w:tr>
      <w:tr w:rsidR="00C90336" w:rsidRPr="009B10CA" w:rsidTr="00C90336">
        <w:trPr>
          <w:trHeight w:val="1073"/>
        </w:trPr>
        <w:tc>
          <w:tcPr>
            <w:tcW w:w="1951" w:type="dxa"/>
          </w:tcPr>
          <w:p w:rsidR="00C90336" w:rsidRPr="009B10CA" w:rsidRDefault="00C90336" w:rsidP="00C90336">
            <w:pPr>
              <w:jc w:val="both"/>
              <w:rPr>
                <w:rFonts w:ascii="Times New Roman" w:hAnsi="Times New Roman"/>
                <w:b/>
                <w:i/>
                <w:szCs w:val="28"/>
                <w:lang w:val="sv-SE"/>
              </w:rPr>
            </w:pPr>
            <w:r w:rsidRPr="009B10CA">
              <w:rPr>
                <w:rFonts w:ascii="Times New Roman" w:hAnsi="Times New Roman"/>
                <w:b/>
                <w:i/>
                <w:szCs w:val="28"/>
                <w:lang w:val="sv-SE"/>
              </w:rPr>
              <w:t xml:space="preserve"> Các bậc phụ huynh</w:t>
            </w:r>
          </w:p>
        </w:tc>
        <w:tc>
          <w:tcPr>
            <w:tcW w:w="4678" w:type="dxa"/>
          </w:tcPr>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Chuẩn bị chu đáo cho con mình.</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Trân trọng tham dự buổi lễ.</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Lo lắng, hồi hộp cùng các em.</w:t>
            </w:r>
          </w:p>
        </w:tc>
        <w:tc>
          <w:tcPr>
            <w:tcW w:w="3255" w:type="dxa"/>
            <w:vMerge w:val="restart"/>
          </w:tcPr>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-Đó là nghĩa vụ, là trách nhiệm và tấm lòng của gia đình, nhà trường đối với các em (Thế hệ tương lai của đất nước).</w:t>
            </w:r>
          </w:p>
          <w:p w:rsidR="00C90336" w:rsidRPr="009B10CA" w:rsidRDefault="00C90336" w:rsidP="00C90336">
            <w:pPr>
              <w:spacing w:line="276" w:lineRule="auto"/>
              <w:jc w:val="both"/>
              <w:rPr>
                <w:rFonts w:ascii="Times New Roman" w:hAnsi="Times New Roman"/>
                <w:b/>
                <w:szCs w:val="28"/>
              </w:rPr>
            </w:pPr>
            <w:r w:rsidRPr="009B10CA">
              <w:rPr>
                <w:rFonts w:ascii="Times New Roman" w:hAnsi="Times New Roman"/>
                <w:szCs w:val="28"/>
              </w:rPr>
              <w:t>- Tạo ấn tượng và niềm tin với học trò.</w:t>
            </w:r>
          </w:p>
        </w:tc>
      </w:tr>
      <w:tr w:rsidR="00C90336" w:rsidRPr="009B10CA" w:rsidTr="00C90336">
        <w:trPr>
          <w:trHeight w:val="698"/>
        </w:trPr>
        <w:tc>
          <w:tcPr>
            <w:tcW w:w="1951" w:type="dxa"/>
          </w:tcPr>
          <w:p w:rsidR="00C90336" w:rsidRPr="009B10CA" w:rsidRDefault="00C90336" w:rsidP="00C90336">
            <w:pPr>
              <w:jc w:val="both"/>
              <w:rPr>
                <w:rFonts w:ascii="Times New Roman" w:hAnsi="Times New Roman"/>
                <w:b/>
                <w:i/>
                <w:szCs w:val="28"/>
                <w:lang w:val="sv-SE"/>
              </w:rPr>
            </w:pPr>
            <w:r w:rsidRPr="009B10CA">
              <w:rPr>
                <w:rFonts w:ascii="Times New Roman" w:hAnsi="Times New Roman"/>
                <w:b/>
                <w:i/>
                <w:szCs w:val="28"/>
                <w:lang w:val="sv-SE"/>
              </w:rPr>
              <w:t xml:space="preserve"> Ông đốc </w:t>
            </w:r>
          </w:p>
          <w:p w:rsidR="00C90336" w:rsidRPr="009B10CA" w:rsidRDefault="00C90336" w:rsidP="00C90336">
            <w:pPr>
              <w:spacing w:line="276" w:lineRule="auto"/>
              <w:jc w:val="both"/>
              <w:rPr>
                <w:rFonts w:ascii="Times New Roman" w:hAnsi="Times New Roman"/>
                <w:b/>
                <w:i/>
                <w:szCs w:val="28"/>
                <w:lang w:val="sv-SE"/>
              </w:rPr>
            </w:pPr>
          </w:p>
        </w:tc>
        <w:tc>
          <w:tcPr>
            <w:tcW w:w="4678"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color w:val="000000"/>
                <w:szCs w:val="28"/>
                <w:shd w:val="clear" w:color="auto" w:fill="FFFFFF"/>
                <w:lang w:val="sv-SE"/>
              </w:rPr>
              <w:t>-Hiền từ, giọng nói căn dặn, động viên, tươi cười nhẫn nại</w:t>
            </w:r>
          </w:p>
        </w:tc>
        <w:tc>
          <w:tcPr>
            <w:tcW w:w="3255" w:type="dxa"/>
            <w:vMerge/>
          </w:tcPr>
          <w:p w:rsidR="00C90336" w:rsidRPr="009B10CA" w:rsidRDefault="00C90336" w:rsidP="00C90336">
            <w:pPr>
              <w:spacing w:line="276" w:lineRule="auto"/>
              <w:jc w:val="both"/>
              <w:rPr>
                <w:rFonts w:ascii="Times New Roman" w:hAnsi="Times New Roman"/>
                <w:szCs w:val="28"/>
                <w:lang w:val="sv-SE"/>
              </w:rPr>
            </w:pPr>
          </w:p>
        </w:tc>
      </w:tr>
      <w:tr w:rsidR="00C90336" w:rsidRPr="009B10CA" w:rsidTr="00C90336">
        <w:trPr>
          <w:trHeight w:val="698"/>
        </w:trPr>
        <w:tc>
          <w:tcPr>
            <w:tcW w:w="1951" w:type="dxa"/>
          </w:tcPr>
          <w:p w:rsidR="00C90336" w:rsidRPr="009B10CA" w:rsidRDefault="00C90336" w:rsidP="00C90336">
            <w:pPr>
              <w:jc w:val="both"/>
              <w:rPr>
                <w:rFonts w:ascii="Times New Roman" w:hAnsi="Times New Roman"/>
                <w:b/>
                <w:i/>
                <w:szCs w:val="28"/>
              </w:rPr>
            </w:pPr>
            <w:r w:rsidRPr="009B10CA">
              <w:rPr>
                <w:rFonts w:ascii="Times New Roman" w:hAnsi="Times New Roman"/>
                <w:b/>
                <w:i/>
                <w:szCs w:val="28"/>
                <w:lang w:val="sv-SE"/>
              </w:rPr>
              <w:t xml:space="preserve"> </w:t>
            </w:r>
            <w:r w:rsidRPr="009B10CA">
              <w:rPr>
                <w:rFonts w:ascii="Times New Roman" w:hAnsi="Times New Roman"/>
                <w:b/>
                <w:i/>
                <w:szCs w:val="28"/>
              </w:rPr>
              <w:t xml:space="preserve">Thầy giáo trẻ </w:t>
            </w:r>
          </w:p>
          <w:p w:rsidR="00C90336" w:rsidRPr="009B10CA" w:rsidRDefault="00C90336" w:rsidP="00C90336">
            <w:pPr>
              <w:spacing w:line="276" w:lineRule="auto"/>
              <w:jc w:val="both"/>
              <w:rPr>
                <w:rFonts w:ascii="Times New Roman" w:hAnsi="Times New Roman"/>
                <w:b/>
                <w:i/>
                <w:szCs w:val="28"/>
                <w:lang w:val="sv-SE"/>
              </w:rPr>
            </w:pPr>
          </w:p>
        </w:tc>
        <w:tc>
          <w:tcPr>
            <w:tcW w:w="4678"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color w:val="000000"/>
                <w:szCs w:val="28"/>
                <w:shd w:val="clear" w:color="auto" w:fill="FFFFFF"/>
              </w:rPr>
              <w:t>-Tươi cười chờ đón.</w:t>
            </w:r>
          </w:p>
        </w:tc>
        <w:tc>
          <w:tcPr>
            <w:tcW w:w="3255" w:type="dxa"/>
            <w:vMerge/>
          </w:tcPr>
          <w:p w:rsidR="00C90336" w:rsidRPr="009B10CA" w:rsidRDefault="00C90336" w:rsidP="00C90336">
            <w:pPr>
              <w:spacing w:line="276" w:lineRule="auto"/>
              <w:jc w:val="both"/>
              <w:rPr>
                <w:rFonts w:ascii="Times New Roman" w:hAnsi="Times New Roman"/>
                <w:b/>
                <w:szCs w:val="28"/>
                <w:lang w:val="sv-SE"/>
              </w:rPr>
            </w:pPr>
          </w:p>
        </w:tc>
      </w:tr>
    </w:tbl>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szCs w:val="28"/>
        </w:rPr>
        <w:t xml:space="preserve">- </w:t>
      </w:r>
      <w:r w:rsidRPr="009B10CA">
        <w:rPr>
          <w:rFonts w:ascii="Times New Roman" w:hAnsi="Times New Roman"/>
          <w:i/>
          <w:szCs w:val="28"/>
        </w:rPr>
        <w:t xml:space="preserve">Đó là một môi trường </w:t>
      </w:r>
      <w:r w:rsidRPr="009B10CA">
        <w:rPr>
          <w:rFonts w:ascii="Times New Roman" w:hAnsi="Times New Roman"/>
          <w:i/>
          <w:szCs w:val="28"/>
          <w:lang w:val="sv-SE"/>
        </w:rPr>
        <w:t>giáo dục</w:t>
      </w:r>
      <w:r w:rsidRPr="009B10CA">
        <w:rPr>
          <w:rFonts w:ascii="Times New Roman" w:hAnsi="Times New Roman"/>
          <w:i/>
          <w:szCs w:val="28"/>
        </w:rPr>
        <w:t xml:space="preserve"> ấm áp, là nguồn cổ vũ, động viên, giúp  cho các em trưởng thành.</w:t>
      </w:r>
      <w:r w:rsidRPr="009B10CA">
        <w:rPr>
          <w:rFonts w:ascii="Times New Roman" w:hAnsi="Times New Roman"/>
          <w:i/>
          <w:szCs w:val="28"/>
          <w:lang w:val="sv-SE"/>
        </w:rPr>
        <w:t xml:space="preserve"> Một thế giới mới rộng mở tình yêu thương, mơ ước, niềm tin ...đang chào đón các 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5098"/>
      </w:tblGrid>
      <w:tr w:rsidR="00C90336" w:rsidRPr="009B10CA" w:rsidTr="00C90336">
        <w:trPr>
          <w:trHeight w:val="384"/>
        </w:trPr>
        <w:tc>
          <w:tcPr>
            <w:tcW w:w="4786"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098"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786"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sv-SE"/>
              </w:rPr>
              <w:t>(1)</w:t>
            </w:r>
            <w:r w:rsidRPr="009B10CA">
              <w:rPr>
                <w:rFonts w:ascii="Times New Roman" w:hAnsi="Times New Roman"/>
                <w:szCs w:val="28"/>
              </w:rPr>
              <w:t xml:space="preserve"> Để diễn tả tâm trạng của n/ vật “ Tôi” trong truyện, t/ giả đã sử dụng những biện pháp nghệ thuật nào?</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sv-SE"/>
              </w:rPr>
              <w:t>(2)</w:t>
            </w:r>
            <w:r w:rsidRPr="009B10CA">
              <w:rPr>
                <w:rFonts w:ascii="Times New Roman" w:hAnsi="Times New Roman"/>
                <w:szCs w:val="28"/>
                <w:lang w:val="pt-BR"/>
              </w:rPr>
              <w:t xml:space="preserve">  Em hãy tìm các hình ảnh so sánh đẹp được nhà văn sử dụng trong văn bản?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Chọn, phân tích một trong các hình ảnh đó?</w:t>
            </w:r>
          </w:p>
          <w:p w:rsidR="00C90336" w:rsidRPr="009B10CA" w:rsidRDefault="00C90336" w:rsidP="00C90336">
            <w:pPr>
              <w:tabs>
                <w:tab w:val="center" w:pos="4320"/>
                <w:tab w:val="right" w:pos="8640"/>
              </w:tabs>
              <w:spacing w:line="276" w:lineRule="auto"/>
              <w:jc w:val="both"/>
              <w:rPr>
                <w:rFonts w:ascii="Times New Roman" w:hAnsi="Times New Roman"/>
                <w:szCs w:val="28"/>
                <w:lang w:val="pt-BR"/>
              </w:rPr>
            </w:pPr>
            <w:r w:rsidRPr="009B10CA">
              <w:rPr>
                <w:rFonts w:ascii="Times New Roman" w:hAnsi="Times New Roman"/>
                <w:szCs w:val="28"/>
                <w:lang w:val="sv-SE"/>
              </w:rPr>
              <w:t>(3)</w:t>
            </w:r>
            <w:r w:rsidRPr="009B10CA">
              <w:rPr>
                <w:rFonts w:ascii="Times New Roman" w:hAnsi="Times New Roman"/>
                <w:szCs w:val="28"/>
                <w:lang w:val="pt-BR"/>
              </w:rPr>
              <w:t xml:space="preserve"> Cách so sánh của tác giả có gì độc đáo?</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tham gia nhận xét, bổ sung...</w:t>
            </w:r>
          </w:p>
          <w:p w:rsidR="00C90336" w:rsidRPr="009B10CA" w:rsidRDefault="00C90336" w:rsidP="00C90336">
            <w:pPr>
              <w:tabs>
                <w:tab w:val="center" w:pos="4320"/>
                <w:tab w:val="right" w:pos="8640"/>
              </w:tabs>
              <w:spacing w:line="276" w:lineRule="auto"/>
              <w:jc w:val="both"/>
              <w:rPr>
                <w:rFonts w:ascii="Times New Roman" w:hAnsi="Times New Roman"/>
                <w:b/>
                <w:szCs w:val="28"/>
                <w:lang w:val="pt-BR"/>
              </w:rPr>
            </w:pPr>
            <w:r w:rsidRPr="009B10CA">
              <w:rPr>
                <w:rFonts w:ascii="Times New Roman" w:hAnsi="Times New Roman"/>
                <w:szCs w:val="28"/>
                <w:lang w:val="pt-BR"/>
              </w:rPr>
              <w:t>- GV tổng hợp , bổ  sung, kết luận.</w:t>
            </w:r>
          </w:p>
        </w:tc>
        <w:tc>
          <w:tcPr>
            <w:tcW w:w="5098" w:type="dxa"/>
          </w:tcPr>
          <w:p w:rsidR="00C90336" w:rsidRPr="009B10CA" w:rsidRDefault="009B10CA" w:rsidP="00C90336">
            <w:pPr>
              <w:spacing w:line="276" w:lineRule="auto"/>
              <w:jc w:val="both"/>
              <w:rPr>
                <w:rFonts w:ascii="Times New Roman" w:hAnsi="Times New Roman"/>
                <w:b/>
                <w:szCs w:val="28"/>
                <w:lang w:val="pt-BR"/>
              </w:rPr>
            </w:pPr>
            <w:r>
              <w:rPr>
                <w:rFonts w:ascii="Times New Roman" w:hAnsi="Times New Roman"/>
                <w:b/>
                <w:szCs w:val="28"/>
                <w:lang w:val="pt-BR"/>
              </w:rPr>
              <w:t>3</w:t>
            </w:r>
            <w:r w:rsidR="00C90336" w:rsidRPr="009B10CA">
              <w:rPr>
                <w:rFonts w:ascii="Times New Roman" w:hAnsi="Times New Roman"/>
                <w:b/>
                <w:szCs w:val="28"/>
                <w:lang w:val="pt-BR"/>
              </w:rPr>
              <w:t>, Những đặc sắc về nghệ thuật:</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Theo dòng hồi tưởng của n/ vật “ Tôi” và theo trình tự  t/gian của buổi tựu trường.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Kết hợp giữa tự sự + m/ tả + bộc lộ cảm xúc.</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Sử dụng nhiều h/ ảnh so sánh đẹp: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Tôi quên... như mấy cành hoa tươi...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Ý nghĩ ấy... nhẹ nhàng như một làn mây lướt trên đỉnh núi.</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Họ như những con chim...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Họ thèm... như những học trò cũ.</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rPr>
              <w:t>+ Tôi cảm thấy như quả tim tôi ngừng đập....</w:t>
            </w:r>
          </w:p>
        </w:tc>
      </w:tr>
    </w:tbl>
    <w:p w:rsidR="00C90336" w:rsidRPr="009B10CA" w:rsidRDefault="00C90336" w:rsidP="00C90336">
      <w:pPr>
        <w:spacing w:line="276" w:lineRule="auto"/>
        <w:jc w:val="both"/>
        <w:rPr>
          <w:rFonts w:ascii="Times New Roman" w:hAnsi="Times New Roman"/>
          <w:b/>
          <w:bCs/>
          <w:color w:val="FF0000"/>
          <w:szCs w:val="28"/>
          <w:lang w:val="da-DK"/>
        </w:rPr>
      </w:pPr>
      <w:r w:rsidRPr="009B10CA">
        <w:rPr>
          <w:rFonts w:ascii="Times New Roman" w:hAnsi="Times New Roman"/>
          <w:szCs w:val="28"/>
        </w:rPr>
        <w:t xml:space="preserve">GV: </w:t>
      </w:r>
      <w:r w:rsidRPr="009B10CA">
        <w:rPr>
          <w:rFonts w:ascii="Times New Roman" w:hAnsi="Times New Roman"/>
          <w:i/>
          <w:szCs w:val="28"/>
        </w:rPr>
        <w:t xml:space="preserve">Các so sánh giầu hình ảnh. Nguyễn Trọng Hoàn:  Khảo sát gần hai mươi lần so sánh trực tiếp và so sánh ngầm xuất hiện trong truyện  rất  giầu sức gợi cảm xuất hiện </w:t>
      </w:r>
      <w:r w:rsidRPr="009B10CA">
        <w:rPr>
          <w:rFonts w:ascii="Times New Roman" w:hAnsi="Times New Roman"/>
          <w:i/>
          <w:szCs w:val="28"/>
        </w:rPr>
        <w:lastRenderedPageBreak/>
        <w:t>ở những thời điểm khác nhau để diễn tả cảm xúc tâm trạng n/ vật  tôi  khiến cho người đọc cảm nhận cụ thể, rõ ràng hơn và  làm cho truyện man mác chất trữ tình trong trẻo.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807"/>
      </w:tblGrid>
      <w:tr w:rsidR="00C90336" w:rsidRPr="009B10CA" w:rsidTr="00C90336">
        <w:trPr>
          <w:trHeight w:val="384"/>
        </w:trPr>
        <w:tc>
          <w:tcPr>
            <w:tcW w:w="4077"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807"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077" w:type="dxa"/>
          </w:tcPr>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Cho HS thảo luận:</w:t>
            </w:r>
          </w:p>
          <w:p w:rsidR="00C90336" w:rsidRPr="009B10CA" w:rsidRDefault="00C90336" w:rsidP="00C90336">
            <w:pPr>
              <w:spacing w:line="276" w:lineRule="auto"/>
              <w:jc w:val="both"/>
              <w:rPr>
                <w:rFonts w:ascii="Times New Roman" w:hAnsi="Times New Roman"/>
                <w:b/>
                <w:i/>
                <w:szCs w:val="28"/>
              </w:rPr>
            </w:pPr>
            <w:r w:rsidRPr="009B10CA">
              <w:rPr>
                <w:rFonts w:ascii="Times New Roman" w:hAnsi="Times New Roman"/>
                <w:szCs w:val="28"/>
              </w:rPr>
              <w:t xml:space="preserve">Vì sao nói: </w:t>
            </w:r>
            <w:r w:rsidRPr="009B10CA">
              <w:rPr>
                <w:rFonts w:ascii="Times New Roman" w:hAnsi="Times New Roman"/>
                <w:b/>
                <w:i/>
                <w:szCs w:val="28"/>
              </w:rPr>
              <w:t xml:space="preserve">truyện ngắn </w:t>
            </w:r>
            <w:r w:rsidRPr="009B10CA">
              <w:rPr>
                <w:rFonts w:ascii="Times New Roman" w:hAnsi="Times New Roman"/>
                <w:b/>
                <w:szCs w:val="28"/>
              </w:rPr>
              <w:t xml:space="preserve"> </w:t>
            </w:r>
            <w:r w:rsidRPr="009B10CA">
              <w:rPr>
                <w:rFonts w:ascii="Times New Roman" w:hAnsi="Times New Roman"/>
                <w:szCs w:val="28"/>
              </w:rPr>
              <w:t>Tôi di học</w:t>
            </w:r>
            <w:r w:rsidRPr="009B10CA">
              <w:rPr>
                <w:rFonts w:ascii="Times New Roman" w:hAnsi="Times New Roman"/>
                <w:b/>
                <w:i/>
                <w:szCs w:val="28"/>
              </w:rPr>
              <w:t xml:space="preserve"> của Thanh Tịnh  man mác chất trữ tình trong trẻo?</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i/>
                <w:szCs w:val="28"/>
              </w:rPr>
              <w:t>- Gọi đại diện các nhóm trình bày kết quả.</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Gọi HS nhận xét.</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GV tổng hợp ý kiến- kết luận.</w:t>
            </w:r>
          </w:p>
          <w:p w:rsidR="00C90336" w:rsidRPr="009B10CA" w:rsidRDefault="00C90336" w:rsidP="00C90336">
            <w:pPr>
              <w:spacing w:line="276" w:lineRule="auto"/>
              <w:jc w:val="both"/>
              <w:rPr>
                <w:rFonts w:ascii="Times New Roman" w:hAnsi="Times New Roman"/>
                <w:szCs w:val="28"/>
              </w:rPr>
            </w:pP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Nêu nội dung và n/ thuật chính cuả truyện?</w:t>
            </w:r>
          </w:p>
          <w:p w:rsidR="00C90336" w:rsidRPr="009B10CA" w:rsidRDefault="00C90336" w:rsidP="00C90336">
            <w:pPr>
              <w:tabs>
                <w:tab w:val="center" w:pos="4320"/>
                <w:tab w:val="right" w:pos="8640"/>
              </w:tabs>
              <w:spacing w:line="276" w:lineRule="auto"/>
              <w:jc w:val="both"/>
              <w:rPr>
                <w:rFonts w:ascii="Times New Roman" w:hAnsi="Times New Roman"/>
                <w:b/>
                <w:szCs w:val="28"/>
              </w:rPr>
            </w:pPr>
            <w:r w:rsidRPr="009B10CA">
              <w:rPr>
                <w:rFonts w:ascii="Times New Roman" w:hAnsi="Times New Roman"/>
                <w:szCs w:val="28"/>
              </w:rPr>
              <w:t>- gọi HS đọc ghi nhớ.</w:t>
            </w:r>
          </w:p>
        </w:tc>
        <w:tc>
          <w:tcPr>
            <w:tcW w:w="5807" w:type="dxa"/>
          </w:tcPr>
          <w:p w:rsidR="00C90336" w:rsidRPr="009B10CA" w:rsidRDefault="009B10CA" w:rsidP="00C90336">
            <w:pPr>
              <w:spacing w:line="276" w:lineRule="auto"/>
              <w:jc w:val="both"/>
              <w:rPr>
                <w:rFonts w:ascii="Times New Roman" w:hAnsi="Times New Roman"/>
                <w:b/>
                <w:i/>
                <w:szCs w:val="28"/>
              </w:rPr>
            </w:pPr>
            <w:r>
              <w:rPr>
                <w:rFonts w:ascii="Times New Roman" w:hAnsi="Times New Roman"/>
                <w:b/>
                <w:i/>
                <w:szCs w:val="28"/>
              </w:rPr>
              <w:t>III</w:t>
            </w:r>
            <w:r w:rsidR="00C90336" w:rsidRPr="009B10CA">
              <w:rPr>
                <w:rFonts w:ascii="Times New Roman" w:hAnsi="Times New Roman"/>
                <w:b/>
                <w:i/>
                <w:szCs w:val="28"/>
              </w:rPr>
              <w:t>. Tổng kết:</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Kết hợp giữa tự sự, miêu tả và biểu cảm.</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Bố cục theo dòng hồi tưởng của nhân vật.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Các tình huống truyện chan chứa những cảm xúc tha thiết, cảm xúc khó quên của buổi tựu trường..</w:t>
            </w:r>
          </w:p>
          <w:p w:rsidR="00C90336" w:rsidRPr="009B10CA" w:rsidRDefault="009B10CA" w:rsidP="00C90336">
            <w:pPr>
              <w:spacing w:line="276" w:lineRule="auto"/>
              <w:jc w:val="both"/>
              <w:rPr>
                <w:rFonts w:ascii="Times New Roman" w:hAnsi="Times New Roman"/>
                <w:szCs w:val="28"/>
              </w:rPr>
            </w:pPr>
            <w:r>
              <w:rPr>
                <w:rFonts w:ascii="Times New Roman" w:hAnsi="Times New Roman"/>
                <w:szCs w:val="28"/>
              </w:rPr>
              <w:t xml:space="preserve">+ Tình cảm ấm áp, trìu mến </w:t>
            </w:r>
            <w:r w:rsidR="00C90336" w:rsidRPr="009B10CA">
              <w:rPr>
                <w:rFonts w:ascii="Times New Roman" w:hAnsi="Times New Roman"/>
                <w:szCs w:val="28"/>
              </w:rPr>
              <w:t>của những người thân đối với các em.</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Hình ảnh t/ nhiên, ngôi trường và các so sánh giầu sức gợi cảm.</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Đề tài quen thuộc, chất giọng nhẹ nhàng,man mác, trong sáng</w:t>
            </w:r>
          </w:p>
          <w:p w:rsidR="00C90336" w:rsidRPr="009B10CA" w:rsidRDefault="00C90336" w:rsidP="00C90336">
            <w:pPr>
              <w:tabs>
                <w:tab w:val="center" w:pos="4320"/>
                <w:tab w:val="right" w:pos="8640"/>
              </w:tabs>
              <w:spacing w:line="276" w:lineRule="auto"/>
              <w:jc w:val="both"/>
              <w:rPr>
                <w:rFonts w:ascii="Times New Roman" w:hAnsi="Times New Roman"/>
                <w:b/>
                <w:szCs w:val="28"/>
              </w:rPr>
            </w:pPr>
            <w:r w:rsidRPr="009B10CA">
              <w:rPr>
                <w:rFonts w:ascii="Times New Roman" w:hAnsi="Times New Roman"/>
                <w:szCs w:val="28"/>
              </w:rPr>
              <w:t>* Ghi nhớ : SGK/ 9</w:t>
            </w:r>
          </w:p>
        </w:tc>
      </w:tr>
    </w:tbl>
    <w:p w:rsidR="00C90336" w:rsidRPr="009B10CA" w:rsidRDefault="00C90336" w:rsidP="00C90336">
      <w:pPr>
        <w:spacing w:line="276" w:lineRule="auto"/>
        <w:jc w:val="both"/>
        <w:rPr>
          <w:rFonts w:ascii="Times New Roman" w:hAnsi="Times New Roman"/>
          <w:b/>
          <w:bCs/>
          <w:color w:val="FF0000"/>
          <w:szCs w:val="28"/>
          <w:lang w:val="da-DK"/>
        </w:rPr>
      </w:pPr>
      <w:r w:rsidRPr="009B10CA">
        <w:rPr>
          <w:rFonts w:ascii="Times New Roman" w:hAnsi="Times New Roman"/>
          <w:i/>
          <w:szCs w:val="28"/>
        </w:rPr>
        <w:t>Có thể nói: Truỵên là biểu hiện của những kí ức hồi quang cho nên thời gian và không gian trong truỵên là thời gian và không gian tâm trạng. Đồng thời những kỉ niệm ngọt ngào của buổi đầu đến lớp ấy cũng được chuyển hoá thành những cảm giác bay bổng, lãng mạn, lung linh và tươi tắn sắc màu , tha thiết gợi về một thời  quá khứ tưng bừng, rộn rã và lấp lánh chất thơ. Khép lại trang văn, dường như mỗi người còn bồi hồi xao xuyến</w:t>
      </w:r>
      <w:r w:rsidR="009B10CA">
        <w:rPr>
          <w:rFonts w:ascii="Times New Roman" w:hAnsi="Times New Roman"/>
          <w:i/>
          <w:szCs w:val="28"/>
        </w:rPr>
        <w:t>, thổn thức rộn lên hai tiếng “</w:t>
      </w:r>
      <w:r w:rsidRPr="009B10CA">
        <w:rPr>
          <w:rFonts w:ascii="Times New Roman" w:hAnsi="Times New Roman"/>
          <w:i/>
          <w:szCs w:val="28"/>
        </w:rPr>
        <w:t>tựu trường”.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III. LUYỆN TẬP( 6P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381"/>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381"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1.Phát biểu cảm nghĩ của em về dòng cảm xúc của n/vật “ tôi” ?</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rPr>
              <w:t xml:space="preserve">3. Viết đoạn văn ngắn trình bày cách hiểu của em về hình ảnh: </w:t>
            </w:r>
            <w:r w:rsidRPr="009B10CA">
              <w:rPr>
                <w:rFonts w:ascii="Times New Roman" w:hAnsi="Times New Roman"/>
                <w:i/>
                <w:szCs w:val="28"/>
              </w:rPr>
              <w:t>Một con chim con liệng đến đứng bên bờ cửa sổ, hót mấy tiếng rồi rụt rè vỗ cánh bay cao?.</w:t>
            </w:r>
          </w:p>
        </w:tc>
        <w:tc>
          <w:tcPr>
            <w:tcW w:w="5381" w:type="dxa"/>
          </w:tcPr>
          <w:p w:rsidR="00C90336" w:rsidRPr="009B10CA" w:rsidRDefault="00C90336" w:rsidP="009271D9">
            <w:pPr>
              <w:numPr>
                <w:ilvl w:val="0"/>
                <w:numId w:val="20"/>
              </w:numPr>
              <w:spacing w:line="276" w:lineRule="auto"/>
              <w:jc w:val="both"/>
              <w:rPr>
                <w:rFonts w:ascii="Times New Roman" w:hAnsi="Times New Roman"/>
                <w:szCs w:val="28"/>
                <w:lang w:val="sv-SE"/>
              </w:rPr>
            </w:pPr>
            <w:r w:rsidRPr="009B10CA">
              <w:rPr>
                <w:rFonts w:ascii="Times New Roman" w:hAnsi="Times New Roman"/>
                <w:szCs w:val="28"/>
                <w:lang w:val="sv-SE"/>
              </w:rPr>
              <w:t>HS chuẩn bị  rồi trình bày trước lớp.</w:t>
            </w:r>
          </w:p>
          <w:p w:rsidR="00C90336" w:rsidRPr="009B10CA" w:rsidRDefault="00C90336" w:rsidP="009271D9">
            <w:pPr>
              <w:numPr>
                <w:ilvl w:val="0"/>
                <w:numId w:val="20"/>
              </w:numPr>
              <w:spacing w:line="276" w:lineRule="auto"/>
              <w:jc w:val="both"/>
              <w:rPr>
                <w:rFonts w:ascii="Times New Roman" w:hAnsi="Times New Roman"/>
                <w:szCs w:val="28"/>
              </w:rPr>
            </w:pPr>
            <w:r w:rsidRPr="009B10CA">
              <w:rPr>
                <w:rFonts w:ascii="Times New Roman" w:hAnsi="Times New Roman"/>
                <w:szCs w:val="28"/>
              </w:rPr>
              <w:t xml:space="preserve">Nhận xét: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Hs chia nhóm thảo luận.</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rPr>
              <w:t>- Trình bày theo tinh thần xung phong.</w:t>
            </w:r>
          </w:p>
        </w:tc>
      </w:tr>
    </w:tbl>
    <w:p w:rsidR="009B10CA" w:rsidRDefault="009B10CA" w:rsidP="00C90336">
      <w:pPr>
        <w:spacing w:line="276" w:lineRule="auto"/>
        <w:jc w:val="both"/>
        <w:rPr>
          <w:rFonts w:ascii="Times New Roman" w:hAnsi="Times New Roman"/>
          <w:b/>
          <w:color w:val="0000CC"/>
          <w:szCs w:val="28"/>
          <w:lang w:val="pt-BR"/>
        </w:rPr>
      </w:pPr>
    </w:p>
    <w:p w:rsidR="009B10CA" w:rsidRDefault="009B10CA" w:rsidP="00C90336">
      <w:pPr>
        <w:spacing w:line="276" w:lineRule="auto"/>
        <w:jc w:val="both"/>
        <w:rPr>
          <w:rFonts w:ascii="Times New Roman" w:hAnsi="Times New Roman"/>
          <w:b/>
          <w:color w:val="0000CC"/>
          <w:szCs w:val="28"/>
          <w:lang w:val="pt-BR"/>
        </w:rPr>
      </w:pPr>
    </w:p>
    <w:p w:rsidR="009B10CA" w:rsidRDefault="009B10CA" w:rsidP="00C90336">
      <w:pPr>
        <w:spacing w:line="276" w:lineRule="auto"/>
        <w:jc w:val="both"/>
        <w:rPr>
          <w:rFonts w:ascii="Times New Roman" w:hAnsi="Times New Roman"/>
          <w:b/>
          <w:color w:val="0000CC"/>
          <w:szCs w:val="28"/>
          <w:lang w:val="pt-BR"/>
        </w:rPr>
      </w:pPr>
    </w:p>
    <w:p w:rsidR="009B10CA" w:rsidRDefault="009B10CA" w:rsidP="00C90336">
      <w:pPr>
        <w:spacing w:line="276" w:lineRule="auto"/>
        <w:jc w:val="both"/>
        <w:rPr>
          <w:rFonts w:ascii="Times New Roman" w:hAnsi="Times New Roman"/>
          <w:b/>
          <w:color w:val="0000CC"/>
          <w:szCs w:val="28"/>
          <w:lang w:val="pt-BR"/>
        </w:rPr>
      </w:pPr>
    </w:p>
    <w:p w:rsidR="009B10CA" w:rsidRDefault="009B10CA" w:rsidP="00C90336">
      <w:pPr>
        <w:spacing w:line="276" w:lineRule="auto"/>
        <w:jc w:val="both"/>
        <w:rPr>
          <w:rFonts w:ascii="Times New Roman" w:hAnsi="Times New Roman"/>
          <w:b/>
          <w:color w:val="0000CC"/>
          <w:szCs w:val="28"/>
          <w:lang w:val="pt-BR"/>
        </w:rPr>
      </w:pPr>
    </w:p>
    <w:p w:rsidR="009B10CA" w:rsidRDefault="009B10CA" w:rsidP="00C90336">
      <w:pPr>
        <w:spacing w:line="276" w:lineRule="auto"/>
        <w:jc w:val="both"/>
        <w:rPr>
          <w:rFonts w:ascii="Times New Roman" w:hAnsi="Times New Roman"/>
          <w:b/>
          <w:color w:val="0000CC"/>
          <w:szCs w:val="28"/>
          <w:lang w:val="pt-BR"/>
        </w:rPr>
      </w:pPr>
    </w:p>
    <w:p w:rsidR="009B10CA" w:rsidRDefault="009B10CA"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IV. VẬN DỤNG( 5P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8"/>
        <w:gridCol w:w="4956"/>
      </w:tblGrid>
      <w:tr w:rsidR="00C90336" w:rsidRPr="009B10CA" w:rsidTr="00C90336">
        <w:trPr>
          <w:trHeight w:val="384"/>
        </w:trPr>
        <w:tc>
          <w:tcPr>
            <w:tcW w:w="4928"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4956"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928"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szCs w:val="28"/>
                <w:lang w:val="sv-SE"/>
              </w:rPr>
              <w:lastRenderedPageBreak/>
              <w:t xml:space="preserve">- </w:t>
            </w:r>
            <w:r w:rsidRPr="009B10CA">
              <w:rPr>
                <w:rFonts w:ascii="Times New Roman" w:hAnsi="Times New Roman"/>
                <w:b/>
                <w:color w:val="FF0000"/>
                <w:szCs w:val="28"/>
                <w:lang w:val="pt-BR"/>
              </w:rPr>
              <w:t>HOẠT ĐỘNG NHÓM:</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 xml:space="preserve"> Thi hát tiếp sức “ Ngày đầu tiên đi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Thành lập đội chơi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Tổ chức cho HS thảo luận.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Quan sát, khích lệ HS.</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Tổ chức trao đổi, rút kinh nghiệm.</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pt-BR"/>
              </w:rPr>
              <w:t>- GV tổng hợp ý kiến.</w:t>
            </w:r>
          </w:p>
        </w:tc>
        <w:tc>
          <w:tcPr>
            <w:tcW w:w="4956"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noProof/>
                <w:szCs w:val="28"/>
                <w:lang w:val="vi-VN" w:eastAsia="vi-VN"/>
              </w:rPr>
              <w:drawing>
                <wp:inline distT="0" distB="0" distL="0" distR="0" wp14:anchorId="034F8278" wp14:editId="1C4CE600">
                  <wp:extent cx="2305050" cy="1495425"/>
                  <wp:effectExtent l="0" t="0" r="0" b="0"/>
                  <wp:docPr id="12" name="Picture 12"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Administrator\Desktop\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5050" cy="1495425"/>
                          </a:xfrm>
                          <a:prstGeom prst="rect">
                            <a:avLst/>
                          </a:prstGeom>
                          <a:noFill/>
                          <a:ln>
                            <a:noFill/>
                          </a:ln>
                        </pic:spPr>
                      </pic:pic>
                    </a:graphicData>
                  </a:graphic>
                </wp:inline>
              </w:drawing>
            </w:r>
          </w:p>
        </w:tc>
      </w:tr>
    </w:tbl>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80768" behindDoc="0" locked="0" layoutInCell="1" allowOverlap="1">
                <wp:simplePos x="0" y="0"/>
                <wp:positionH relativeFrom="column">
                  <wp:posOffset>2366645</wp:posOffset>
                </wp:positionH>
                <wp:positionV relativeFrom="paragraph">
                  <wp:posOffset>370840</wp:posOffset>
                </wp:positionV>
                <wp:extent cx="757555" cy="300355"/>
                <wp:effectExtent l="11430" t="56515" r="40640" b="5080"/>
                <wp:wrapNone/>
                <wp:docPr id="97"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3003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F454B29" id="_x0000_t32" coordsize="21600,21600" o:spt="32" o:oned="t" path="m,l21600,21600e" filled="f">
                <v:path arrowok="t" fillok="f" o:connecttype="none"/>
                <o:lock v:ext="edit" shapetype="t"/>
              </v:shapetype>
              <v:shape id="AutoShape 23" o:spid="_x0000_s1026" type="#_x0000_t32" style="position:absolute;margin-left:186.35pt;margin-top:29.2pt;width:59.65pt;height:23.6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">
                <v:stroke endarrow="block"/>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75648" behindDoc="0" locked="0" layoutInCell="1" allowOverlap="1">
                <wp:simplePos x="0" y="0"/>
                <wp:positionH relativeFrom="column">
                  <wp:posOffset>3089910</wp:posOffset>
                </wp:positionH>
                <wp:positionV relativeFrom="paragraph">
                  <wp:posOffset>5004435</wp:posOffset>
                </wp:positionV>
                <wp:extent cx="3036570" cy="293370"/>
                <wp:effectExtent l="10795" t="13335" r="10160" b="7620"/>
                <wp:wrapNone/>
                <wp:docPr id="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left:0;text-align:left;margin-left:243.3pt;margin-top:394.05pt;width:239.1pt;height:23.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74624" behindDoc="0" locked="0" layoutInCell="1" allowOverlap="1">
                <wp:simplePos x="0" y="0"/>
                <wp:positionH relativeFrom="column">
                  <wp:posOffset>3089910</wp:posOffset>
                </wp:positionH>
                <wp:positionV relativeFrom="paragraph">
                  <wp:posOffset>4594860</wp:posOffset>
                </wp:positionV>
                <wp:extent cx="3036570" cy="293370"/>
                <wp:effectExtent l="10795" t="13335" r="10160" b="7620"/>
                <wp:wrapNone/>
                <wp:docPr id="9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9" type="#_x0000_t202" style="position:absolute;left:0;text-align:left;margin-left:243.3pt;margin-top:361.8pt;width:239.1pt;height:23.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CKwIAAFk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73600" behindDoc="0" locked="0" layoutInCell="1" allowOverlap="1">
                <wp:simplePos x="0" y="0"/>
                <wp:positionH relativeFrom="column">
                  <wp:posOffset>3089910</wp:posOffset>
                </wp:positionH>
                <wp:positionV relativeFrom="paragraph">
                  <wp:posOffset>4226560</wp:posOffset>
                </wp:positionV>
                <wp:extent cx="3036570" cy="293370"/>
                <wp:effectExtent l="10795" t="6985" r="10160" b="13970"/>
                <wp:wrapNone/>
                <wp:docPr id="9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43.3pt;margin-top:332.8pt;width:239.1pt;height:23.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72576" behindDoc="0" locked="0" layoutInCell="1" allowOverlap="1">
                <wp:simplePos x="0" y="0"/>
                <wp:positionH relativeFrom="column">
                  <wp:posOffset>3089910</wp:posOffset>
                </wp:positionH>
                <wp:positionV relativeFrom="paragraph">
                  <wp:posOffset>3810000</wp:posOffset>
                </wp:positionV>
                <wp:extent cx="3036570" cy="293370"/>
                <wp:effectExtent l="10795" t="9525" r="10160" b="11430"/>
                <wp:wrapNone/>
                <wp:docPr id="9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1" type="#_x0000_t202" style="position:absolute;left:0;text-align:left;margin-left:243.3pt;margin-top:300pt;width:239.1pt;height:23.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8480" behindDoc="0" locked="0" layoutInCell="1" allowOverlap="1">
                <wp:simplePos x="0" y="0"/>
                <wp:positionH relativeFrom="column">
                  <wp:posOffset>3089910</wp:posOffset>
                </wp:positionH>
                <wp:positionV relativeFrom="paragraph">
                  <wp:posOffset>2070100</wp:posOffset>
                </wp:positionV>
                <wp:extent cx="3036570" cy="293370"/>
                <wp:effectExtent l="10795" t="12700" r="10160" b="8255"/>
                <wp:wrapNone/>
                <wp:docPr id="9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2" type="#_x0000_t202" style="position:absolute;left:0;text-align:left;margin-left:243.3pt;margin-top:163pt;width:239.1pt;height:23.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9504" behindDoc="0" locked="0" layoutInCell="1" allowOverlap="1">
                <wp:simplePos x="0" y="0"/>
                <wp:positionH relativeFrom="column">
                  <wp:posOffset>3089910</wp:posOffset>
                </wp:positionH>
                <wp:positionV relativeFrom="paragraph">
                  <wp:posOffset>2534285</wp:posOffset>
                </wp:positionV>
                <wp:extent cx="3036570" cy="293370"/>
                <wp:effectExtent l="10795" t="10160" r="10160" b="10795"/>
                <wp:wrapNone/>
                <wp:docPr id="9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3" type="#_x0000_t202" style="position:absolute;left:0;text-align:left;margin-left:243.3pt;margin-top:199.55pt;width:239.1pt;height:23.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7456" behindDoc="0" locked="0" layoutInCell="1" allowOverlap="1">
                <wp:simplePos x="0" y="0"/>
                <wp:positionH relativeFrom="column">
                  <wp:posOffset>3089910</wp:posOffset>
                </wp:positionH>
                <wp:positionV relativeFrom="paragraph">
                  <wp:posOffset>1647190</wp:posOffset>
                </wp:positionV>
                <wp:extent cx="3036570" cy="293370"/>
                <wp:effectExtent l="10795" t="8890" r="10160" b="12065"/>
                <wp:wrapNone/>
                <wp:docPr id="9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left:0;text-align:left;margin-left:243.3pt;margin-top:129.7pt;width:239.1pt;height:2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5408" behindDoc="0" locked="0" layoutInCell="1" allowOverlap="1">
                <wp:simplePos x="0" y="0"/>
                <wp:positionH relativeFrom="column">
                  <wp:posOffset>3124200</wp:posOffset>
                </wp:positionH>
                <wp:positionV relativeFrom="paragraph">
                  <wp:posOffset>671195</wp:posOffset>
                </wp:positionV>
                <wp:extent cx="3036570" cy="293370"/>
                <wp:effectExtent l="6985" t="13970" r="13970" b="6985"/>
                <wp:wrapNone/>
                <wp:docPr id="8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5" type="#_x0000_t202" style="position:absolute;left:0;text-align:left;margin-left:246pt;margin-top:52.85pt;width:239.1pt;height:2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4384" behindDoc="0" locked="0" layoutInCell="1" allowOverlap="1">
                <wp:simplePos x="0" y="0"/>
                <wp:positionH relativeFrom="column">
                  <wp:posOffset>3124200</wp:posOffset>
                </wp:positionH>
                <wp:positionV relativeFrom="paragraph">
                  <wp:posOffset>234315</wp:posOffset>
                </wp:positionV>
                <wp:extent cx="3036570" cy="293370"/>
                <wp:effectExtent l="6985" t="5715" r="13970" b="5715"/>
                <wp:wrapNone/>
                <wp:docPr id="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6" type="#_x0000_t202" style="position:absolute;left:0;text-align:left;margin-left:246pt;margin-top:18.45pt;width:239.1pt;height:23.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CTbKwIAAFk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0288" behindDoc="0" locked="0" layoutInCell="1" allowOverlap="1">
                <wp:simplePos x="0" y="0"/>
                <wp:positionH relativeFrom="column">
                  <wp:posOffset>1684020</wp:posOffset>
                </wp:positionH>
                <wp:positionV relativeFrom="paragraph">
                  <wp:posOffset>288925</wp:posOffset>
                </wp:positionV>
                <wp:extent cx="682625" cy="784860"/>
                <wp:effectExtent l="5080" t="12700" r="7620" b="12065"/>
                <wp:wrapNone/>
                <wp:docPr id="8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784860"/>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Trên đường đến trường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7" type="#_x0000_t202" style="position:absolute;left:0;text-align:left;margin-left:132.6pt;margin-top:22.75pt;width:53.75pt;height:6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">
                <v:textbo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Trên đường đến trường</w:t>
                      </w:r>
                    </w:p>
                  </w:txbxContent>
                </v:textbox>
              </v:shape>
            </w:pict>
          </mc:Fallback>
        </mc:AlternateContent>
      </w:r>
      <w:r w:rsidR="00C90336" w:rsidRPr="009B10CA">
        <w:rPr>
          <w:rFonts w:ascii="Times New Roman" w:hAnsi="Times New Roman"/>
          <w:i/>
          <w:szCs w:val="28"/>
          <w:lang w:val="pt-BR"/>
        </w:rPr>
        <w:t>Vẽ sơ đồ tư duy hệ thống kiến thức về diễn biến tâm trạng nhân vật “ tôi” trong ngày đầu tiên đi học:</w: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88960" behindDoc="0" locked="0" layoutInCell="1" allowOverlap="1">
                <wp:simplePos x="0" y="0"/>
                <wp:positionH relativeFrom="column">
                  <wp:posOffset>817880</wp:posOffset>
                </wp:positionH>
                <wp:positionV relativeFrom="paragraph">
                  <wp:posOffset>186690</wp:posOffset>
                </wp:positionV>
                <wp:extent cx="824865" cy="1910715"/>
                <wp:effectExtent l="5715" t="13970" r="7620" b="8890"/>
                <wp:wrapNone/>
                <wp:docPr id="86"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4865" cy="1910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4202A" id="AutoShape 31" o:spid="_x0000_s1026" type="#_x0000_t32" style="position:absolute;margin-left:64.4pt;margin-top:14.7pt;width:64.95pt;height:150.4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"/>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81792" behindDoc="0" locked="0" layoutInCell="1" allowOverlap="1">
                <wp:simplePos x="0" y="0"/>
                <wp:positionH relativeFrom="column">
                  <wp:posOffset>2366645</wp:posOffset>
                </wp:positionH>
                <wp:positionV relativeFrom="paragraph">
                  <wp:posOffset>15875</wp:posOffset>
                </wp:positionV>
                <wp:extent cx="729615" cy="170815"/>
                <wp:effectExtent l="11430" t="13970" r="30480" b="53340"/>
                <wp:wrapNone/>
                <wp:docPr id="85"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615"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2E2AB6" id="AutoShape 24" o:spid="_x0000_s1026" type="#_x0000_t32" style="position:absolute;margin-left:186.35pt;margin-top:1.25pt;width:57.45pt;height:1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">
                <v:stroke endarrow="block"/>
              </v:shape>
            </w:pict>
          </mc:Fallback>
        </mc:AlternateContent>
      </w:r>
    </w:p>
    <w:p w:rsidR="00C90336" w:rsidRPr="009B10CA" w:rsidRDefault="00C90336" w:rsidP="00C90336">
      <w:pPr>
        <w:spacing w:line="276" w:lineRule="auto"/>
        <w:jc w:val="both"/>
        <w:rPr>
          <w:rFonts w:ascii="Times New Roman" w:hAnsi="Times New Roman"/>
          <w:i/>
          <w:szCs w:val="28"/>
          <w:lang w:val="pt-BR"/>
        </w:rPr>
      </w:pP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66432" behindDoc="0" locked="0" layoutInCell="1" allowOverlap="1">
                <wp:simplePos x="0" y="0"/>
                <wp:positionH relativeFrom="column">
                  <wp:posOffset>3089910</wp:posOffset>
                </wp:positionH>
                <wp:positionV relativeFrom="paragraph">
                  <wp:posOffset>91440</wp:posOffset>
                </wp:positionV>
                <wp:extent cx="3036570" cy="293370"/>
                <wp:effectExtent l="10795" t="11430" r="10160" b="9525"/>
                <wp:wrapNone/>
                <wp:docPr id="8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8" type="#_x0000_t202" style="position:absolute;left:0;text-align:left;margin-left:243.3pt;margin-top:7.2pt;width:239.1pt;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">
                <v:textbox>
                  <w:txbxContent>
                    <w:p w:rsidR="003B3DBD" w:rsidRDefault="003B3DBD" w:rsidP="00C90336"/>
                  </w:txbxContent>
                </v:textbox>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82816" behindDoc="0" locked="0" layoutInCell="1" allowOverlap="1">
                <wp:simplePos x="0" y="0"/>
                <wp:positionH relativeFrom="column">
                  <wp:posOffset>2332355</wp:posOffset>
                </wp:positionH>
                <wp:positionV relativeFrom="paragraph">
                  <wp:posOffset>62865</wp:posOffset>
                </wp:positionV>
                <wp:extent cx="723265" cy="274320"/>
                <wp:effectExtent l="5715" t="58420" r="33020" b="10160"/>
                <wp:wrapNone/>
                <wp:docPr id="8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3265" cy="274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EE0ACF" id="AutoShape 25" o:spid="_x0000_s1026" type="#_x0000_t32" style="position:absolute;margin-left:183.65pt;margin-top:4.95pt;width:56.95pt;height:21.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">
                <v:stroke endarrow="block"/>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1312" behindDoc="0" locked="0" layoutInCell="1" allowOverlap="1">
                <wp:simplePos x="0" y="0"/>
                <wp:positionH relativeFrom="column">
                  <wp:posOffset>1649730</wp:posOffset>
                </wp:positionH>
                <wp:positionV relativeFrom="paragraph">
                  <wp:posOffset>62865</wp:posOffset>
                </wp:positionV>
                <wp:extent cx="682625" cy="668655"/>
                <wp:effectExtent l="8890" t="10795" r="13335" b="6350"/>
                <wp:wrapNone/>
                <wp:docPr id="8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668655"/>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Trên sân trường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9" type="#_x0000_t202" style="position:absolute;left:0;text-align:left;margin-left:129.9pt;margin-top:4.95pt;width:53.75pt;height:5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">
                <v:textbo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Trên sân trường</w:t>
                      </w:r>
                    </w:p>
                  </w:txbxContent>
                </v:textbox>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89984" behindDoc="0" locked="0" layoutInCell="1" allowOverlap="1">
                <wp:simplePos x="0" y="0"/>
                <wp:positionH relativeFrom="column">
                  <wp:posOffset>817880</wp:posOffset>
                </wp:positionH>
                <wp:positionV relativeFrom="paragraph">
                  <wp:posOffset>118745</wp:posOffset>
                </wp:positionV>
                <wp:extent cx="824865" cy="887095"/>
                <wp:effectExtent l="5715" t="8890" r="7620" b="8890"/>
                <wp:wrapNone/>
                <wp:docPr id="81"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4865" cy="887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0B71FF" id="AutoShape 32" o:spid="_x0000_s1026" type="#_x0000_t32" style="position:absolute;margin-left:64.4pt;margin-top:9.35pt;width:64.95pt;height:69.8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83840" behindDoc="0" locked="0" layoutInCell="1" allowOverlap="1">
                <wp:simplePos x="0" y="0"/>
                <wp:positionH relativeFrom="column">
                  <wp:posOffset>2332355</wp:posOffset>
                </wp:positionH>
                <wp:positionV relativeFrom="paragraph">
                  <wp:posOffset>118745</wp:posOffset>
                </wp:positionV>
                <wp:extent cx="723265" cy="163830"/>
                <wp:effectExtent l="5715" t="8890" r="33020" b="55880"/>
                <wp:wrapNone/>
                <wp:docPr id="80"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163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E17AE" id="AutoShape 26" o:spid="_x0000_s1026" type="#_x0000_t32" style="position:absolute;margin-left:183.65pt;margin-top:9.35pt;width:56.95pt;height:12.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">
                <v:stroke endarrow="block"/>
              </v:shape>
            </w:pict>
          </mc:Fallback>
        </mc:AlternateContent>
      </w:r>
    </w:p>
    <w:p w:rsidR="00C90336" w:rsidRPr="009B10CA" w:rsidRDefault="00C90336" w:rsidP="00C90336">
      <w:pPr>
        <w:spacing w:line="276" w:lineRule="auto"/>
        <w:jc w:val="both"/>
        <w:rPr>
          <w:rFonts w:ascii="Times New Roman" w:hAnsi="Times New Roman"/>
          <w:i/>
          <w:szCs w:val="28"/>
          <w:lang w:val="pt-BR"/>
        </w:rPr>
      </w:pPr>
    </w:p>
    <w:p w:rsidR="00C90336" w:rsidRPr="009B10CA" w:rsidRDefault="00C90336" w:rsidP="00C90336">
      <w:pPr>
        <w:spacing w:line="276" w:lineRule="auto"/>
        <w:jc w:val="both"/>
        <w:rPr>
          <w:rFonts w:ascii="Times New Roman" w:hAnsi="Times New Roman"/>
          <w:i/>
          <w:szCs w:val="28"/>
          <w:lang w:val="pt-BR"/>
        </w:rPr>
      </w:pP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59264" behindDoc="0" locked="0" layoutInCell="1" allowOverlap="1">
                <wp:simplePos x="0" y="0"/>
                <wp:positionH relativeFrom="column">
                  <wp:posOffset>135255</wp:posOffset>
                </wp:positionH>
                <wp:positionV relativeFrom="paragraph">
                  <wp:posOffset>43815</wp:posOffset>
                </wp:positionV>
                <wp:extent cx="682625" cy="668655"/>
                <wp:effectExtent l="8890" t="7620" r="13335" b="9525"/>
                <wp:wrapNone/>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668655"/>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sz w:val="24"/>
                              </w:rPr>
                            </w:pPr>
                            <w:r w:rsidRPr="0060178E">
                              <w:rPr>
                                <w:rFonts w:ascii="Times New Roman" w:hAnsi="Times New Roman"/>
                                <w:b/>
                                <w:sz w:val="24"/>
                              </w:rPr>
                              <w:t>NHÂN VẬT</w:t>
                            </w:r>
                          </w:p>
                          <w:p w:rsidR="003B3DBD" w:rsidRPr="0060178E" w:rsidRDefault="003B3DBD" w:rsidP="00C90336">
                            <w:pPr>
                              <w:jc w:val="center"/>
                              <w:rPr>
                                <w:rFonts w:ascii="Times New Roman" w:hAnsi="Times New Roman"/>
                                <w:b/>
                                <w:sz w:val="24"/>
                              </w:rPr>
                            </w:pPr>
                            <w:r w:rsidRPr="0060178E">
                              <w:rPr>
                                <w:rFonts w:ascii="Times New Roman" w:hAnsi="Times New Roman"/>
                                <w:b/>
                                <w:sz w:val="24"/>
                              </w:rPr>
                              <w:t>“ TÔI”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left:0;text-align:left;margin-left:10.65pt;margin-top:3.45pt;width:53.75pt;height:5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">
                <v:textbox>
                  <w:txbxContent>
                    <w:p w:rsidR="003B3DBD" w:rsidRPr="0060178E" w:rsidRDefault="003B3DBD" w:rsidP="00C90336">
                      <w:pPr>
                        <w:jc w:val="center"/>
                        <w:rPr>
                          <w:rFonts w:ascii="Times New Roman" w:hAnsi="Times New Roman"/>
                          <w:b/>
                          <w:sz w:val="24"/>
                        </w:rPr>
                      </w:pPr>
                      <w:r w:rsidRPr="0060178E">
                        <w:rPr>
                          <w:rFonts w:ascii="Times New Roman" w:hAnsi="Times New Roman"/>
                          <w:b/>
                          <w:sz w:val="24"/>
                        </w:rPr>
                        <w:t>NHÂN VẬT</w:t>
                      </w:r>
                    </w:p>
                    <w:p w:rsidR="003B3DBD" w:rsidRPr="0060178E" w:rsidRDefault="003B3DBD" w:rsidP="00C90336">
                      <w:pPr>
                        <w:jc w:val="center"/>
                        <w:rPr>
                          <w:rFonts w:ascii="Times New Roman" w:hAnsi="Times New Roman"/>
                          <w:b/>
                          <w:sz w:val="24"/>
                        </w:rPr>
                      </w:pPr>
                      <w:r w:rsidRPr="0060178E">
                        <w:rPr>
                          <w:rFonts w:ascii="Times New Roman" w:hAnsi="Times New Roman"/>
                          <w:b/>
                          <w:sz w:val="24"/>
                        </w:rPr>
                        <w:t>“ TÔI”</w:t>
                      </w:r>
                    </w:p>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84864" behindDoc="0" locked="0" layoutInCell="1" allowOverlap="1">
                <wp:simplePos x="0" y="0"/>
                <wp:positionH relativeFrom="column">
                  <wp:posOffset>2325370</wp:posOffset>
                </wp:positionH>
                <wp:positionV relativeFrom="paragraph">
                  <wp:posOffset>43815</wp:posOffset>
                </wp:positionV>
                <wp:extent cx="730250" cy="798195"/>
                <wp:effectExtent l="8255" t="45720" r="52070" b="13335"/>
                <wp:wrapNone/>
                <wp:docPr id="78"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0250" cy="798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EE4AC" id="AutoShape 27" o:spid="_x0000_s1026" type="#_x0000_t32" style="position:absolute;margin-left:183.1pt;margin-top:3.45pt;width:57.5pt;height:62.85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">
                <v:stroke endarrow="block"/>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92032" behindDoc="0" locked="0" layoutInCell="1" allowOverlap="1">
                <wp:simplePos x="0" y="0"/>
                <wp:positionH relativeFrom="column">
                  <wp:posOffset>817880</wp:posOffset>
                </wp:positionH>
                <wp:positionV relativeFrom="paragraph">
                  <wp:posOffset>166370</wp:posOffset>
                </wp:positionV>
                <wp:extent cx="824865" cy="2101850"/>
                <wp:effectExtent l="5715" t="10160" r="7620" b="12065"/>
                <wp:wrapNone/>
                <wp:docPr id="77"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4865" cy="2101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8C556" id="AutoShape 34" o:spid="_x0000_s1026" type="#_x0000_t32" style="position:absolute;margin-left:64.4pt;margin-top:13.1pt;width:64.95pt;height:16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91008" behindDoc="0" locked="0" layoutInCell="1" allowOverlap="1">
                <wp:simplePos x="0" y="0"/>
                <wp:positionH relativeFrom="column">
                  <wp:posOffset>817880</wp:posOffset>
                </wp:positionH>
                <wp:positionV relativeFrom="paragraph">
                  <wp:posOffset>166370</wp:posOffset>
                </wp:positionV>
                <wp:extent cx="831850" cy="539115"/>
                <wp:effectExtent l="5715" t="10160" r="10160" b="12700"/>
                <wp:wrapNone/>
                <wp:docPr id="76"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0" cy="539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D61E6A" id="AutoShape 33" o:spid="_x0000_s1026" type="#_x0000_t32" style="position:absolute;margin-left:64.4pt;margin-top:13.1pt;width:65.5pt;height:42.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"/>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85888" behindDoc="0" locked="0" layoutInCell="1" allowOverlap="1">
                <wp:simplePos x="0" y="0"/>
                <wp:positionH relativeFrom="column">
                  <wp:posOffset>2366645</wp:posOffset>
                </wp:positionH>
                <wp:positionV relativeFrom="paragraph">
                  <wp:posOffset>124460</wp:posOffset>
                </wp:positionV>
                <wp:extent cx="723265" cy="347980"/>
                <wp:effectExtent l="11430" t="57785" r="36830" b="13335"/>
                <wp:wrapNone/>
                <wp:docPr id="7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3265" cy="347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EDD7E8" id="AutoShape 28" o:spid="_x0000_s1026" type="#_x0000_t32" style="position:absolute;margin-left:186.35pt;margin-top:9.8pt;width:56.95pt;height:27.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">
                <v:stroke endarrow="block"/>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63360" behindDoc="0" locked="0" layoutInCell="1" allowOverlap="1">
                <wp:simplePos x="0" y="0"/>
                <wp:positionH relativeFrom="column">
                  <wp:posOffset>1642745</wp:posOffset>
                </wp:positionH>
                <wp:positionV relativeFrom="paragraph">
                  <wp:posOffset>36195</wp:posOffset>
                </wp:positionV>
                <wp:extent cx="682625" cy="962025"/>
                <wp:effectExtent l="11430" t="7620" r="10795" b="11430"/>
                <wp:wrapNone/>
                <wp:docPr id="7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962025"/>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Khi xếp hàng chờ gọi tên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41" type="#_x0000_t202" style="position:absolute;left:0;text-align:left;margin-left:129.35pt;margin-top:2.85pt;width:53.75pt;height:7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">
                <v:textbo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Khi xếp hàng chờ gọi tên</w:t>
                      </w:r>
                    </w:p>
                  </w:txbxContent>
                </v:textbox>
              </v:shape>
            </w:pict>
          </mc:Fallback>
        </mc:AlternateContent>
      </w:r>
    </w:p>
    <w:p w:rsidR="00C90336" w:rsidRPr="009B10CA" w:rsidRDefault="00C90336" w:rsidP="00C90336">
      <w:pPr>
        <w:spacing w:line="276" w:lineRule="auto"/>
        <w:jc w:val="both"/>
        <w:rPr>
          <w:rFonts w:ascii="Times New Roman" w:hAnsi="Times New Roman"/>
          <w:i/>
          <w:szCs w:val="28"/>
          <w:lang w:val="pt-BR"/>
        </w:rPr>
      </w:pP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87936" behindDoc="0" locked="0" layoutInCell="1" allowOverlap="1">
                <wp:simplePos x="0" y="0"/>
                <wp:positionH relativeFrom="column">
                  <wp:posOffset>2366645</wp:posOffset>
                </wp:positionH>
                <wp:positionV relativeFrom="paragraph">
                  <wp:posOffset>102870</wp:posOffset>
                </wp:positionV>
                <wp:extent cx="723265" cy="573405"/>
                <wp:effectExtent l="11430" t="5715" r="46355" b="49530"/>
                <wp:wrapNone/>
                <wp:docPr id="73"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5734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1E6D25" id="AutoShape 30" o:spid="_x0000_s1026" type="#_x0000_t32" style="position:absolute;margin-left:186.35pt;margin-top:8.1pt;width:56.95pt;height:45.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">
                <v:stroke endarrow="block"/>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86912" behindDoc="0" locked="0" layoutInCell="1" allowOverlap="1">
                <wp:simplePos x="0" y="0"/>
                <wp:positionH relativeFrom="column">
                  <wp:posOffset>2366645</wp:posOffset>
                </wp:positionH>
                <wp:positionV relativeFrom="paragraph">
                  <wp:posOffset>102870</wp:posOffset>
                </wp:positionV>
                <wp:extent cx="723265" cy="48260"/>
                <wp:effectExtent l="11430" t="5715" r="17780" b="60325"/>
                <wp:wrapNone/>
                <wp:docPr id="72"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48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8CF4D1" id="AutoShape 29" o:spid="_x0000_s1026" type="#_x0000_t32" style="position:absolute;margin-left:186.35pt;margin-top:8.1pt;width:56.9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hT5OgIAAGI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">
                <v:stroke endarrow="block"/>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670528" behindDoc="0" locked="0" layoutInCell="1" allowOverlap="1">
                <wp:simplePos x="0" y="0"/>
                <wp:positionH relativeFrom="column">
                  <wp:posOffset>3096260</wp:posOffset>
                </wp:positionH>
                <wp:positionV relativeFrom="paragraph">
                  <wp:posOffset>14605</wp:posOffset>
                </wp:positionV>
                <wp:extent cx="3036570" cy="293370"/>
                <wp:effectExtent l="7620" t="12700" r="13335" b="8255"/>
                <wp:wrapNone/>
                <wp:docPr id="7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42" type="#_x0000_t202" style="position:absolute;left:0;text-align:left;margin-left:243.8pt;margin-top:1.15pt;width:239.1pt;height:23.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">
                <v:textbox>
                  <w:txbxContent>
                    <w:p w:rsidR="003B3DBD" w:rsidRDefault="003B3DBD" w:rsidP="00C90336"/>
                  </w:txbxContent>
                </v:textbox>
              </v:shape>
            </w:pict>
          </mc:Fallback>
        </mc:AlternateContent>
      </w: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71552" behindDoc="0" locked="0" layoutInCell="1" allowOverlap="1">
                <wp:simplePos x="0" y="0"/>
                <wp:positionH relativeFrom="column">
                  <wp:posOffset>3096260</wp:posOffset>
                </wp:positionH>
                <wp:positionV relativeFrom="paragraph">
                  <wp:posOffset>68580</wp:posOffset>
                </wp:positionV>
                <wp:extent cx="3036570" cy="293370"/>
                <wp:effectExtent l="7620" t="12700" r="13335" b="8255"/>
                <wp:wrapNone/>
                <wp:docPr id="7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3" type="#_x0000_t202" style="position:absolute;left:0;text-align:left;margin-left:243.8pt;margin-top:5.4pt;width:239.1pt;height:23.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">
                <v:textbox>
                  <w:txbxContent>
                    <w:p w:rsidR="003B3DBD" w:rsidRDefault="003B3DBD" w:rsidP="00C90336"/>
                  </w:txbxContent>
                </v:textbox>
              </v:shape>
            </w:pict>
          </mc:Fallback>
        </mc:AlternateContent>
      </w: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b/>
          <w:noProof/>
          <w:color w:val="0000CC"/>
          <w:szCs w:val="28"/>
          <w:lang w:val="vi-VN" w:eastAsia="vi-VN"/>
        </w:rPr>
        <mc:AlternateContent>
          <mc:Choice Requires="wps">
            <w:drawing>
              <wp:anchor distT="0" distB="0" distL="114300" distR="114300" simplePos="0" relativeHeight="251676672" behindDoc="0" locked="0" layoutInCell="1" allowOverlap="1">
                <wp:simplePos x="0" y="0"/>
                <wp:positionH relativeFrom="column">
                  <wp:posOffset>2332355</wp:posOffset>
                </wp:positionH>
                <wp:positionV relativeFrom="paragraph">
                  <wp:posOffset>36830</wp:posOffset>
                </wp:positionV>
                <wp:extent cx="757555" cy="553085"/>
                <wp:effectExtent l="5715" t="52070" r="46355" b="13970"/>
                <wp:wrapNone/>
                <wp:docPr id="69"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553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93667" id="AutoShape 19" o:spid="_x0000_s1026" type="#_x0000_t32" style="position:absolute;margin-left:183.65pt;margin-top:2.9pt;width:59.65pt;height:43.5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">
                <v:stroke endarrow="block"/>
              </v:shape>
            </w:pict>
          </mc:Fallback>
        </mc:AlternateContent>
      </w: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662336" behindDoc="0" locked="0" layoutInCell="1" allowOverlap="1">
                <wp:simplePos x="0" y="0"/>
                <wp:positionH relativeFrom="column">
                  <wp:posOffset>1642745</wp:posOffset>
                </wp:positionH>
                <wp:positionV relativeFrom="paragraph">
                  <wp:posOffset>0</wp:posOffset>
                </wp:positionV>
                <wp:extent cx="682625" cy="873125"/>
                <wp:effectExtent l="11430" t="6985" r="10795" b="5715"/>
                <wp:wrapNone/>
                <wp:docPr id="6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873125"/>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Khi vào trong lớp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44" type="#_x0000_t202" style="position:absolute;left:0;text-align:left;margin-left:129.35pt;margin-top:0;width:53.75pt;height:6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">
                <v:textbo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Khi vào trong lớp</w:t>
                      </w:r>
                    </w:p>
                  </w:txbxContent>
                </v:textbox>
              </v:shape>
            </w:pict>
          </mc:Fallback>
        </mc:AlternateContent>
      </w: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b/>
          <w:noProof/>
          <w:color w:val="0000CC"/>
          <w:szCs w:val="28"/>
          <w:lang w:val="vi-VN" w:eastAsia="vi-VN"/>
        </w:rPr>
        <mc:AlternateContent>
          <mc:Choice Requires="wps">
            <w:drawing>
              <wp:anchor distT="0" distB="0" distL="114300" distR="114300" simplePos="0" relativeHeight="251679744" behindDoc="0" locked="0" layoutInCell="1" allowOverlap="1">
                <wp:simplePos x="0" y="0"/>
                <wp:positionH relativeFrom="column">
                  <wp:posOffset>2332355</wp:posOffset>
                </wp:positionH>
                <wp:positionV relativeFrom="paragraph">
                  <wp:posOffset>186690</wp:posOffset>
                </wp:positionV>
                <wp:extent cx="723265" cy="614045"/>
                <wp:effectExtent l="5715" t="5080" r="52070" b="47625"/>
                <wp:wrapNone/>
                <wp:docPr id="67"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6140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F4A2F9" id="AutoShape 22" o:spid="_x0000_s1026" type="#_x0000_t32" style="position:absolute;margin-left:183.65pt;margin-top:14.7pt;width:56.95pt;height:4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IsIOQIAAGM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">
                <v:stroke endarrow="block"/>
              </v:shape>
            </w:pict>
          </mc:Fallback>
        </mc:AlternateContent>
      </w:r>
      <w:r>
        <w:rPr>
          <w:rFonts w:ascii="Times New Roman" w:hAnsi="Times New Roman"/>
          <w:b/>
          <w:noProof/>
          <w:color w:val="0000CC"/>
          <w:szCs w:val="28"/>
          <w:lang w:val="vi-VN" w:eastAsia="vi-VN"/>
        </w:rPr>
        <mc:AlternateContent>
          <mc:Choice Requires="wps">
            <w:drawing>
              <wp:anchor distT="0" distB="0" distL="114300" distR="114300" simplePos="0" relativeHeight="251678720" behindDoc="0" locked="0" layoutInCell="1" allowOverlap="1">
                <wp:simplePos x="0" y="0"/>
                <wp:positionH relativeFrom="column">
                  <wp:posOffset>2332355</wp:posOffset>
                </wp:positionH>
                <wp:positionV relativeFrom="paragraph">
                  <wp:posOffset>186690</wp:posOffset>
                </wp:positionV>
                <wp:extent cx="723265" cy="204470"/>
                <wp:effectExtent l="5715" t="5080" r="33020" b="57150"/>
                <wp:wrapNone/>
                <wp:docPr id="6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265" cy="2044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B9E053" id="AutoShape 21" o:spid="_x0000_s1026" type="#_x0000_t32" style="position:absolute;margin-left:183.65pt;margin-top:14.7pt;width:56.95pt;height:16.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">
                <v:stroke endarrow="block"/>
              </v:shape>
            </w:pict>
          </mc:Fallback>
        </mc:AlternateContent>
      </w:r>
      <w:r>
        <w:rPr>
          <w:rFonts w:ascii="Times New Roman" w:hAnsi="Times New Roman"/>
          <w:b/>
          <w:noProof/>
          <w:color w:val="0000CC"/>
          <w:szCs w:val="28"/>
          <w:lang w:val="vi-VN" w:eastAsia="vi-VN"/>
        </w:rPr>
        <mc:AlternateContent>
          <mc:Choice Requires="wps">
            <w:drawing>
              <wp:anchor distT="0" distB="0" distL="114300" distR="114300" simplePos="0" relativeHeight="251677696" behindDoc="0" locked="0" layoutInCell="1" allowOverlap="1">
                <wp:simplePos x="0" y="0"/>
                <wp:positionH relativeFrom="column">
                  <wp:posOffset>2332355</wp:posOffset>
                </wp:positionH>
                <wp:positionV relativeFrom="paragraph">
                  <wp:posOffset>57150</wp:posOffset>
                </wp:positionV>
                <wp:extent cx="757555" cy="129540"/>
                <wp:effectExtent l="5715" t="56515" r="27305" b="13970"/>
                <wp:wrapNone/>
                <wp:docPr id="65"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7555" cy="1295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20AEB" id="AutoShape 20" o:spid="_x0000_s1026" type="#_x0000_t32" style="position:absolute;margin-left:183.65pt;margin-top:4.5pt;width:59.65pt;height:10.2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">
                <v:stroke endarrow="block"/>
              </v:shape>
            </w:pict>
          </mc:Fallback>
        </mc:AlternateContent>
      </w: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 xml:space="preserve"> </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V. TÌM TÒI, SÁNG TẠO( 3P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Soạn kĩ bài theo hệ thống câu hỏi SGK.</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Chọn và phân tích những hình ảnh so sánh hay, độc đáo có trong văn bản.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Soạn bài: “Trong lòng mẹ” theo câu hỏi SGk.</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Trao đổi với người thân: Kể lại kỷ niệm ngày đầu tiên đi học của mình.</w:t>
      </w:r>
    </w:p>
    <w:p w:rsidR="00C90336" w:rsidRPr="009B10CA" w:rsidRDefault="00C90336" w:rsidP="003A7A16">
      <w:pPr>
        <w:spacing w:line="276" w:lineRule="auto"/>
        <w:jc w:val="center"/>
        <w:rPr>
          <w:rFonts w:ascii="Times New Roman" w:hAnsi="Times New Roman"/>
          <w:b/>
          <w:color w:val="0000CC"/>
          <w:szCs w:val="28"/>
        </w:rPr>
      </w:pPr>
      <w:r w:rsidRPr="009B10CA">
        <w:rPr>
          <w:rFonts w:ascii="Times New Roman" w:hAnsi="Times New Roman"/>
          <w:b/>
          <w:color w:val="0000CC"/>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7083"/>
      </w:tblGrid>
      <w:tr w:rsidR="00C90336" w:rsidRPr="009B10CA" w:rsidTr="00C90336">
        <w:tc>
          <w:tcPr>
            <w:tcW w:w="2988" w:type="dxa"/>
            <w:tcBorders>
              <w:top w:val="nil"/>
              <w:left w:val="nil"/>
              <w:bottom w:val="nil"/>
              <w:right w:val="nil"/>
            </w:tcBorders>
          </w:tcPr>
          <w:p w:rsidR="00747900" w:rsidRDefault="00747900" w:rsidP="00C90336">
            <w:pPr>
              <w:spacing w:line="276" w:lineRule="auto"/>
              <w:jc w:val="both"/>
              <w:rPr>
                <w:rFonts w:ascii="Times New Roman" w:hAnsi="Times New Roman"/>
                <w:b/>
                <w:i/>
                <w:szCs w:val="28"/>
              </w:rPr>
            </w:pPr>
          </w:p>
          <w:p w:rsidR="00747900" w:rsidRDefault="00747900" w:rsidP="00C90336">
            <w:pPr>
              <w:spacing w:line="276" w:lineRule="auto"/>
              <w:jc w:val="both"/>
              <w:rPr>
                <w:rFonts w:ascii="Times New Roman" w:hAnsi="Times New Roman"/>
                <w:b/>
                <w:i/>
                <w:szCs w:val="28"/>
              </w:rPr>
            </w:pPr>
          </w:p>
          <w:p w:rsidR="00747900" w:rsidRDefault="00747900" w:rsidP="00C90336">
            <w:pPr>
              <w:spacing w:line="276" w:lineRule="auto"/>
              <w:jc w:val="both"/>
              <w:rPr>
                <w:rFonts w:ascii="Times New Roman" w:hAnsi="Times New Roman"/>
                <w:b/>
                <w:i/>
                <w:szCs w:val="28"/>
              </w:rPr>
            </w:pPr>
          </w:p>
          <w:p w:rsidR="00C90336" w:rsidRPr="009B10CA" w:rsidRDefault="00C90336" w:rsidP="00C90336">
            <w:pPr>
              <w:spacing w:line="276" w:lineRule="auto"/>
              <w:jc w:val="both"/>
              <w:rPr>
                <w:rFonts w:ascii="Times New Roman" w:hAnsi="Times New Roman"/>
                <w:b/>
                <w:i/>
                <w:szCs w:val="28"/>
              </w:rPr>
            </w:pPr>
            <w:r w:rsidRPr="009B10CA">
              <w:rPr>
                <w:rFonts w:ascii="Times New Roman" w:hAnsi="Times New Roman"/>
                <w:b/>
                <w:i/>
                <w:szCs w:val="28"/>
              </w:rPr>
              <w:t>Tiết 3</w:t>
            </w:r>
          </w:p>
          <w:p w:rsidR="00C90336" w:rsidRPr="009B10CA" w:rsidRDefault="00C90336" w:rsidP="00C90336">
            <w:pPr>
              <w:spacing w:line="276" w:lineRule="auto"/>
              <w:jc w:val="both"/>
              <w:rPr>
                <w:rFonts w:ascii="Times New Roman" w:hAnsi="Times New Roman"/>
                <w:szCs w:val="28"/>
              </w:rPr>
            </w:pPr>
          </w:p>
        </w:tc>
        <w:tc>
          <w:tcPr>
            <w:tcW w:w="7200" w:type="dxa"/>
            <w:tcBorders>
              <w:top w:val="nil"/>
              <w:left w:val="nil"/>
              <w:bottom w:val="nil"/>
              <w:right w:val="nil"/>
            </w:tcBorders>
          </w:tcPr>
          <w:p w:rsidR="00747900" w:rsidRDefault="003A7A16" w:rsidP="003A7A16">
            <w:pPr>
              <w:spacing w:line="276" w:lineRule="auto"/>
              <w:rPr>
                <w:rFonts w:ascii="Times New Roman" w:hAnsi="Times New Roman"/>
                <w:b/>
                <w:szCs w:val="28"/>
              </w:rPr>
            </w:pPr>
            <w:r>
              <w:rPr>
                <w:rFonts w:ascii="Times New Roman" w:hAnsi="Times New Roman"/>
                <w:b/>
                <w:szCs w:val="28"/>
              </w:rPr>
              <w:lastRenderedPageBreak/>
              <w:t xml:space="preserve">           </w:t>
            </w:r>
          </w:p>
          <w:p w:rsidR="00747900" w:rsidRDefault="00747900" w:rsidP="003A7A16">
            <w:pPr>
              <w:spacing w:line="276" w:lineRule="auto"/>
              <w:rPr>
                <w:rFonts w:ascii="Times New Roman" w:hAnsi="Times New Roman"/>
                <w:b/>
                <w:szCs w:val="28"/>
              </w:rPr>
            </w:pPr>
          </w:p>
          <w:p w:rsidR="00747900" w:rsidRDefault="00747900" w:rsidP="003A7A16">
            <w:pPr>
              <w:spacing w:line="276" w:lineRule="auto"/>
              <w:rPr>
                <w:rFonts w:ascii="Times New Roman" w:hAnsi="Times New Roman"/>
                <w:b/>
                <w:szCs w:val="28"/>
              </w:rPr>
            </w:pPr>
          </w:p>
          <w:p w:rsidR="00C90336" w:rsidRPr="009B10CA" w:rsidRDefault="003A7A16" w:rsidP="003A7A16">
            <w:pPr>
              <w:spacing w:line="276" w:lineRule="auto"/>
              <w:rPr>
                <w:rFonts w:ascii="Times New Roman" w:hAnsi="Times New Roman"/>
                <w:b/>
                <w:szCs w:val="28"/>
              </w:rPr>
            </w:pPr>
            <w:r>
              <w:rPr>
                <w:rFonts w:ascii="Times New Roman" w:hAnsi="Times New Roman"/>
                <w:b/>
                <w:szCs w:val="28"/>
              </w:rPr>
              <w:t xml:space="preserve"> </w:t>
            </w:r>
            <w:r w:rsidR="00C90336" w:rsidRPr="009B10CA">
              <w:rPr>
                <w:rFonts w:ascii="Times New Roman" w:hAnsi="Times New Roman"/>
                <w:b/>
                <w:szCs w:val="28"/>
              </w:rPr>
              <w:t>TRONG LÒNG MẸ</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szCs w:val="28"/>
              </w:rPr>
              <w:t>(</w:t>
            </w:r>
            <w:r w:rsidRPr="009B10CA">
              <w:rPr>
                <w:rFonts w:ascii="Times New Roman" w:hAnsi="Times New Roman"/>
                <w:b/>
                <w:i/>
                <w:szCs w:val="28"/>
              </w:rPr>
              <w:t>Những ngày thơ ấu</w:t>
            </w:r>
            <w:r w:rsidRPr="009B10CA">
              <w:rPr>
                <w:rFonts w:ascii="Times New Roman" w:hAnsi="Times New Roman"/>
                <w:szCs w:val="28"/>
              </w:rPr>
              <w:t>- Nguyên Hồng)</w:t>
            </w:r>
          </w:p>
        </w:tc>
      </w:tr>
    </w:tbl>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lastRenderedPageBreak/>
        <w:t>A.</w:t>
      </w:r>
      <w:r w:rsidR="003A7A16">
        <w:rPr>
          <w:rFonts w:ascii="Times New Roman" w:hAnsi="Times New Roman"/>
          <w:b/>
          <w:color w:val="FF0000"/>
          <w:szCs w:val="28"/>
          <w:lang w:val="pt-BR"/>
        </w:rPr>
        <w:t xml:space="preserve"> </w:t>
      </w:r>
      <w:r w:rsidRPr="009B10CA">
        <w:rPr>
          <w:rFonts w:ascii="Times New Roman" w:hAnsi="Times New Roman"/>
          <w:b/>
          <w:color w:val="FF0000"/>
          <w:szCs w:val="28"/>
          <w:lang w:val="pt-BR"/>
        </w:rPr>
        <w:t>MỤC TIÊU:</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i/>
          <w:szCs w:val="28"/>
        </w:rPr>
        <w:t>1. Kiến thức:</w:t>
      </w:r>
      <w:r w:rsidRPr="009B10CA">
        <w:rPr>
          <w:rFonts w:ascii="Times New Roman" w:hAnsi="Times New Roman"/>
          <w:b/>
          <w:i/>
          <w:szCs w:val="28"/>
          <w:lang w:val="pt-BR"/>
        </w:rPr>
        <w:t xml:space="preserve"> </w:t>
      </w:r>
      <w:r w:rsidRPr="009B10CA">
        <w:rPr>
          <w:rFonts w:ascii="Times New Roman" w:hAnsi="Times New Roman"/>
          <w:szCs w:val="28"/>
        </w:rPr>
        <w:t>HS có khái niệm về thể hồi kí. Nắm được cốt truyện, nhân vật, sự việc tron</w:t>
      </w:r>
      <w:r w:rsidR="003A7A16">
        <w:rPr>
          <w:rFonts w:ascii="Times New Roman" w:hAnsi="Times New Roman"/>
          <w:szCs w:val="28"/>
        </w:rPr>
        <w:t>g đoạn trích “</w:t>
      </w:r>
      <w:r w:rsidRPr="009B10CA">
        <w:rPr>
          <w:rFonts w:ascii="Times New Roman" w:hAnsi="Times New Roman"/>
          <w:szCs w:val="28"/>
        </w:rPr>
        <w:t xml:space="preserve">Trong lòng mẹ”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Học sinh đồng cảm với nỗi đau tinh thần, tình yêu mãnh liệt, nồng nàn của chú bé Hồng đối với người mẹ đáng thương được biểu hiện qua ngòi bút hồi ký tự truyện đ</w:t>
      </w:r>
      <w:r w:rsidR="003A7A16">
        <w:rPr>
          <w:rFonts w:ascii="Times New Roman" w:hAnsi="Times New Roman"/>
          <w:szCs w:val="28"/>
        </w:rPr>
        <w:t>ượm chất trữ tình và truyền cảm</w:t>
      </w:r>
      <w:r w:rsidRPr="009B10CA">
        <w:rPr>
          <w:rFonts w:ascii="Times New Roman" w:hAnsi="Times New Roman"/>
          <w:szCs w:val="28"/>
        </w:rPr>
        <w:t>.</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i/>
          <w:szCs w:val="28"/>
        </w:rPr>
        <w:t>2. Kĩ năng:</w:t>
      </w:r>
      <w:r w:rsidRPr="009B10CA">
        <w:rPr>
          <w:rFonts w:ascii="Times New Roman" w:hAnsi="Times New Roman"/>
          <w:szCs w:val="28"/>
        </w:rPr>
        <w:t xml:space="preserve"> - Bước đầu biết Đọc - Hiểu một văn bản hồi kí.</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Vận dụng kiến thức về sự kết hợp các PTBĐ trong VB tự sự để phân tích tác phẩm.</w:t>
      </w:r>
    </w:p>
    <w:p w:rsidR="00C90336" w:rsidRPr="009B10CA" w:rsidRDefault="00C90336" w:rsidP="00C90336">
      <w:pPr>
        <w:spacing w:line="276" w:lineRule="auto"/>
        <w:jc w:val="both"/>
        <w:rPr>
          <w:rFonts w:ascii="Times New Roman" w:hAnsi="Times New Roman"/>
          <w:b/>
          <w:i/>
          <w:szCs w:val="28"/>
        </w:rPr>
      </w:pPr>
      <w:r w:rsidRPr="009B10CA">
        <w:rPr>
          <w:rFonts w:ascii="Times New Roman" w:hAnsi="Times New Roman"/>
          <w:szCs w:val="28"/>
        </w:rPr>
        <w:t>- Rèn kỹ năng phân tích diễn biến tâm lý nhân vật.</w:t>
      </w:r>
    </w:p>
    <w:p w:rsidR="00C90336" w:rsidRPr="009B10CA" w:rsidRDefault="00C90336" w:rsidP="00C90336">
      <w:pPr>
        <w:spacing w:line="276" w:lineRule="auto"/>
        <w:jc w:val="both"/>
        <w:rPr>
          <w:rFonts w:ascii="Times New Roman" w:hAnsi="Times New Roman"/>
          <w:b/>
          <w:i/>
          <w:szCs w:val="28"/>
        </w:rPr>
      </w:pPr>
      <w:r w:rsidRPr="009B10CA">
        <w:rPr>
          <w:rFonts w:ascii="Times New Roman" w:hAnsi="Times New Roman"/>
          <w:b/>
          <w:i/>
          <w:szCs w:val="28"/>
        </w:rPr>
        <w:t xml:space="preserve"> 3. Thái độ, tình cảm:</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Giáo dục các em ý thức học tập tốt, biết yêu thương và kính trọng mọi người.</w:t>
      </w:r>
    </w:p>
    <w:p w:rsidR="00C90336" w:rsidRPr="009B10CA" w:rsidRDefault="00C90336" w:rsidP="00C90336">
      <w:pPr>
        <w:spacing w:line="276" w:lineRule="auto"/>
        <w:jc w:val="both"/>
        <w:rPr>
          <w:rFonts w:ascii="Times New Roman" w:hAnsi="Times New Roman"/>
          <w:b/>
          <w:i/>
          <w:szCs w:val="28"/>
          <w:u w:val="single"/>
          <w:lang w:val="pt-BR"/>
        </w:rPr>
      </w:pP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đọc hiểu văn bản (văn bản truyện Việt Nam hiện đại).</w:t>
      </w:r>
    </w:p>
    <w:p w:rsidR="00C90336" w:rsidRPr="009B10CA" w:rsidRDefault="00C90336" w:rsidP="00C90336">
      <w:pPr>
        <w:spacing w:line="276" w:lineRule="auto"/>
        <w:ind w:left="10" w:right="-9"/>
        <w:jc w:val="both"/>
        <w:rPr>
          <w:rFonts w:ascii="Times New Roman" w:eastAsia="Arial" w:hAnsi="Times New Roman"/>
          <w:szCs w:val="28"/>
          <w:lang w:val="pt-BR"/>
        </w:rPr>
      </w:pPr>
      <w:r w:rsidRPr="009B10CA">
        <w:rPr>
          <w:rFonts w:ascii="Times New Roman" w:eastAsia="Arial" w:hAnsi="Times New Roman"/>
          <w:szCs w:val="28"/>
          <w:lang w:val="pt-BR"/>
        </w:rPr>
        <w:t>– Năng lực sử dụng tiếng Việt và giao tiếp (qua việc thảo luận trên lớp, thuyết trình trước lớp hệ thống tác phẩm văn học).</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cảm thụ thẩm mĩ (nhận ra giá trị nội dung, nghệ thuật của văn bản).</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B. CHUẨN BỊ</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-Thày: SGK - SGV - Thiết kế - Câu hỏi trắc nghiệm - Bảng phụ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Hình ảnh tư liệu</w:t>
      </w:r>
    </w:p>
    <w:p w:rsidR="00C90336" w:rsidRPr="009B10CA" w:rsidRDefault="00C90336" w:rsidP="00C90336">
      <w:pPr>
        <w:spacing w:line="276" w:lineRule="auto"/>
        <w:jc w:val="center"/>
        <w:rPr>
          <w:rFonts w:ascii="Times New Roman" w:hAnsi="Times New Roman"/>
          <w:b/>
          <w:szCs w:val="28"/>
          <w:lang w:val="sv-SE"/>
        </w:rPr>
      </w:pPr>
      <w:r w:rsidRPr="009B10CA">
        <w:rPr>
          <w:rFonts w:ascii="Times New Roman" w:hAnsi="Times New Roman"/>
          <w:b/>
          <w:szCs w:val="28"/>
          <w:lang w:val="sv-SE"/>
        </w:rPr>
        <w:t>PHIẾU HỌC TẬP</w:t>
      </w:r>
    </w:p>
    <w:p w:rsidR="00C90336" w:rsidRPr="009B10CA" w:rsidRDefault="00C90336" w:rsidP="00C90336">
      <w:pPr>
        <w:spacing w:line="276" w:lineRule="auto"/>
        <w:jc w:val="center"/>
        <w:rPr>
          <w:rFonts w:ascii="Times New Roman" w:hAnsi="Times New Roman"/>
          <w:b/>
          <w:szCs w:val="28"/>
          <w:lang w:val="sv-SE"/>
        </w:rPr>
      </w:pPr>
      <w:r w:rsidRPr="009B10CA">
        <w:rPr>
          <w:rFonts w:ascii="Times New Roman" w:hAnsi="Times New Roman"/>
          <w:b/>
          <w:szCs w:val="28"/>
          <w:lang w:val="sv-SE"/>
        </w:rPr>
        <w:t>Nhóm....... Nhóm trưởng:..................................................</w:t>
      </w:r>
    </w:p>
    <w:p w:rsidR="00C90336" w:rsidRPr="009B10CA" w:rsidRDefault="00C90336" w:rsidP="00C90336">
      <w:pPr>
        <w:spacing w:line="276" w:lineRule="auto"/>
        <w:jc w:val="center"/>
        <w:rPr>
          <w:rFonts w:ascii="Times New Roman" w:hAnsi="Times New Roman"/>
          <w:b/>
          <w:szCs w:val="28"/>
          <w:lang w:val="sv-SE"/>
        </w:rPr>
      </w:pPr>
      <w:r w:rsidRPr="009B10CA">
        <w:rPr>
          <w:rFonts w:ascii="Times New Roman" w:hAnsi="Times New Roman"/>
          <w:b/>
          <w:szCs w:val="28"/>
          <w:lang w:val="sv-SE"/>
        </w:rPr>
        <w:t>Quan sát SGK. Tìm chi tiết, hình ảnh để hoàn thiện bảng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53"/>
        <w:gridCol w:w="3680"/>
      </w:tblGrid>
      <w:tr w:rsidR="00C90336" w:rsidRPr="009B10CA" w:rsidTr="00C90336">
        <w:tc>
          <w:tcPr>
            <w:tcW w:w="1951" w:type="dxa"/>
          </w:tcPr>
          <w:p w:rsidR="00C90336" w:rsidRPr="009B10CA" w:rsidRDefault="00C90336" w:rsidP="00C90336">
            <w:pPr>
              <w:spacing w:line="276" w:lineRule="auto"/>
              <w:jc w:val="both"/>
              <w:rPr>
                <w:rFonts w:ascii="Times New Roman" w:hAnsi="Times New Roman"/>
                <w:b/>
                <w:i/>
                <w:szCs w:val="28"/>
                <w:lang w:val="sv-SE"/>
              </w:rPr>
            </w:pPr>
          </w:p>
        </w:tc>
        <w:tc>
          <w:tcPr>
            <w:tcW w:w="4253"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Bà cô bé Hồng</w:t>
            </w:r>
          </w:p>
        </w:tc>
        <w:tc>
          <w:tcPr>
            <w:tcW w:w="3680"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Nhận xét</w:t>
            </w:r>
          </w:p>
        </w:tc>
      </w:tr>
      <w:tr w:rsidR="00C90336" w:rsidRPr="009B10CA" w:rsidTr="00C90336">
        <w:trPr>
          <w:trHeight w:val="165"/>
        </w:trPr>
        <w:tc>
          <w:tcPr>
            <w:tcW w:w="1951" w:type="dxa"/>
            <w:vMerge w:val="restart"/>
          </w:tcPr>
          <w:p w:rsidR="00C90336" w:rsidRPr="009B10CA" w:rsidRDefault="00C90336" w:rsidP="00C90336">
            <w:pPr>
              <w:jc w:val="both"/>
              <w:rPr>
                <w:rFonts w:ascii="Times New Roman" w:hAnsi="Times New Roman"/>
                <w:i/>
                <w:szCs w:val="28"/>
                <w:lang w:val="sv-SE"/>
              </w:rPr>
            </w:pPr>
            <w:r w:rsidRPr="009B10CA">
              <w:rPr>
                <w:rFonts w:ascii="Times New Roman" w:hAnsi="Times New Roman"/>
                <w:i/>
                <w:szCs w:val="28"/>
              </w:rPr>
              <w:t xml:space="preserve"> Hoàn cảnh </w:t>
            </w:r>
            <w:r w:rsidRPr="009B10CA">
              <w:rPr>
                <w:rFonts w:ascii="Times New Roman" w:hAnsi="Times New Roman"/>
                <w:i/>
                <w:szCs w:val="28"/>
                <w:lang w:val="sv-SE"/>
              </w:rPr>
              <w:t>cuộc trò chuyện</w:t>
            </w:r>
          </w:p>
        </w:tc>
        <w:tc>
          <w:tcPr>
            <w:tcW w:w="4253" w:type="dxa"/>
            <w:tcBorders>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229"/>
        </w:trPr>
        <w:tc>
          <w:tcPr>
            <w:tcW w:w="1951" w:type="dxa"/>
            <w:vMerge/>
          </w:tcPr>
          <w:p w:rsidR="00C90336" w:rsidRPr="009B10CA" w:rsidRDefault="00C90336" w:rsidP="00C90336">
            <w:pPr>
              <w:jc w:val="both"/>
              <w:rPr>
                <w:rFonts w:ascii="Times New Roman" w:hAnsi="Times New Roman"/>
                <w:i/>
                <w:szCs w:val="28"/>
              </w:rPr>
            </w:pP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267"/>
        </w:trPr>
        <w:tc>
          <w:tcPr>
            <w:tcW w:w="1951" w:type="dxa"/>
            <w:vMerge/>
          </w:tcPr>
          <w:p w:rsidR="00C90336" w:rsidRPr="009B10CA" w:rsidRDefault="00C90336" w:rsidP="00C90336">
            <w:pPr>
              <w:jc w:val="both"/>
              <w:rPr>
                <w:rFonts w:ascii="Times New Roman" w:hAnsi="Times New Roman"/>
                <w:i/>
                <w:szCs w:val="28"/>
              </w:rPr>
            </w:pP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394"/>
        </w:trPr>
        <w:tc>
          <w:tcPr>
            <w:tcW w:w="1951" w:type="dxa"/>
            <w:vMerge/>
            <w:tcBorders>
              <w:bottom w:val="single" w:sz="4" w:space="0" w:color="auto"/>
            </w:tcBorders>
          </w:tcPr>
          <w:p w:rsidR="00C90336" w:rsidRPr="009B10CA" w:rsidRDefault="00C90336" w:rsidP="00C90336">
            <w:pPr>
              <w:jc w:val="both"/>
              <w:rPr>
                <w:rFonts w:ascii="Times New Roman" w:hAnsi="Times New Roman"/>
                <w:i/>
                <w:szCs w:val="28"/>
              </w:rPr>
            </w:pPr>
          </w:p>
        </w:tc>
        <w:tc>
          <w:tcPr>
            <w:tcW w:w="4253" w:type="dxa"/>
            <w:tcBorders>
              <w:top w:val="dotted" w:sz="4" w:space="0" w:color="auto"/>
              <w:bottom w:val="single"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single"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249"/>
        </w:trPr>
        <w:tc>
          <w:tcPr>
            <w:tcW w:w="1951" w:type="dxa"/>
            <w:vMerge w:val="restart"/>
          </w:tcPr>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i/>
                <w:szCs w:val="28"/>
                <w:lang w:val="sv-SE"/>
              </w:rPr>
              <w:t>Hành động - Lời nói</w:t>
            </w: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rPr>
            </w:pPr>
          </w:p>
        </w:tc>
        <w:tc>
          <w:tcPr>
            <w:tcW w:w="368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r>
      <w:tr w:rsidR="00C90336" w:rsidRPr="009B10CA" w:rsidTr="00C90336">
        <w:trPr>
          <w:trHeight w:val="440"/>
        </w:trPr>
        <w:tc>
          <w:tcPr>
            <w:tcW w:w="1951" w:type="dxa"/>
            <w:vMerge/>
            <w:tcBorders>
              <w:bottom w:val="dotted" w:sz="4" w:space="0" w:color="auto"/>
            </w:tcBorders>
          </w:tcPr>
          <w:p w:rsidR="00C90336" w:rsidRPr="009B10CA" w:rsidRDefault="00C90336" w:rsidP="00C90336">
            <w:pPr>
              <w:spacing w:line="276" w:lineRule="auto"/>
              <w:jc w:val="both"/>
              <w:rPr>
                <w:rFonts w:ascii="Times New Roman" w:hAnsi="Times New Roman"/>
                <w:b/>
                <w:i/>
                <w:szCs w:val="28"/>
                <w:lang w:val="sv-SE"/>
              </w:rPr>
            </w:pP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rPr>
            </w:pPr>
          </w:p>
        </w:tc>
        <w:tc>
          <w:tcPr>
            <w:tcW w:w="368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r>
    </w:tbl>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C. PHƯƠNG PHÁP/ KỸ THUẬT DẠY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Động não, HS trao đổi, thảo luận về nội dung, bài học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PP phân tích, thực hành , vấn đáp, nêu vấn đề...</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( 1P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Em hãy kể tên bài hát hoặc đọc một đoạn thơ viết  về mẹ mà em biết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Có một bài hát trong đó có câu: </w:t>
      </w:r>
      <w:r w:rsidRPr="009B10CA">
        <w:rPr>
          <w:rFonts w:ascii="Times New Roman" w:hAnsi="Times New Roman"/>
          <w:i/>
          <w:szCs w:val="28"/>
          <w:lang w:val="pt-BR"/>
        </w:rPr>
        <w:t>Như mặt trời chỉ có một mà thôi</w:t>
      </w:r>
    </w:p>
    <w:p w:rsidR="00C90336" w:rsidRPr="009B10CA" w:rsidRDefault="00C90336" w:rsidP="00C90336">
      <w:pPr>
        <w:spacing w:line="276" w:lineRule="auto"/>
        <w:ind w:left="2552"/>
        <w:jc w:val="both"/>
        <w:rPr>
          <w:rFonts w:ascii="Times New Roman" w:hAnsi="Times New Roman"/>
          <w:i/>
          <w:szCs w:val="28"/>
          <w:lang w:val="pt-BR"/>
        </w:rPr>
      </w:pPr>
      <w:r w:rsidRPr="009B10CA">
        <w:rPr>
          <w:rFonts w:ascii="Times New Roman" w:hAnsi="Times New Roman"/>
          <w:i/>
          <w:szCs w:val="28"/>
          <w:lang w:val="pt-BR"/>
        </w:rPr>
        <w:t>Và mẹ em chỉ có một trên đời.</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i/>
          <w:szCs w:val="28"/>
          <w:lang w:val="pt-BR"/>
        </w:rPr>
        <w:lastRenderedPageBreak/>
        <w:t xml:space="preserve">     Quả đúng như vậy, tình mẹ bao la như biển Thái Bình dạt dào.  Còn gì hạnh phúc hơn được sống trong sự yêu thương che chở của mẹ. Nhưng  một tuổi thơ không có được điều đó. Và có những tháng ngày em luôn ấp ủ khát khao tình mẹ...Đó là tình cảm của chú bé Hồng trong chương IV của tập hòi kí “ Nhứng ngày thơ ấu”- Nguyên Hồng.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II. HÌNH THÀNH KIẾN THỨC( 35P )</w:t>
      </w:r>
    </w:p>
    <w:p w:rsidR="00C90336" w:rsidRPr="009B10CA" w:rsidRDefault="00C90336" w:rsidP="00C90336">
      <w:pPr>
        <w:spacing w:line="276" w:lineRule="auto"/>
        <w:jc w:val="both"/>
        <w:rPr>
          <w:rFonts w:ascii="Times New Roman" w:hAnsi="Times New Roman"/>
          <w:i/>
          <w:szCs w:val="28"/>
          <w:u w:val="single"/>
        </w:rPr>
      </w:pPr>
      <w:r w:rsidRPr="009B10CA">
        <w:rPr>
          <w:rFonts w:ascii="Times New Roman" w:hAnsi="Times New Roman"/>
          <w:b/>
          <w:i/>
          <w:szCs w:val="28"/>
          <w:u w:val="single"/>
        </w:rPr>
        <w:t>I-Tìm hiểu chung</w:t>
      </w:r>
      <w:r w:rsidRPr="009B10CA">
        <w:rPr>
          <w:rFonts w:ascii="Times New Roman" w:hAnsi="Times New Roman"/>
          <w:i/>
          <w:szCs w:val="28"/>
          <w:u w:val="single"/>
        </w:rPr>
        <w:t>:</w:t>
      </w:r>
      <w:r w:rsidR="003A7A16">
        <w:rPr>
          <w:rFonts w:ascii="Times New Roman" w:hAnsi="Times New Roman"/>
          <w:b/>
          <w:color w:val="0000CC"/>
          <w:szCs w:val="28"/>
          <w:lang w:val="pt-BR"/>
        </w:rPr>
        <w:t xml:space="preserve"> (</w:t>
      </w:r>
      <w:r w:rsidRPr="009B10CA">
        <w:rPr>
          <w:rFonts w:ascii="Times New Roman" w:hAnsi="Times New Roman"/>
          <w:b/>
          <w:color w:val="0000CC"/>
          <w:szCs w:val="28"/>
          <w:lang w:val="pt-BR"/>
        </w:rPr>
        <w:t>7P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5665"/>
      </w:tblGrid>
      <w:tr w:rsidR="00C90336" w:rsidRPr="009B10CA" w:rsidTr="00C90336">
        <w:trPr>
          <w:trHeight w:val="384"/>
        </w:trPr>
        <w:tc>
          <w:tcPr>
            <w:tcW w:w="4219"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665"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219"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szCs w:val="28"/>
              </w:rPr>
              <w:t xml:space="preserve"> </w:t>
            </w: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(1) HS đọc SGK</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(2) Em hãy cho biết vài nét về cuộc đời và sự nghiệp của Nguyên Hồng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(3) Nêu hiểu biết của em về thể hồi ký và tập “ Những ngày thơ ấu”? Chương IV “ Trong lòng mẹ”?</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tham gia nhận xét</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rPr>
              <w:t xml:space="preserve">- Gv giới thiệu </w:t>
            </w:r>
            <w:r w:rsidRPr="009B10CA">
              <w:rPr>
                <w:rFonts w:ascii="Times New Roman" w:hAnsi="Times New Roman"/>
                <w:szCs w:val="28"/>
                <w:lang w:val="pt-BR"/>
              </w:rPr>
              <w:t>về tác giả, tác phẩm.</w:t>
            </w:r>
          </w:p>
        </w:tc>
        <w:tc>
          <w:tcPr>
            <w:tcW w:w="5665" w:type="dxa"/>
          </w:tcPr>
          <w:p w:rsidR="00C90336" w:rsidRPr="009B10CA" w:rsidRDefault="00C90336" w:rsidP="00C90336">
            <w:pPr>
              <w:spacing w:line="276" w:lineRule="auto"/>
              <w:jc w:val="both"/>
              <w:rPr>
                <w:rFonts w:ascii="Times New Roman" w:hAnsi="Times New Roman"/>
                <w:b/>
                <w:i/>
                <w:szCs w:val="28"/>
                <w:u w:val="single"/>
                <w:lang w:val="pt-BR"/>
              </w:rPr>
            </w:pPr>
            <w:r w:rsidRPr="009B10CA">
              <w:rPr>
                <w:rFonts w:ascii="Times New Roman" w:hAnsi="Times New Roman"/>
                <w:b/>
                <w:i/>
                <w:szCs w:val="28"/>
                <w:u w:val="single"/>
                <w:lang w:val="pt-BR"/>
              </w:rPr>
              <w:t>1-Tác giả:</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Nguyên Hồng (1918 - 1982 ) tên khai sinh là Nguyễn Nguyên Hồng quê ở Nam Định, nhưng ông sống chủ yếu ở Hải Phòng trong một xóm lao động nghèo.</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Tác giả viết tiểu thuyết, kí, thơ. Tác phẩm chính: Bỉ vỏ, Những ngày thơ ấu...</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b/>
                <w:i/>
                <w:szCs w:val="28"/>
                <w:u w:val="single"/>
                <w:lang w:val="pt-BR"/>
              </w:rPr>
              <w:t>2- Tác phẩm</w:t>
            </w:r>
            <w:r w:rsidRPr="009B10CA">
              <w:rPr>
                <w:rFonts w:ascii="Times New Roman" w:hAnsi="Times New Roman"/>
                <w:szCs w:val="28"/>
                <w:u w:val="single"/>
                <w:lang w:val="pt-BR"/>
              </w:rPr>
              <w:t>:</w:t>
            </w:r>
            <w:r w:rsidRPr="009B10CA">
              <w:rPr>
                <w:rFonts w:ascii="Times New Roman" w:hAnsi="Times New Roman"/>
                <w:szCs w:val="28"/>
                <w:lang w:val="pt-BR"/>
              </w:rPr>
              <w:t xml:space="preserve"> TP gồm 9 chương</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pt-BR"/>
              </w:rPr>
              <w:t>- Tóm tắt: SGK</w:t>
            </w:r>
          </w:p>
        </w:tc>
      </w:tr>
    </w:tbl>
    <w:p w:rsidR="00C90336" w:rsidRPr="009B10CA" w:rsidRDefault="00C90336" w:rsidP="00C90336">
      <w:pPr>
        <w:spacing w:line="276" w:lineRule="auto"/>
        <w:jc w:val="both"/>
        <w:rPr>
          <w:rFonts w:ascii="Times New Roman" w:hAnsi="Times New Roman"/>
          <w:b/>
          <w:color w:val="0000CC"/>
          <w:szCs w:val="28"/>
          <w:lang w:val="pt-BR"/>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3686"/>
        <w:gridCol w:w="2693"/>
      </w:tblGrid>
      <w:tr w:rsidR="00C90336" w:rsidRPr="009B10CA" w:rsidTr="00C90336">
        <w:trPr>
          <w:trHeight w:val="1642"/>
        </w:trPr>
        <w:tc>
          <w:tcPr>
            <w:tcW w:w="3402" w:type="dxa"/>
            <w:tcBorders>
              <w:bottom w:val="dotted" w:sz="4" w:space="0" w:color="auto"/>
            </w:tcBorders>
          </w:tcPr>
          <w:p w:rsidR="00C90336" w:rsidRPr="009B10CA" w:rsidRDefault="00C90336" w:rsidP="00C90336">
            <w:pPr>
              <w:spacing w:line="276" w:lineRule="auto"/>
              <w:jc w:val="center"/>
              <w:rPr>
                <w:rFonts w:ascii="Times New Roman" w:hAnsi="Times New Roman"/>
                <w:b/>
                <w:color w:val="0000CC"/>
                <w:szCs w:val="28"/>
              </w:rPr>
            </w:pPr>
            <w:r w:rsidRPr="009B10CA">
              <w:rPr>
                <w:rFonts w:ascii="Times New Roman" w:hAnsi="Times New Roman"/>
                <w:b/>
                <w:noProof/>
                <w:color w:val="0000CC"/>
                <w:szCs w:val="28"/>
                <w:lang w:val="vi-VN" w:eastAsia="vi-VN"/>
              </w:rPr>
              <w:drawing>
                <wp:inline distT="0" distB="0" distL="0" distR="0" wp14:anchorId="4D204E84" wp14:editId="6B70F77D">
                  <wp:extent cx="1800225" cy="1238250"/>
                  <wp:effectExtent l="0" t="0" r="0" b="0"/>
                  <wp:docPr id="11" name="Picture 11" descr="C:\Users\Administrator\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1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0225" cy="1238250"/>
                          </a:xfrm>
                          <a:prstGeom prst="rect">
                            <a:avLst/>
                          </a:prstGeom>
                          <a:noFill/>
                          <a:ln>
                            <a:noFill/>
                          </a:ln>
                        </pic:spPr>
                      </pic:pic>
                    </a:graphicData>
                  </a:graphic>
                </wp:inline>
              </w:drawing>
            </w:r>
          </w:p>
        </w:tc>
        <w:tc>
          <w:tcPr>
            <w:tcW w:w="3686" w:type="dxa"/>
            <w:vMerge w:val="restart"/>
          </w:tcPr>
          <w:p w:rsidR="00C90336" w:rsidRPr="009B10CA" w:rsidRDefault="00C90336" w:rsidP="00C90336">
            <w:pPr>
              <w:spacing w:line="276" w:lineRule="auto"/>
              <w:jc w:val="both"/>
              <w:rPr>
                <w:rFonts w:ascii="Times New Roman" w:hAnsi="Times New Roman"/>
                <w:b/>
                <w:color w:val="0000CC"/>
                <w:szCs w:val="28"/>
              </w:rPr>
            </w:pPr>
            <w:r w:rsidRPr="009B10CA">
              <w:rPr>
                <w:rFonts w:ascii="Times New Roman" w:hAnsi="Times New Roman"/>
                <w:b/>
                <w:noProof/>
                <w:color w:val="0000CC"/>
                <w:szCs w:val="28"/>
                <w:lang w:val="vi-VN" w:eastAsia="vi-VN"/>
              </w:rPr>
              <w:drawing>
                <wp:inline distT="0" distB="0" distL="0" distR="0" wp14:anchorId="67D378EF" wp14:editId="36D352D9">
                  <wp:extent cx="2400300" cy="2019300"/>
                  <wp:effectExtent l="0" t="0" r="0" b="0"/>
                  <wp:docPr id="10" name="Picture 10" descr="C:\Users\Administrator\Desktop\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44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0300" cy="2019300"/>
                          </a:xfrm>
                          <a:prstGeom prst="rect">
                            <a:avLst/>
                          </a:prstGeom>
                          <a:noFill/>
                          <a:ln>
                            <a:noFill/>
                          </a:ln>
                        </pic:spPr>
                      </pic:pic>
                    </a:graphicData>
                  </a:graphic>
                </wp:inline>
              </w:drawing>
            </w:r>
          </w:p>
        </w:tc>
        <w:tc>
          <w:tcPr>
            <w:tcW w:w="2693" w:type="dxa"/>
            <w:vMerge w:val="restart"/>
          </w:tcPr>
          <w:p w:rsidR="00C90336" w:rsidRPr="009B10CA" w:rsidRDefault="00C90336" w:rsidP="00C90336">
            <w:pPr>
              <w:spacing w:line="276" w:lineRule="auto"/>
              <w:jc w:val="both"/>
              <w:rPr>
                <w:rFonts w:ascii="Times New Roman" w:hAnsi="Times New Roman"/>
                <w:b/>
                <w:color w:val="0000CC"/>
                <w:szCs w:val="28"/>
              </w:rPr>
            </w:pPr>
            <w:r w:rsidRPr="009B10CA">
              <w:rPr>
                <w:rFonts w:ascii="Times New Roman" w:hAnsi="Times New Roman"/>
                <w:b/>
                <w:noProof/>
                <w:color w:val="0000CC"/>
                <w:szCs w:val="28"/>
                <w:lang w:val="vi-VN" w:eastAsia="vi-VN"/>
              </w:rPr>
              <w:drawing>
                <wp:inline distT="0" distB="0" distL="0" distR="0" wp14:anchorId="641E297E" wp14:editId="742ABEBB">
                  <wp:extent cx="1447800" cy="2066925"/>
                  <wp:effectExtent l="0" t="0" r="0" b="0"/>
                  <wp:docPr id="9" name="Picture 9" descr="C:\Users\Administrator\Desktop\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3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0" cy="2066925"/>
                          </a:xfrm>
                          <a:prstGeom prst="rect">
                            <a:avLst/>
                          </a:prstGeom>
                          <a:noFill/>
                          <a:ln>
                            <a:noFill/>
                          </a:ln>
                        </pic:spPr>
                      </pic:pic>
                    </a:graphicData>
                  </a:graphic>
                </wp:inline>
              </w:drawing>
            </w:r>
          </w:p>
        </w:tc>
      </w:tr>
      <w:tr w:rsidR="00C90336" w:rsidRPr="009B10CA" w:rsidTr="00C90336">
        <w:trPr>
          <w:trHeight w:val="47"/>
        </w:trPr>
        <w:tc>
          <w:tcPr>
            <w:tcW w:w="3402" w:type="dxa"/>
            <w:tcBorders>
              <w:top w:val="dotted" w:sz="4" w:space="0" w:color="auto"/>
            </w:tcBorders>
          </w:tcPr>
          <w:p w:rsidR="00C90336" w:rsidRPr="009B10CA" w:rsidRDefault="00C90336" w:rsidP="00C90336">
            <w:pPr>
              <w:spacing w:line="276" w:lineRule="auto"/>
              <w:jc w:val="center"/>
              <w:rPr>
                <w:rFonts w:ascii="Times New Roman" w:hAnsi="Times New Roman"/>
                <w:b/>
                <w:color w:val="0000CC"/>
                <w:szCs w:val="28"/>
              </w:rPr>
            </w:pPr>
            <w:r w:rsidRPr="009B10CA">
              <w:rPr>
                <w:rFonts w:ascii="Times New Roman" w:hAnsi="Times New Roman"/>
                <w:b/>
                <w:noProof/>
                <w:color w:val="0000CC"/>
                <w:szCs w:val="28"/>
                <w:lang w:val="vi-VN" w:eastAsia="vi-VN"/>
              </w:rPr>
              <w:drawing>
                <wp:inline distT="0" distB="0" distL="0" distR="0" wp14:anchorId="26E404B8" wp14:editId="1495D931">
                  <wp:extent cx="1752600" cy="1000125"/>
                  <wp:effectExtent l="0" t="0" r="0" b="0"/>
                  <wp:docPr id="8" name="Picture 8" descr="C:\Users\Administrator\Desktop\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5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1000125"/>
                          </a:xfrm>
                          <a:prstGeom prst="rect">
                            <a:avLst/>
                          </a:prstGeom>
                          <a:noFill/>
                          <a:ln>
                            <a:noFill/>
                          </a:ln>
                        </pic:spPr>
                      </pic:pic>
                    </a:graphicData>
                  </a:graphic>
                </wp:inline>
              </w:drawing>
            </w:r>
          </w:p>
        </w:tc>
        <w:tc>
          <w:tcPr>
            <w:tcW w:w="3686" w:type="dxa"/>
            <w:vMerge/>
          </w:tcPr>
          <w:p w:rsidR="00C90336" w:rsidRPr="009B10CA" w:rsidRDefault="00C90336" w:rsidP="00C90336">
            <w:pPr>
              <w:spacing w:line="276" w:lineRule="auto"/>
              <w:jc w:val="both"/>
              <w:rPr>
                <w:rFonts w:ascii="Times New Roman" w:hAnsi="Times New Roman"/>
                <w:b/>
                <w:color w:val="0000CC"/>
                <w:szCs w:val="28"/>
              </w:rPr>
            </w:pPr>
          </w:p>
        </w:tc>
        <w:tc>
          <w:tcPr>
            <w:tcW w:w="2693" w:type="dxa"/>
            <w:vMerge/>
          </w:tcPr>
          <w:p w:rsidR="00C90336" w:rsidRPr="009B10CA" w:rsidRDefault="00C90336" w:rsidP="00C90336">
            <w:pPr>
              <w:spacing w:line="276" w:lineRule="auto"/>
              <w:jc w:val="both"/>
              <w:rPr>
                <w:rFonts w:ascii="Times New Roman" w:hAnsi="Times New Roman"/>
                <w:b/>
                <w:color w:val="0000CC"/>
                <w:szCs w:val="28"/>
              </w:rPr>
            </w:pPr>
          </w:p>
        </w:tc>
      </w:tr>
    </w:tbl>
    <w:p w:rsidR="00C90336" w:rsidRPr="003A7A16" w:rsidRDefault="00C90336" w:rsidP="00C90336">
      <w:pPr>
        <w:spacing w:line="276" w:lineRule="auto"/>
        <w:jc w:val="both"/>
        <w:rPr>
          <w:rFonts w:ascii="Times New Roman" w:hAnsi="Times New Roman"/>
          <w:i/>
          <w:szCs w:val="28"/>
        </w:rPr>
      </w:pPr>
      <w:r w:rsidRPr="009B10CA">
        <w:rPr>
          <w:rFonts w:ascii="Times New Roman" w:hAnsi="Times New Roman"/>
          <w:i/>
          <w:szCs w:val="28"/>
        </w:rPr>
        <w:t xml:space="preserve">     Quan sát các hình ảnh về nhà văn Nguyên Hồng. Trong sự nghiệp sáng tác của ông, “Những ngày thơ ấu”  là tập hồi kí viết về tuổi thơ cay đắng của tác giả. Từ cảnh ngộ và tâm sự của chú bé Hồng  - nhân vật chính- tác giả còn cho thấy bộ mặt lạnh lùng của một xã hội chỉ coi trọng đồng tiền, đầy rẫy nhữg thành kiến cổ hủ, thói nhỏ nhen, độc ác của đám thị dân tiểu tư sản khiến cho tình máu mủ ruột thịt cũng trở thành khô héo. Đoạn trích học là chương </w:t>
      </w:r>
      <w:r w:rsidR="003A7A16">
        <w:rPr>
          <w:rFonts w:ascii="Times New Roman" w:hAnsi="Times New Roman"/>
          <w:i/>
          <w:szCs w:val="28"/>
        </w:rPr>
        <w:t xml:space="preserve">IV của TP.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4814"/>
      </w:tblGrid>
      <w:tr w:rsidR="00C90336" w:rsidRPr="009B10CA" w:rsidTr="00C90336">
        <w:trPr>
          <w:trHeight w:val="384"/>
        </w:trPr>
        <w:tc>
          <w:tcPr>
            <w:tcW w:w="5070"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4814"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5070"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GV hướng dẫn HS đọc - Đọc chậm, chú ý các từ ngữ thể hiện cảm xúc thay đổi của </w:t>
            </w:r>
            <w:r w:rsidRPr="009B10CA">
              <w:rPr>
                <w:rFonts w:ascii="Times New Roman" w:hAnsi="Times New Roman"/>
                <w:szCs w:val="28"/>
              </w:rPr>
              <w:lastRenderedPageBreak/>
              <w:t>nhân vật tôi, nhất là đoạn cuối khi bé Hồng trò chuyện với bà cô.Ngữ điệu của lời nhân vật.</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xml:space="preserve">- GV đọc một đoạn </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(1)  Gọi HS đọc - HS &amp; GV nhận xét</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(2)  Tìm hiểu các chú thích ở SGK-“ Đoạn tang “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(3)  - Bài có thể chia làm mấy phần? Nêu nội dung từng phần ?</w:t>
            </w:r>
          </w:p>
          <w:p w:rsidR="00C90336" w:rsidRPr="009B10CA" w:rsidRDefault="00C90336" w:rsidP="00C90336">
            <w:pPr>
              <w:tabs>
                <w:tab w:val="center" w:pos="4320"/>
                <w:tab w:val="right" w:pos="8640"/>
              </w:tabs>
              <w:spacing w:line="276" w:lineRule="auto"/>
              <w:jc w:val="both"/>
              <w:rPr>
                <w:rFonts w:ascii="Times New Roman" w:hAnsi="Times New Roman"/>
                <w:b/>
                <w:szCs w:val="28"/>
              </w:rPr>
            </w:pPr>
            <w:r w:rsidRPr="009B10CA">
              <w:rPr>
                <w:rFonts w:ascii="Times New Roman" w:hAnsi="Times New Roman"/>
                <w:szCs w:val="28"/>
              </w:rPr>
              <w:t>- Gọi HS nhận xét?</w:t>
            </w:r>
          </w:p>
        </w:tc>
        <w:tc>
          <w:tcPr>
            <w:tcW w:w="4814" w:type="dxa"/>
          </w:tcPr>
          <w:p w:rsidR="00C90336" w:rsidRPr="009B10CA" w:rsidRDefault="003A7A16" w:rsidP="00C90336">
            <w:pPr>
              <w:spacing w:line="276" w:lineRule="auto"/>
              <w:jc w:val="both"/>
              <w:rPr>
                <w:rFonts w:ascii="Times New Roman" w:hAnsi="Times New Roman"/>
                <w:b/>
                <w:i/>
                <w:szCs w:val="28"/>
                <w:u w:val="single"/>
              </w:rPr>
            </w:pPr>
            <w:r>
              <w:rPr>
                <w:rFonts w:ascii="Times New Roman" w:hAnsi="Times New Roman"/>
                <w:szCs w:val="28"/>
              </w:rPr>
              <w:lastRenderedPageBreak/>
              <w:t>a</w:t>
            </w:r>
            <w:r w:rsidR="00C90336" w:rsidRPr="009B10CA">
              <w:rPr>
                <w:rFonts w:ascii="Times New Roman" w:hAnsi="Times New Roman"/>
                <w:szCs w:val="28"/>
              </w:rPr>
              <w:t xml:space="preserve">. </w:t>
            </w:r>
            <w:r w:rsidR="00C90336" w:rsidRPr="009B10CA">
              <w:rPr>
                <w:rFonts w:ascii="Times New Roman" w:hAnsi="Times New Roman"/>
                <w:b/>
                <w:i/>
                <w:szCs w:val="28"/>
                <w:u w:val="single"/>
              </w:rPr>
              <w:t xml:space="preserve">Đọc - Chú thích: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HS thực hiện các yêu cầu của GV:</w:t>
            </w:r>
          </w:p>
          <w:p w:rsidR="00C90336" w:rsidRPr="009B10CA" w:rsidRDefault="00C90336" w:rsidP="00C90336">
            <w:pPr>
              <w:spacing w:line="276" w:lineRule="auto"/>
              <w:jc w:val="both"/>
              <w:rPr>
                <w:rFonts w:ascii="Times New Roman" w:hAnsi="Times New Roman"/>
                <w:szCs w:val="28"/>
              </w:rPr>
            </w:pPr>
          </w:p>
          <w:p w:rsidR="00C90336" w:rsidRPr="009B10CA" w:rsidRDefault="00C90336" w:rsidP="00C90336">
            <w:pPr>
              <w:spacing w:line="276" w:lineRule="auto"/>
              <w:jc w:val="both"/>
              <w:rPr>
                <w:rFonts w:ascii="Times New Roman" w:hAnsi="Times New Roman"/>
                <w:szCs w:val="28"/>
              </w:rPr>
            </w:pPr>
          </w:p>
          <w:p w:rsidR="00C90336" w:rsidRPr="009B10CA" w:rsidRDefault="00C90336" w:rsidP="00C90336">
            <w:pPr>
              <w:spacing w:line="276" w:lineRule="auto"/>
              <w:jc w:val="both"/>
              <w:rPr>
                <w:rFonts w:ascii="Times New Roman" w:hAnsi="Times New Roman"/>
                <w:szCs w:val="28"/>
              </w:rPr>
            </w:pP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Đọc, nhận xét.</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 Đoạn tang “ : Mãn tang, hết tang.</w:t>
            </w:r>
          </w:p>
          <w:p w:rsidR="00C90336" w:rsidRPr="009B10CA" w:rsidRDefault="003A7A16" w:rsidP="00C90336">
            <w:pPr>
              <w:spacing w:line="276" w:lineRule="auto"/>
              <w:ind w:left="-108"/>
              <w:jc w:val="both"/>
              <w:rPr>
                <w:rFonts w:ascii="Times New Roman" w:hAnsi="Times New Roman"/>
                <w:b/>
                <w:i/>
                <w:szCs w:val="28"/>
                <w:u w:val="single"/>
              </w:rPr>
            </w:pPr>
            <w:r>
              <w:rPr>
                <w:rFonts w:ascii="Times New Roman" w:hAnsi="Times New Roman"/>
                <w:b/>
                <w:i/>
                <w:szCs w:val="28"/>
                <w:u w:val="single"/>
              </w:rPr>
              <w:t>b</w:t>
            </w:r>
            <w:r w:rsidR="00C90336" w:rsidRPr="009B10CA">
              <w:rPr>
                <w:rFonts w:ascii="Times New Roman" w:hAnsi="Times New Roman"/>
                <w:b/>
                <w:i/>
                <w:szCs w:val="28"/>
                <w:u w:val="single"/>
              </w:rPr>
              <w:t>.</w:t>
            </w:r>
            <w:r>
              <w:rPr>
                <w:rFonts w:ascii="Times New Roman" w:hAnsi="Times New Roman"/>
                <w:b/>
                <w:i/>
                <w:szCs w:val="28"/>
                <w:u w:val="single"/>
              </w:rPr>
              <w:t xml:space="preserve"> </w:t>
            </w:r>
            <w:r w:rsidR="00C90336" w:rsidRPr="009B10CA">
              <w:rPr>
                <w:rFonts w:ascii="Times New Roman" w:hAnsi="Times New Roman"/>
                <w:b/>
                <w:i/>
                <w:szCs w:val="28"/>
                <w:u w:val="single"/>
              </w:rPr>
              <w:t>Bố cục:</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Đầu =&gt; </w:t>
            </w:r>
            <w:r w:rsidRPr="009B10CA">
              <w:rPr>
                <w:rFonts w:ascii="Times New Roman" w:hAnsi="Times New Roman"/>
                <w:i/>
                <w:szCs w:val="28"/>
              </w:rPr>
              <w:t xml:space="preserve">Người ta hỏi đến chứ: </w:t>
            </w:r>
            <w:r w:rsidRPr="009B10CA">
              <w:rPr>
                <w:rFonts w:ascii="Times New Roman" w:hAnsi="Times New Roman"/>
                <w:szCs w:val="28"/>
              </w:rPr>
              <w:t>Cuộc trò chuyện của bé Hồng với bà cô.</w:t>
            </w:r>
          </w:p>
          <w:p w:rsidR="00C90336" w:rsidRPr="009B10CA" w:rsidRDefault="00C90336" w:rsidP="00C90336">
            <w:pPr>
              <w:tabs>
                <w:tab w:val="center" w:pos="4320"/>
                <w:tab w:val="right" w:pos="8640"/>
              </w:tabs>
              <w:spacing w:line="276" w:lineRule="auto"/>
              <w:jc w:val="both"/>
              <w:rPr>
                <w:rFonts w:ascii="Times New Roman" w:hAnsi="Times New Roman"/>
                <w:b/>
                <w:szCs w:val="28"/>
              </w:rPr>
            </w:pPr>
            <w:r w:rsidRPr="009B10CA">
              <w:rPr>
                <w:rFonts w:ascii="Times New Roman" w:hAnsi="Times New Roman"/>
                <w:szCs w:val="28"/>
              </w:rPr>
              <w:t xml:space="preserve"> - Tiếp =&gt; Hết : Cuộc gặp gỡ giữa 2 mẹ con bé Hồng</w:t>
            </w:r>
          </w:p>
        </w:tc>
      </w:tr>
    </w:tbl>
    <w:p w:rsidR="00D8691D" w:rsidRDefault="003A7A16" w:rsidP="003A7A16">
      <w:pPr>
        <w:spacing w:line="276" w:lineRule="auto"/>
        <w:ind w:left="435"/>
        <w:jc w:val="both"/>
        <w:rPr>
          <w:rFonts w:ascii="Times New Roman" w:hAnsi="Times New Roman"/>
          <w:szCs w:val="28"/>
        </w:rPr>
      </w:pPr>
      <w:r w:rsidRPr="009B10CA">
        <w:rPr>
          <w:rFonts w:ascii="Times New Roman" w:hAnsi="Times New Roman"/>
          <w:b/>
          <w:i/>
          <w:szCs w:val="28"/>
          <w:u w:val="single"/>
        </w:rPr>
        <w:lastRenderedPageBreak/>
        <w:t>II- Đọc- hiểu văn bản:</w:t>
      </w:r>
      <w:r w:rsidRPr="009B10CA">
        <w:rPr>
          <w:rFonts w:ascii="Times New Roman" w:hAnsi="Times New Roman"/>
          <w:szCs w:val="28"/>
        </w:rPr>
        <w:t xml:space="preserve">  </w:t>
      </w:r>
      <w:r w:rsidRPr="009B10CA">
        <w:rPr>
          <w:rFonts w:ascii="Times New Roman" w:hAnsi="Times New Roman"/>
          <w:b/>
          <w:color w:val="0000CC"/>
          <w:szCs w:val="28"/>
          <w:lang w:val="pt-BR"/>
        </w:rPr>
        <w:t>( 23P )</w:t>
      </w:r>
      <w:r w:rsidRPr="009B10CA">
        <w:rPr>
          <w:rFonts w:ascii="Times New Roman" w:hAnsi="Times New Roman"/>
          <w:szCs w:val="28"/>
        </w:rPr>
        <w:t xml:space="preserve">       </w:t>
      </w:r>
    </w:p>
    <w:p w:rsidR="00C90336" w:rsidRPr="009B10CA" w:rsidRDefault="00D8691D" w:rsidP="003A7A16">
      <w:pPr>
        <w:spacing w:line="276" w:lineRule="auto"/>
        <w:ind w:left="435"/>
        <w:jc w:val="both"/>
        <w:rPr>
          <w:rFonts w:ascii="Times New Roman" w:hAnsi="Times New Roman"/>
          <w:szCs w:val="28"/>
        </w:rPr>
      </w:pPr>
      <w:r w:rsidRPr="00D8691D">
        <w:rPr>
          <w:rFonts w:ascii="Times New Roman" w:hAnsi="Times New Roman"/>
          <w:b/>
          <w:i/>
          <w:szCs w:val="28"/>
        </w:rPr>
        <w:t>1.</w:t>
      </w:r>
      <w:r w:rsidR="003A7A16" w:rsidRPr="009B10CA">
        <w:rPr>
          <w:rFonts w:ascii="Times New Roman" w:hAnsi="Times New Roman"/>
          <w:szCs w:val="28"/>
        </w:rPr>
        <w:t xml:space="preserve">  </w:t>
      </w:r>
      <w:r w:rsidR="00C90336" w:rsidRPr="009B10CA">
        <w:rPr>
          <w:rFonts w:ascii="Times New Roman" w:hAnsi="Times New Roman"/>
          <w:b/>
          <w:i/>
          <w:szCs w:val="28"/>
          <w:u w:val="single"/>
        </w:rPr>
        <w:t>Nhân vật bà cô qua cái nhìn và tâm trạng của bé Hồng</w:t>
      </w:r>
      <w:r w:rsidR="00C90336" w:rsidRPr="009B10CA">
        <w:rPr>
          <w:rFonts w:ascii="Times New Roman" w:hAnsi="Times New Roman"/>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3"/>
        <w:gridCol w:w="4531"/>
      </w:tblGrid>
      <w:tr w:rsidR="00C90336" w:rsidRPr="009B10CA" w:rsidTr="00C90336">
        <w:trPr>
          <w:trHeight w:val="384"/>
        </w:trPr>
        <w:tc>
          <w:tcPr>
            <w:tcW w:w="535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4531"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5353" w:type="dxa"/>
          </w:tcPr>
          <w:p w:rsidR="00C90336" w:rsidRPr="009B10CA" w:rsidRDefault="00C90336" w:rsidP="00C90336">
            <w:pPr>
              <w:spacing w:line="276" w:lineRule="auto"/>
              <w:jc w:val="both"/>
              <w:rPr>
                <w:rFonts w:ascii="Times New Roman" w:hAnsi="Times New Roman"/>
                <w:b/>
                <w:color w:val="FF0000"/>
                <w:szCs w:val="28"/>
                <w:lang w:val="da-DK"/>
              </w:rPr>
            </w:pPr>
            <w:r w:rsidRPr="009B10CA">
              <w:rPr>
                <w:rFonts w:ascii="Times New Roman" w:hAnsi="Times New Roman"/>
                <w:b/>
                <w:color w:val="FF0000"/>
                <w:szCs w:val="28"/>
                <w:lang w:val="da-DK"/>
              </w:rPr>
              <w:t>HOẠT ĐỘNG NHÓM</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Giao nhiệm vụ cho các nhóm - phiếu học tâp.</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C90336" w:rsidRPr="009B10CA" w:rsidRDefault="00C90336" w:rsidP="00C90336">
            <w:pPr>
              <w:tabs>
                <w:tab w:val="center" w:pos="4320"/>
                <w:tab w:val="right" w:pos="8640"/>
              </w:tabs>
              <w:spacing w:line="276" w:lineRule="auto"/>
              <w:jc w:val="both"/>
              <w:rPr>
                <w:rFonts w:ascii="Times New Roman" w:hAnsi="Times New Roman"/>
                <w:b/>
                <w:szCs w:val="28"/>
                <w:lang w:val="da-DK"/>
              </w:rPr>
            </w:pPr>
            <w:r w:rsidRPr="009B10CA">
              <w:rPr>
                <w:rFonts w:ascii="Times New Roman" w:hAnsi="Times New Roman"/>
                <w:szCs w:val="28"/>
                <w:lang w:val="da-DK"/>
              </w:rPr>
              <w:t>- Tổ chức cho HS nhận xét</w:t>
            </w:r>
          </w:p>
        </w:tc>
        <w:tc>
          <w:tcPr>
            <w:tcW w:w="4531" w:type="dxa"/>
          </w:tcPr>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Đại diện nhóm trình bày kết quả thảo luận .</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-Các nhóm khác tham gia ý kiến.</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-Nhận xét, rút kinh nghiệm.</w:t>
            </w:r>
          </w:p>
        </w:tc>
      </w:tr>
    </w:tbl>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Cuộc trò chuyện giữa  bà cô và bé Hồng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53"/>
        <w:gridCol w:w="3680"/>
      </w:tblGrid>
      <w:tr w:rsidR="00C90336" w:rsidRPr="009B10CA" w:rsidTr="00C90336">
        <w:tc>
          <w:tcPr>
            <w:tcW w:w="1951" w:type="dxa"/>
          </w:tcPr>
          <w:p w:rsidR="00C90336" w:rsidRPr="009B10CA" w:rsidRDefault="00C90336" w:rsidP="00C90336">
            <w:pPr>
              <w:spacing w:line="276" w:lineRule="auto"/>
              <w:jc w:val="both"/>
              <w:rPr>
                <w:rFonts w:ascii="Times New Roman" w:hAnsi="Times New Roman"/>
                <w:b/>
                <w:i/>
                <w:szCs w:val="28"/>
                <w:lang w:val="sv-SE"/>
              </w:rPr>
            </w:pPr>
          </w:p>
        </w:tc>
        <w:tc>
          <w:tcPr>
            <w:tcW w:w="4253"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i/>
                <w:szCs w:val="28"/>
              </w:rPr>
              <w:t>Bà cô bé Hồng</w:t>
            </w:r>
          </w:p>
        </w:tc>
        <w:tc>
          <w:tcPr>
            <w:tcW w:w="3680"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Nhận xét</w:t>
            </w:r>
          </w:p>
        </w:tc>
      </w:tr>
      <w:tr w:rsidR="00C90336" w:rsidRPr="009B10CA" w:rsidTr="00C90336">
        <w:trPr>
          <w:trHeight w:val="1073"/>
        </w:trPr>
        <w:tc>
          <w:tcPr>
            <w:tcW w:w="1951" w:type="dxa"/>
          </w:tcPr>
          <w:p w:rsidR="00C90336" w:rsidRPr="009B10CA" w:rsidRDefault="00C90336" w:rsidP="00C90336">
            <w:pPr>
              <w:jc w:val="both"/>
              <w:rPr>
                <w:rFonts w:ascii="Times New Roman" w:hAnsi="Times New Roman"/>
                <w:i/>
                <w:szCs w:val="28"/>
                <w:lang w:val="sv-SE"/>
              </w:rPr>
            </w:pPr>
            <w:r w:rsidRPr="009B10CA">
              <w:rPr>
                <w:rFonts w:ascii="Times New Roman" w:hAnsi="Times New Roman"/>
                <w:i/>
                <w:szCs w:val="28"/>
              </w:rPr>
              <w:t xml:space="preserve"> Hoàn cảnh xuất hiện </w:t>
            </w:r>
          </w:p>
        </w:tc>
        <w:tc>
          <w:tcPr>
            <w:tcW w:w="4253" w:type="dxa"/>
            <w:tcBorders>
              <w:bottom w:val="dotted" w:sz="4" w:space="0" w:color="auto"/>
            </w:tcBorders>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-Gần ngày giỗ đầu cha bé Hồng.</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Mẹ bé Hồng chưa về ..</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Chủ động tạo ra để nhằm mục đích riêng .</w:t>
            </w:r>
          </w:p>
        </w:tc>
        <w:tc>
          <w:tcPr>
            <w:tcW w:w="3680" w:type="dxa"/>
            <w:vMerge w:val="restart"/>
          </w:tcPr>
          <w:p w:rsidR="00C90336" w:rsidRPr="009B10CA" w:rsidRDefault="00C90336" w:rsidP="00C90336">
            <w:pPr>
              <w:spacing w:line="276" w:lineRule="auto"/>
              <w:jc w:val="both"/>
              <w:rPr>
                <w:rFonts w:ascii="Times New Roman" w:hAnsi="Times New Roman"/>
                <w:color w:val="000000"/>
                <w:szCs w:val="28"/>
                <w:lang w:val="sv-SE"/>
              </w:rPr>
            </w:pPr>
            <w:r w:rsidRPr="009B10CA">
              <w:rPr>
                <w:rFonts w:ascii="Times New Roman" w:hAnsi="Times New Roman"/>
                <w:color w:val="000000"/>
                <w:szCs w:val="28"/>
                <w:lang w:val="sv-SE"/>
              </w:rPr>
              <w:t>-Xoáy sâu vào sự thiếu thốn tình mẫu tử của bé Hồng.</w:t>
            </w:r>
          </w:p>
          <w:p w:rsidR="00C90336" w:rsidRPr="009B10CA" w:rsidRDefault="00C90336" w:rsidP="00C90336">
            <w:pPr>
              <w:spacing w:line="276" w:lineRule="auto"/>
              <w:jc w:val="both"/>
              <w:rPr>
                <w:rFonts w:ascii="Times New Roman" w:hAnsi="Times New Roman"/>
                <w:color w:val="000000"/>
                <w:szCs w:val="28"/>
                <w:lang w:val="sv-SE"/>
              </w:rPr>
            </w:pPr>
            <w:r w:rsidRPr="009B10CA">
              <w:rPr>
                <w:rFonts w:ascii="Times New Roman" w:hAnsi="Times New Roman"/>
                <w:color w:val="000000"/>
                <w:szCs w:val="28"/>
                <w:lang w:val="sv-SE"/>
              </w:rPr>
              <w:t>-Cố gieo rắc vào đầu đứa cháu hoài nghi để chia rẽ tình mẹ con</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color w:val="000000"/>
                <w:szCs w:val="28"/>
                <w:lang w:val="sv-SE"/>
              </w:rPr>
              <w:t>-</w:t>
            </w:r>
            <w:r w:rsidRPr="009B10CA">
              <w:rPr>
                <w:rFonts w:ascii="Times New Roman" w:hAnsi="Times New Roman"/>
                <w:color w:val="000000"/>
                <w:szCs w:val="28"/>
                <w:shd w:val="clear" w:color="auto" w:fill="FFFFFF"/>
                <w:lang w:val="sv-SE"/>
              </w:rPr>
              <w:t xml:space="preserve"> Những cử chỉ ngọt ngào nhưng rất kịch, hành động quan tâm giả dối, lời nói cay độc, nhẫn tâm, ý nghĩ xấu xa, nham hiểm.</w:t>
            </w:r>
          </w:p>
        </w:tc>
      </w:tr>
      <w:tr w:rsidR="00C90336" w:rsidRPr="009B10CA" w:rsidTr="00C90336">
        <w:trPr>
          <w:trHeight w:val="698"/>
        </w:trPr>
        <w:tc>
          <w:tcPr>
            <w:tcW w:w="1951" w:type="dxa"/>
            <w:tcBorders>
              <w:bottom w:val="dotted" w:sz="4" w:space="0" w:color="auto"/>
            </w:tcBorders>
          </w:tcPr>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i/>
                <w:szCs w:val="28"/>
                <w:lang w:val="sv-SE"/>
              </w:rPr>
              <w:t>Hành động- Lời nói</w:t>
            </w: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Cười hỏi: </w:t>
            </w:r>
            <w:r w:rsidRPr="009B10CA">
              <w:rPr>
                <w:rFonts w:ascii="Times New Roman" w:hAnsi="Times New Roman"/>
                <w:i/>
                <w:szCs w:val="28"/>
                <w:lang w:val="sv-SE"/>
              </w:rPr>
              <w:t>Mày có muốn vào</w:t>
            </w:r>
            <w:r w:rsidRPr="009B10CA">
              <w:rPr>
                <w:rFonts w:ascii="Times New Roman" w:hAnsi="Times New Roman"/>
                <w:szCs w:val="28"/>
                <w:lang w:val="sv-SE"/>
              </w:rPr>
              <w:t xml:space="preserve"> ....</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Cười rất kịch....</w:t>
            </w:r>
          </w:p>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szCs w:val="28"/>
                <w:lang w:val="sv-SE"/>
              </w:rPr>
              <w:t xml:space="preserve">+ </w:t>
            </w:r>
            <w:r w:rsidRPr="009B10CA">
              <w:rPr>
                <w:rFonts w:ascii="Times New Roman" w:hAnsi="Times New Roman"/>
                <w:i/>
                <w:szCs w:val="28"/>
                <w:lang w:val="sv-SE"/>
              </w:rPr>
              <w:t>Sao lại không vào, vào mà bắt mợ....</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sidRPr="009B10CA">
              <w:rPr>
                <w:rFonts w:ascii="Times New Roman" w:hAnsi="Times New Roman"/>
                <w:i/>
                <w:szCs w:val="28"/>
                <w:lang w:val="sv-SE"/>
              </w:rPr>
              <w:t>Mày dại quá cứ vào đi....</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w:t>
            </w:r>
            <w:r w:rsidRPr="009B10CA">
              <w:rPr>
                <w:rFonts w:ascii="Times New Roman" w:hAnsi="Times New Roman"/>
                <w:i/>
                <w:szCs w:val="28"/>
              </w:rPr>
              <w:t>Thăm em bé....</w:t>
            </w:r>
          </w:p>
        </w:tc>
        <w:tc>
          <w:tcPr>
            <w:tcW w:w="3680" w:type="dxa"/>
            <w:vMerge/>
            <w:tcBorders>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r>
    </w:tbl>
    <w:p w:rsidR="00C90336" w:rsidRPr="009B10CA" w:rsidRDefault="00C90336" w:rsidP="00C90336">
      <w:pPr>
        <w:spacing w:line="276" w:lineRule="auto"/>
        <w:jc w:val="both"/>
        <w:rPr>
          <w:rFonts w:ascii="Times New Roman" w:hAnsi="Times New Roman"/>
          <w:i/>
          <w:szCs w:val="28"/>
        </w:rPr>
      </w:pPr>
      <w:r w:rsidRPr="009B10CA">
        <w:rPr>
          <w:rFonts w:ascii="Times New Roman" w:hAnsi="Times New Roman"/>
          <w:i/>
          <w:szCs w:val="28"/>
        </w:rPr>
        <w:t xml:space="preserve">- Quan sát lại văn bản chung ta thấy: khi nói chuyện với cô,  Bé Hồng trả lời không vào - Khóc thì Bà cô an ủi, khích lệ “ Cứ vào đi ...“ nhưng lại ngân dài hai chữ em bé. Bà cô là người săm sói, độc địa, cứ hành hạ, nhục mạ đứa trẻ bằng cách xoáy sâu vào nỗi đau, nỗi khổ tâm của nó. Bà cô tỏ ra lạnh lùng trước sự đau đớn đến tột cùng của đứa cháu. Bà lại tiếp tục kể về sự nghèo túng, đói rách của người mẹ và đến khi cổ bé Hồng đã nghẹn ứ, khóc không ra tiếng, bà cô lại đổi giọng ngậm ngùi xót thương người đã mất. Bà cô là người độc ác. Hình ảnh bà mang ý nghĩa tố cáo hạng người nhẫn tâm đến khô héo cả tình cảm ruột thịt.  </w:t>
      </w:r>
    </w:p>
    <w:p w:rsidR="00C90336" w:rsidRPr="009B10CA" w:rsidRDefault="00C90336" w:rsidP="00C90336">
      <w:pPr>
        <w:spacing w:line="276" w:lineRule="auto"/>
        <w:jc w:val="both"/>
        <w:rPr>
          <w:rFonts w:ascii="Times New Roman" w:hAnsi="Times New Roman"/>
          <w:i/>
          <w:szCs w:val="28"/>
        </w:rPr>
      </w:pPr>
      <w:r w:rsidRPr="009B10CA">
        <w:rPr>
          <w:rFonts w:ascii="Times New Roman" w:hAnsi="Times New Roman"/>
          <w:i/>
          <w:szCs w:val="28"/>
        </w:rPr>
        <w:lastRenderedPageBreak/>
        <w:t xml:space="preserve">-Chỉ cần kể lại, ghi lại một cuộc trò chuyện đối thoại Nguyên Hồng vừa khắc hoạ bức chân dung tiêu biểu cho một hạng người vừa bộc lộ thái độ dứt khoát, quyết liệt của mình.Bằng mấy câu nói có kèm theo vài chi tiết gợi tả giọng điệu, cử chỉ, nhà văn  dựng lại khá sinh động chân dung nhân vật bà cô. Nhân vật này chẳng những tiêu biểu cho hạng đàn bà “ miệng nam mô, bụng bồ dao găm” mà còn là hiện thân của cái thành kiến cổ hủ, phi nhân đạo của xã hội ngày đó.  </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III/IV.  LUYỆN TẬP/ VẬN DỤNG( 5P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1) TP “ Những ngày thơ ấu “của Nguyên Hồng đượcviết theo thể loại nào?</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A- Bút ký          B- truyện ngắn          C- Hồi ký         D- Tiểu thuyết</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w:t>
      </w:r>
      <w:r w:rsidRPr="009B10CA">
        <w:rPr>
          <w:rFonts w:ascii="Times New Roman" w:hAnsi="Times New Roman"/>
          <w:b/>
          <w:szCs w:val="28"/>
          <w:lang w:val="pt-BR"/>
        </w:rPr>
        <w:t>Đáp án</w:t>
      </w:r>
      <w:r w:rsidRPr="009B10CA">
        <w:rPr>
          <w:rFonts w:ascii="Times New Roman" w:hAnsi="Times New Roman"/>
          <w:szCs w:val="28"/>
          <w:lang w:val="pt-BR"/>
        </w:rPr>
        <w:t>:B</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2) Em hiểu gì về sự kiện được nói tới trong hồi ký?</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A- Là những sự kiện xảy ra trong quá khứ mà tác giả là người tham dự hoặc chứng kiến.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B- Là những sự kiện do nhà văn hoàn toàn hư cấu để thể hiện tư tưởng, nghệ thuật của mình.</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C- Là những sự kiện do nhà văn hư cấu dựa trên những tưởng tượng suy đoán của người ta về tương lai.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D- Cả 3 ý trên đều đúng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w:t>
      </w:r>
      <w:r w:rsidRPr="009B10CA">
        <w:rPr>
          <w:rFonts w:ascii="Times New Roman" w:hAnsi="Times New Roman"/>
          <w:b/>
          <w:szCs w:val="28"/>
          <w:lang w:val="pt-BR"/>
        </w:rPr>
        <w:t>Đáp án</w:t>
      </w:r>
      <w:r w:rsidRPr="009B10CA">
        <w:rPr>
          <w:rFonts w:ascii="Times New Roman" w:hAnsi="Times New Roman"/>
          <w:szCs w:val="28"/>
          <w:lang w:val="pt-BR"/>
        </w:rPr>
        <w:t>: A</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3) Mục đích chính của tác giả khi viết: “ Tôi cười dài trong tiếng khóc “ là gì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A- Nói lên sự đồng tình của bé Hồng với những lời nói của bà cô về mẹ mình.</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B- Nói lên trạng thái phức tạp của bé Hồng: Vừa đau đớn, vừa uất ức, căm giận khi nghe những lời nói của bà cô về mẹ mình.</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C- Nói lên sự căm giận mẹ của bé Hồng khi nghe bà cô nói về những việc làm của mẹ mình.</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D- Nói lên niềm yêu thương, sự thông cảm đối với mẹ khi nghe bà cô nói về những việc làm của mẹ mình.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w:t>
      </w:r>
      <w:r w:rsidRPr="009B10CA">
        <w:rPr>
          <w:rFonts w:ascii="Times New Roman" w:hAnsi="Times New Roman"/>
          <w:b/>
          <w:szCs w:val="28"/>
          <w:lang w:val="pt-BR"/>
        </w:rPr>
        <w:t>Đáp án</w:t>
      </w:r>
      <w:r w:rsidRPr="009B10CA">
        <w:rPr>
          <w:rFonts w:ascii="Times New Roman" w:hAnsi="Times New Roman"/>
          <w:szCs w:val="28"/>
          <w:lang w:val="pt-BR"/>
        </w:rPr>
        <w:t>: D</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 xml:space="preserve"> HOẠT ĐỘNG V. TÌM TÒI, SÁNG TẠO( 3P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-Xem lại bài, đọc kĩ TP, tóm tắt TP,</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Phát biểu cảm nghĩ về bà cô bé Hồng.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Nghiên cứu tiếp về diễn biến tâm trạng bé Hồng khi trò chuyện với bà cô và khi gặp mẹ.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-Vẽ tranh với chủ đề</w:t>
      </w:r>
      <w:r w:rsidRPr="009B10CA">
        <w:rPr>
          <w:rFonts w:ascii="Times New Roman" w:hAnsi="Times New Roman"/>
          <w:b/>
          <w:szCs w:val="28"/>
          <w:lang w:val="pt-BR"/>
        </w:rPr>
        <w:t>:</w:t>
      </w:r>
      <w:r w:rsidRPr="009B10CA">
        <w:rPr>
          <w:rFonts w:ascii="Times New Roman" w:hAnsi="Times New Roman"/>
          <w:szCs w:val="28"/>
          <w:lang w:val="sv-SE"/>
        </w:rPr>
        <w:t xml:space="preserve">+ </w:t>
      </w:r>
      <w:r w:rsidRPr="009B10CA">
        <w:rPr>
          <w:rFonts w:ascii="Times New Roman" w:hAnsi="Times New Roman"/>
          <w:b/>
          <w:i/>
          <w:szCs w:val="28"/>
          <w:lang w:val="sv-SE"/>
        </w:rPr>
        <w:t>Người mẹ kính yêu</w:t>
      </w:r>
      <w:r w:rsidRPr="009B10CA">
        <w:rPr>
          <w:rFonts w:ascii="Times New Roman" w:hAnsi="Times New Roman"/>
          <w:szCs w:val="28"/>
          <w:lang w:val="sv-SE"/>
        </w:rPr>
        <w:t>.</w:t>
      </w:r>
    </w:p>
    <w:p w:rsidR="00C90336" w:rsidRPr="009B10CA" w:rsidRDefault="00C90336" w:rsidP="00C90336">
      <w:pPr>
        <w:spacing w:line="276" w:lineRule="auto"/>
        <w:jc w:val="both"/>
        <w:rPr>
          <w:rFonts w:ascii="Times New Roman" w:hAnsi="Times New Roman"/>
          <w:szCs w:val="28"/>
          <w:lang w:val="pt-BR"/>
        </w:rPr>
      </w:pPr>
    </w:p>
    <w:p w:rsidR="00C90336" w:rsidRPr="009B10CA" w:rsidRDefault="00C90336" w:rsidP="00C90336">
      <w:pPr>
        <w:spacing w:line="276" w:lineRule="auto"/>
        <w:jc w:val="center"/>
        <w:rPr>
          <w:rFonts w:ascii="Times New Roman" w:hAnsi="Times New Roman"/>
          <w:b/>
          <w:color w:val="0000CC"/>
          <w:szCs w:val="28"/>
        </w:rPr>
      </w:pPr>
      <w:r w:rsidRPr="009B10CA">
        <w:rPr>
          <w:rFonts w:ascii="Times New Roman" w:hAnsi="Times New Roman"/>
          <w:b/>
          <w:color w:val="0000CC"/>
          <w:szCs w:val="28"/>
        </w:rPr>
        <w:t>-------------------------</w:t>
      </w:r>
    </w:p>
    <w:p w:rsidR="00C90336" w:rsidRPr="009B10CA" w:rsidRDefault="00C90336" w:rsidP="00C90336">
      <w:pPr>
        <w:spacing w:line="276" w:lineRule="auto"/>
        <w:jc w:val="both"/>
        <w:rPr>
          <w:rFonts w:ascii="Times New Roman" w:hAnsi="Times New Roman"/>
          <w:b/>
          <w:color w:val="0000CC"/>
          <w:szCs w:val="28"/>
        </w:rPr>
      </w:pPr>
    </w:p>
    <w:p w:rsidR="00C90336" w:rsidRDefault="00C90336"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Pr="009B10CA" w:rsidRDefault="00D8691D" w:rsidP="00C90336">
      <w:pPr>
        <w:spacing w:line="276" w:lineRule="auto"/>
        <w:jc w:val="both"/>
        <w:rPr>
          <w:rFonts w:ascii="Times New Roman" w:hAnsi="Times New Roman"/>
          <w:b/>
          <w:color w:val="0000CC"/>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7083"/>
      </w:tblGrid>
      <w:tr w:rsidR="00C90336" w:rsidRPr="009B10CA" w:rsidTr="00C90336">
        <w:tc>
          <w:tcPr>
            <w:tcW w:w="2988" w:type="dxa"/>
            <w:tcBorders>
              <w:top w:val="nil"/>
              <w:left w:val="nil"/>
              <w:bottom w:val="nil"/>
              <w:right w:val="nil"/>
            </w:tcBorders>
          </w:tcPr>
          <w:p w:rsidR="00C90336" w:rsidRPr="009B10CA" w:rsidRDefault="00C90336" w:rsidP="00D8691D">
            <w:pPr>
              <w:spacing w:line="276" w:lineRule="auto"/>
              <w:rPr>
                <w:rFonts w:ascii="Times New Roman" w:hAnsi="Times New Roman"/>
                <w:b/>
                <w:i/>
                <w:szCs w:val="28"/>
                <w:lang w:val="pt-BR"/>
              </w:rPr>
            </w:pPr>
            <w:r w:rsidRPr="009B10CA">
              <w:rPr>
                <w:rFonts w:ascii="Times New Roman" w:hAnsi="Times New Roman"/>
                <w:b/>
                <w:i/>
                <w:szCs w:val="28"/>
              </w:rPr>
              <w:lastRenderedPageBreak/>
              <w:t xml:space="preserve">Tiết </w:t>
            </w:r>
            <w:r w:rsidRPr="009B10CA">
              <w:rPr>
                <w:rFonts w:ascii="Times New Roman" w:hAnsi="Times New Roman"/>
                <w:b/>
                <w:i/>
                <w:szCs w:val="28"/>
                <w:lang w:val="pt-BR"/>
              </w:rPr>
              <w:t>4</w:t>
            </w:r>
          </w:p>
          <w:p w:rsidR="00C90336" w:rsidRPr="009B10CA" w:rsidRDefault="00C90336" w:rsidP="00C90336">
            <w:pPr>
              <w:spacing w:line="276" w:lineRule="auto"/>
              <w:rPr>
                <w:rFonts w:ascii="Times New Roman" w:hAnsi="Times New Roman"/>
                <w:szCs w:val="28"/>
              </w:rPr>
            </w:pPr>
          </w:p>
        </w:tc>
        <w:tc>
          <w:tcPr>
            <w:tcW w:w="7200" w:type="dxa"/>
            <w:tcBorders>
              <w:top w:val="nil"/>
              <w:left w:val="nil"/>
              <w:bottom w:val="nil"/>
              <w:right w:val="nil"/>
            </w:tcBorders>
          </w:tcPr>
          <w:p w:rsidR="00D8691D" w:rsidRDefault="00D8691D" w:rsidP="00D8691D">
            <w:pPr>
              <w:spacing w:line="276" w:lineRule="auto"/>
              <w:rPr>
                <w:rFonts w:ascii="Times New Roman" w:hAnsi="Times New Roman"/>
                <w:b/>
                <w:szCs w:val="28"/>
              </w:rPr>
            </w:pPr>
            <w:r>
              <w:rPr>
                <w:rFonts w:ascii="Times New Roman" w:hAnsi="Times New Roman"/>
                <w:b/>
                <w:szCs w:val="28"/>
              </w:rPr>
              <w:t xml:space="preserve">              </w:t>
            </w:r>
            <w:r w:rsidR="00C90336" w:rsidRPr="009B10CA">
              <w:rPr>
                <w:rFonts w:ascii="Times New Roman" w:hAnsi="Times New Roman"/>
                <w:b/>
                <w:szCs w:val="28"/>
              </w:rPr>
              <w:t>TRONG LÒNG MẸ</w:t>
            </w:r>
          </w:p>
          <w:p w:rsidR="00C90336" w:rsidRDefault="00C90336" w:rsidP="00D8691D">
            <w:pPr>
              <w:spacing w:line="276" w:lineRule="auto"/>
              <w:rPr>
                <w:rFonts w:ascii="Times New Roman" w:hAnsi="Times New Roman"/>
                <w:szCs w:val="28"/>
              </w:rPr>
            </w:pPr>
            <w:r w:rsidRPr="009B10CA">
              <w:rPr>
                <w:rFonts w:ascii="Times New Roman" w:hAnsi="Times New Roman"/>
                <w:b/>
                <w:szCs w:val="28"/>
              </w:rPr>
              <w:t>(</w:t>
            </w:r>
            <w:r w:rsidRPr="009B10CA">
              <w:rPr>
                <w:rFonts w:ascii="Times New Roman" w:hAnsi="Times New Roman"/>
                <w:i/>
                <w:szCs w:val="28"/>
              </w:rPr>
              <w:t>Những ngày thơ ấu</w:t>
            </w:r>
            <w:r w:rsidR="00D8691D">
              <w:rPr>
                <w:rFonts w:ascii="Times New Roman" w:hAnsi="Times New Roman"/>
                <w:i/>
                <w:szCs w:val="28"/>
              </w:rPr>
              <w:t xml:space="preserve"> </w:t>
            </w:r>
            <w:r w:rsidRPr="009B10CA">
              <w:rPr>
                <w:rFonts w:ascii="Times New Roman" w:hAnsi="Times New Roman"/>
                <w:szCs w:val="28"/>
              </w:rPr>
              <w:t xml:space="preserve">- </w:t>
            </w:r>
            <w:r w:rsidR="00D8691D">
              <w:rPr>
                <w:rFonts w:ascii="Times New Roman" w:hAnsi="Times New Roman"/>
                <w:szCs w:val="28"/>
              </w:rPr>
              <w:t xml:space="preserve"> </w:t>
            </w:r>
            <w:r w:rsidRPr="009B10CA">
              <w:rPr>
                <w:rFonts w:ascii="Times New Roman" w:hAnsi="Times New Roman"/>
                <w:szCs w:val="28"/>
              </w:rPr>
              <w:t>Nguyên Hồng)</w:t>
            </w:r>
          </w:p>
          <w:p w:rsidR="00D8691D" w:rsidRPr="00D8691D" w:rsidRDefault="00D8691D" w:rsidP="00D8691D">
            <w:pPr>
              <w:spacing w:line="276" w:lineRule="auto"/>
              <w:rPr>
                <w:rFonts w:ascii="Times New Roman" w:hAnsi="Times New Roman"/>
                <w:b/>
                <w:szCs w:val="28"/>
              </w:rPr>
            </w:pPr>
          </w:p>
        </w:tc>
      </w:tr>
    </w:tbl>
    <w:p w:rsidR="00C90336" w:rsidRPr="009B10CA" w:rsidRDefault="00C90336" w:rsidP="00C90336">
      <w:pPr>
        <w:spacing w:line="276" w:lineRule="auto"/>
        <w:jc w:val="both"/>
        <w:rPr>
          <w:rFonts w:ascii="Times New Roman" w:hAnsi="Times New Roman"/>
          <w:b/>
          <w:color w:val="FF0000"/>
          <w:szCs w:val="28"/>
        </w:rPr>
      </w:pPr>
      <w:r w:rsidRPr="009B10CA">
        <w:rPr>
          <w:rFonts w:ascii="Times New Roman" w:hAnsi="Times New Roman"/>
          <w:b/>
          <w:color w:val="FF0000"/>
          <w:szCs w:val="28"/>
          <w:lang w:val="pt-BR"/>
        </w:rPr>
        <w:t>A.MỤC TIÊU:</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w:t>
      </w:r>
      <w:r w:rsidRPr="009B10CA">
        <w:rPr>
          <w:rFonts w:ascii="Times New Roman" w:hAnsi="Times New Roman"/>
          <w:b/>
          <w:i/>
          <w:szCs w:val="28"/>
        </w:rPr>
        <w:t>1. Kiến thức:</w:t>
      </w:r>
      <w:r w:rsidRPr="009B10CA">
        <w:rPr>
          <w:rFonts w:ascii="Times New Roman" w:hAnsi="Times New Roman"/>
          <w:szCs w:val="28"/>
        </w:rPr>
        <w:t xml:space="preserve"> Giúp học sinh đồng cảm với nỗi đau tinh thần, tình yêu mãnh liệt, nồng nàn của chú bé Hồng đối với người mẹ đáng thương được biểu hiện qua ngòi bút hồi ký tự truyện đượm chất trữ tình và truyền cảm .</w:t>
      </w:r>
    </w:p>
    <w:p w:rsidR="00C90336" w:rsidRPr="009B10CA" w:rsidRDefault="00C90336" w:rsidP="00C90336">
      <w:pPr>
        <w:spacing w:line="276" w:lineRule="auto"/>
        <w:jc w:val="both"/>
        <w:rPr>
          <w:rFonts w:ascii="Times New Roman" w:hAnsi="Times New Roman"/>
          <w:b/>
          <w:i/>
          <w:szCs w:val="28"/>
        </w:rPr>
      </w:pPr>
      <w:r w:rsidRPr="009B10CA">
        <w:rPr>
          <w:rFonts w:ascii="Times New Roman" w:hAnsi="Times New Roman"/>
          <w:b/>
          <w:i/>
          <w:szCs w:val="28"/>
        </w:rPr>
        <w:t>2. Kĩ năng:</w:t>
      </w:r>
      <w:r w:rsidRPr="009B10CA">
        <w:rPr>
          <w:rFonts w:ascii="Times New Roman" w:hAnsi="Times New Roman"/>
          <w:szCs w:val="28"/>
        </w:rPr>
        <w:t xml:space="preserve"> Rèn kỹ năng phân tích diễn biến tâm lý nhân vật, củng cố hiểu biết về thể  tự truyện, hồi kí.</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b/>
          <w:i/>
          <w:szCs w:val="28"/>
        </w:rPr>
        <w:t>3. Thái độ, tình cảm:</w:t>
      </w:r>
      <w:r w:rsidRPr="009B10CA">
        <w:rPr>
          <w:rFonts w:ascii="Times New Roman" w:hAnsi="Times New Roman"/>
          <w:szCs w:val="28"/>
        </w:rPr>
        <w:t xml:space="preserve"> Giáo dục các em ý thức học tập tốt, biết yêu thương và kính trọng mọi người nhất là người mẹ.</w:t>
      </w:r>
    </w:p>
    <w:p w:rsidR="00C90336" w:rsidRPr="009B10CA" w:rsidRDefault="00C90336" w:rsidP="00C90336">
      <w:pPr>
        <w:spacing w:line="276" w:lineRule="auto"/>
        <w:jc w:val="both"/>
        <w:rPr>
          <w:rFonts w:ascii="Times New Roman" w:hAnsi="Times New Roman"/>
          <w:b/>
          <w:i/>
          <w:szCs w:val="28"/>
          <w:u w:val="single"/>
          <w:lang w:val="pt-BR"/>
        </w:rPr>
      </w:pP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đọc hiểu văn bản (văn bản truyện Việt Nam hiện đại).</w:t>
      </w:r>
    </w:p>
    <w:p w:rsidR="00C90336" w:rsidRPr="009B10CA" w:rsidRDefault="00C90336" w:rsidP="00C90336">
      <w:pPr>
        <w:spacing w:line="276" w:lineRule="auto"/>
        <w:ind w:left="10" w:right="-9"/>
        <w:jc w:val="both"/>
        <w:rPr>
          <w:rFonts w:ascii="Times New Roman" w:eastAsia="Arial" w:hAnsi="Times New Roman"/>
          <w:szCs w:val="28"/>
          <w:lang w:val="pt-BR"/>
        </w:rPr>
      </w:pPr>
      <w:r w:rsidRPr="009B10CA">
        <w:rPr>
          <w:rFonts w:ascii="Times New Roman" w:eastAsia="Arial" w:hAnsi="Times New Roman"/>
          <w:szCs w:val="28"/>
          <w:lang w:val="pt-BR"/>
        </w:rPr>
        <w:t>– Năng lực sử dụng tiếng Việt và giao tiếp (qua việc thảo luận trên lớp, thuyết trình trước lớp hệ thống tác phẩm văn học).</w:t>
      </w:r>
    </w:p>
    <w:p w:rsidR="00C90336" w:rsidRPr="009B10CA" w:rsidRDefault="00C90336" w:rsidP="00C90336">
      <w:pPr>
        <w:spacing w:line="276" w:lineRule="auto"/>
        <w:jc w:val="both"/>
        <w:rPr>
          <w:rFonts w:ascii="Times New Roman" w:eastAsia="Arial" w:hAnsi="Times New Roman"/>
          <w:szCs w:val="28"/>
          <w:lang w:val="pt-BR"/>
        </w:rPr>
      </w:pPr>
      <w:r w:rsidRPr="009B10CA">
        <w:rPr>
          <w:rFonts w:ascii="Times New Roman" w:eastAsia="Arial" w:hAnsi="Times New Roman"/>
          <w:szCs w:val="28"/>
          <w:lang w:val="pt-BR"/>
        </w:rPr>
        <w:t>– Năng lực cảm thụ thẩm mĩ (nhận ra giá trị nội dung, nghệ thuật của văn bản).</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B. CHUẨN BỊ</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-Thày: SGK - SGV - Thiết kế - Câu hỏi trắc nghiệm - Bảng phụ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Hình ảnh tư liệu</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Phiếu học tập:</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PHIẾU HỌC TẬP</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Nhóm....... Nhóm trưởng:..................................................</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Quan sát SGK. Tìm chi tiết, hình ảnh để hoàn thiện bảng sau:</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Bé Hồng trong cuộc trò chuyện với bà cô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4253"/>
        <w:gridCol w:w="3680"/>
      </w:tblGrid>
      <w:tr w:rsidR="00C90336" w:rsidRPr="009B10CA" w:rsidTr="00C90336">
        <w:tc>
          <w:tcPr>
            <w:tcW w:w="1951" w:type="dxa"/>
          </w:tcPr>
          <w:p w:rsidR="00C90336" w:rsidRPr="009B10CA" w:rsidRDefault="00C90336" w:rsidP="00C90336">
            <w:pPr>
              <w:spacing w:line="276" w:lineRule="auto"/>
              <w:jc w:val="both"/>
              <w:rPr>
                <w:rFonts w:ascii="Times New Roman" w:hAnsi="Times New Roman"/>
                <w:b/>
                <w:i/>
                <w:szCs w:val="28"/>
                <w:lang w:val="sv-SE"/>
              </w:rPr>
            </w:pPr>
          </w:p>
        </w:tc>
        <w:tc>
          <w:tcPr>
            <w:tcW w:w="4253"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i/>
                <w:szCs w:val="28"/>
              </w:rPr>
              <w:t>Bé Hồng</w:t>
            </w:r>
          </w:p>
        </w:tc>
        <w:tc>
          <w:tcPr>
            <w:tcW w:w="3680"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Nhận xét</w:t>
            </w:r>
          </w:p>
        </w:tc>
      </w:tr>
      <w:tr w:rsidR="00C90336" w:rsidRPr="009B10CA" w:rsidTr="00C90336">
        <w:trPr>
          <w:trHeight w:val="267"/>
        </w:trPr>
        <w:tc>
          <w:tcPr>
            <w:tcW w:w="1951" w:type="dxa"/>
            <w:vMerge w:val="restart"/>
          </w:tcPr>
          <w:p w:rsidR="00C90336" w:rsidRPr="009B10CA" w:rsidRDefault="00C90336" w:rsidP="00C90336">
            <w:pPr>
              <w:jc w:val="both"/>
              <w:rPr>
                <w:rFonts w:ascii="Times New Roman" w:hAnsi="Times New Roman"/>
                <w:i/>
                <w:szCs w:val="28"/>
                <w:lang w:val="sv-SE"/>
              </w:rPr>
            </w:pPr>
            <w:r w:rsidRPr="009B10CA">
              <w:rPr>
                <w:rFonts w:ascii="Times New Roman" w:hAnsi="Times New Roman"/>
                <w:i/>
                <w:szCs w:val="28"/>
              </w:rPr>
              <w:t xml:space="preserve"> Hoàn cảnh </w:t>
            </w:r>
          </w:p>
        </w:tc>
        <w:tc>
          <w:tcPr>
            <w:tcW w:w="4253" w:type="dxa"/>
            <w:tcBorders>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247"/>
        </w:trPr>
        <w:tc>
          <w:tcPr>
            <w:tcW w:w="1951" w:type="dxa"/>
            <w:vMerge/>
          </w:tcPr>
          <w:p w:rsidR="00C90336" w:rsidRPr="009B10CA" w:rsidRDefault="00C90336" w:rsidP="00C90336">
            <w:pPr>
              <w:jc w:val="both"/>
              <w:rPr>
                <w:rFonts w:ascii="Times New Roman" w:hAnsi="Times New Roman"/>
                <w:i/>
                <w:szCs w:val="28"/>
              </w:rPr>
            </w:pP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193"/>
        </w:trPr>
        <w:tc>
          <w:tcPr>
            <w:tcW w:w="1951" w:type="dxa"/>
            <w:vMerge/>
          </w:tcPr>
          <w:p w:rsidR="00C90336" w:rsidRPr="009B10CA" w:rsidRDefault="00C90336" w:rsidP="00C90336">
            <w:pPr>
              <w:jc w:val="both"/>
              <w:rPr>
                <w:rFonts w:ascii="Times New Roman" w:hAnsi="Times New Roman"/>
                <w:i/>
                <w:szCs w:val="28"/>
              </w:rPr>
            </w:pP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333"/>
        </w:trPr>
        <w:tc>
          <w:tcPr>
            <w:tcW w:w="1951" w:type="dxa"/>
            <w:vMerge/>
            <w:tcBorders>
              <w:bottom w:val="single" w:sz="4" w:space="0" w:color="auto"/>
            </w:tcBorders>
          </w:tcPr>
          <w:p w:rsidR="00C90336" w:rsidRPr="009B10CA" w:rsidRDefault="00C90336" w:rsidP="00C90336">
            <w:pPr>
              <w:jc w:val="both"/>
              <w:rPr>
                <w:rFonts w:ascii="Times New Roman" w:hAnsi="Times New Roman"/>
                <w:i/>
                <w:szCs w:val="28"/>
              </w:rPr>
            </w:pPr>
          </w:p>
        </w:tc>
        <w:tc>
          <w:tcPr>
            <w:tcW w:w="4253" w:type="dxa"/>
            <w:tcBorders>
              <w:top w:val="dotted" w:sz="4" w:space="0" w:color="auto"/>
              <w:bottom w:val="single"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single" w:sz="4" w:space="0" w:color="auto"/>
            </w:tcBorders>
          </w:tcPr>
          <w:p w:rsidR="00C90336" w:rsidRPr="009B10CA" w:rsidRDefault="00C90336" w:rsidP="00C90336">
            <w:pPr>
              <w:spacing w:line="276" w:lineRule="auto"/>
              <w:jc w:val="both"/>
              <w:rPr>
                <w:rFonts w:ascii="Times New Roman" w:hAnsi="Times New Roman"/>
                <w:b/>
                <w:szCs w:val="28"/>
                <w:lang w:val="sv-SE"/>
              </w:rPr>
            </w:pPr>
          </w:p>
        </w:tc>
      </w:tr>
      <w:tr w:rsidR="00C90336" w:rsidRPr="009B10CA" w:rsidTr="00C90336">
        <w:trPr>
          <w:trHeight w:val="129"/>
        </w:trPr>
        <w:tc>
          <w:tcPr>
            <w:tcW w:w="1951" w:type="dxa"/>
            <w:vMerge w:val="restart"/>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sv-SE"/>
              </w:rPr>
              <w:t>Cử chỉ- Lời nói- suy nghĩ</w:t>
            </w: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r>
      <w:tr w:rsidR="00C90336" w:rsidRPr="009B10CA" w:rsidTr="00C90336">
        <w:trPr>
          <w:trHeight w:val="204"/>
        </w:trPr>
        <w:tc>
          <w:tcPr>
            <w:tcW w:w="1951" w:type="dxa"/>
            <w:vMerge/>
          </w:tcPr>
          <w:p w:rsidR="00C90336" w:rsidRPr="009B10CA" w:rsidRDefault="00C90336" w:rsidP="00C90336">
            <w:pPr>
              <w:spacing w:line="276" w:lineRule="auto"/>
              <w:jc w:val="both"/>
              <w:rPr>
                <w:rFonts w:ascii="Times New Roman" w:hAnsi="Times New Roman"/>
                <w:b/>
                <w:i/>
                <w:szCs w:val="28"/>
                <w:lang w:val="sv-SE"/>
              </w:rPr>
            </w:pPr>
          </w:p>
        </w:tc>
        <w:tc>
          <w:tcPr>
            <w:tcW w:w="4253"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dotted" w:sz="4" w:space="0" w:color="auto"/>
            </w:tcBorders>
          </w:tcPr>
          <w:p w:rsidR="00C90336" w:rsidRPr="009B10CA" w:rsidRDefault="00C90336" w:rsidP="00C90336">
            <w:pPr>
              <w:spacing w:line="276" w:lineRule="auto"/>
              <w:jc w:val="both"/>
              <w:rPr>
                <w:rFonts w:ascii="Times New Roman" w:hAnsi="Times New Roman"/>
                <w:szCs w:val="28"/>
                <w:lang w:val="sv-SE"/>
              </w:rPr>
            </w:pPr>
          </w:p>
        </w:tc>
      </w:tr>
      <w:tr w:rsidR="00C90336" w:rsidRPr="009B10CA" w:rsidTr="00C90336">
        <w:trPr>
          <w:trHeight w:val="376"/>
        </w:trPr>
        <w:tc>
          <w:tcPr>
            <w:tcW w:w="1951" w:type="dxa"/>
            <w:vMerge/>
            <w:tcBorders>
              <w:bottom w:val="single" w:sz="4" w:space="0" w:color="auto"/>
            </w:tcBorders>
          </w:tcPr>
          <w:p w:rsidR="00C90336" w:rsidRPr="009B10CA" w:rsidRDefault="00C90336" w:rsidP="00C90336">
            <w:pPr>
              <w:spacing w:line="276" w:lineRule="auto"/>
              <w:jc w:val="both"/>
              <w:rPr>
                <w:rFonts w:ascii="Times New Roman" w:hAnsi="Times New Roman"/>
                <w:b/>
                <w:i/>
                <w:szCs w:val="28"/>
                <w:lang w:val="sv-SE"/>
              </w:rPr>
            </w:pPr>
          </w:p>
        </w:tc>
        <w:tc>
          <w:tcPr>
            <w:tcW w:w="4253" w:type="dxa"/>
            <w:tcBorders>
              <w:top w:val="dotted" w:sz="4" w:space="0" w:color="auto"/>
              <w:bottom w:val="single" w:sz="4" w:space="0" w:color="auto"/>
            </w:tcBorders>
          </w:tcPr>
          <w:p w:rsidR="00C90336" w:rsidRPr="009B10CA" w:rsidRDefault="00C90336" w:rsidP="00C90336">
            <w:pPr>
              <w:spacing w:line="276" w:lineRule="auto"/>
              <w:jc w:val="both"/>
              <w:rPr>
                <w:rFonts w:ascii="Times New Roman" w:hAnsi="Times New Roman"/>
                <w:szCs w:val="28"/>
                <w:lang w:val="sv-SE"/>
              </w:rPr>
            </w:pPr>
          </w:p>
        </w:tc>
        <w:tc>
          <w:tcPr>
            <w:tcW w:w="3680" w:type="dxa"/>
            <w:tcBorders>
              <w:top w:val="dotted" w:sz="4" w:space="0" w:color="auto"/>
              <w:bottom w:val="single" w:sz="4" w:space="0" w:color="auto"/>
            </w:tcBorders>
          </w:tcPr>
          <w:p w:rsidR="00C90336" w:rsidRPr="009B10CA" w:rsidRDefault="00C90336" w:rsidP="00C90336">
            <w:pPr>
              <w:spacing w:line="276" w:lineRule="auto"/>
              <w:jc w:val="both"/>
              <w:rPr>
                <w:rFonts w:ascii="Times New Roman" w:hAnsi="Times New Roman"/>
                <w:szCs w:val="28"/>
                <w:lang w:val="sv-SE"/>
              </w:rPr>
            </w:pPr>
          </w:p>
        </w:tc>
      </w:tr>
    </w:tbl>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C. PHƯƠNG PHÁP/ KỸ THUẬT DẠY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Động não, HS trao đổi, thảo luận về nội dung, bài học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PP phân tích, thực hành , vấn đáp, nêu vấn đề...</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ĐỘNG( 1 )</w:t>
      </w:r>
    </w:p>
    <w:p w:rsidR="00C90336" w:rsidRPr="009B10CA" w:rsidRDefault="00C90336" w:rsidP="00C90336">
      <w:pPr>
        <w:spacing w:line="276" w:lineRule="auto"/>
        <w:jc w:val="both"/>
        <w:rPr>
          <w:rFonts w:ascii="Times New Roman" w:hAnsi="Times New Roman"/>
          <w:i/>
          <w:szCs w:val="28"/>
          <w:lang w:val="pt-BR"/>
        </w:rPr>
      </w:pPr>
      <w:r w:rsidRPr="009B10CA">
        <w:rPr>
          <w:rFonts w:ascii="Times New Roman" w:hAnsi="Times New Roman"/>
          <w:i/>
          <w:szCs w:val="28"/>
          <w:lang w:val="pt-BR"/>
        </w:rPr>
        <w:t xml:space="preserve">Ở tiết 1, chúng ta đã thấy nhân vật bà cô bé Hồng là đại diện cho những cổ tục xã hội phong kiến. Nhưng những cổ tục , thành kiến nhỏ nhen, ích kỉ, độc ác ấy không thể nào </w:t>
      </w:r>
      <w:r w:rsidRPr="009B10CA">
        <w:rPr>
          <w:rFonts w:ascii="Times New Roman" w:hAnsi="Times New Roman"/>
          <w:i/>
          <w:szCs w:val="28"/>
          <w:lang w:val="pt-BR"/>
        </w:rPr>
        <w:lastRenderedPageBreak/>
        <w:t>làm khô héo được tình ruột thịt sâu nặng thiêng liêng. Đó cũng là tâm trạng của chú bé Hồng trong  chương 4 khi trò chuyện với bà cô và khi được ở trong lòng mẹ</w:t>
      </w:r>
      <w:r w:rsidRPr="009B10CA">
        <w:rPr>
          <w:rFonts w:ascii="Times New Roman" w:hAnsi="Times New Roman"/>
          <w:szCs w:val="28"/>
          <w:lang w:val="pt-BR"/>
        </w:rPr>
        <w:t>.</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II. HÌNH THÀNH KIẾN THỨC ( 30 )</w:t>
      </w:r>
    </w:p>
    <w:p w:rsidR="00C90336" w:rsidRPr="009B10CA" w:rsidRDefault="00C90336" w:rsidP="00C90336">
      <w:pPr>
        <w:spacing w:line="276" w:lineRule="auto"/>
        <w:jc w:val="both"/>
        <w:rPr>
          <w:rFonts w:ascii="Times New Roman" w:hAnsi="Times New Roman"/>
          <w:b/>
          <w:szCs w:val="28"/>
          <w:lang w:val="pt-BR"/>
        </w:rPr>
      </w:pPr>
      <w:r w:rsidRPr="009B10CA">
        <w:rPr>
          <w:rFonts w:ascii="Times New Roman" w:hAnsi="Times New Roman"/>
          <w:b/>
          <w:szCs w:val="28"/>
          <w:lang w:val="pt-BR"/>
        </w:rPr>
        <w:t xml:space="preserve">Hoạt động : Hướng dẫn HS Đọc- Hiểu văn bản ( tiếp) </w:t>
      </w:r>
    </w:p>
    <w:p w:rsidR="00C90336" w:rsidRPr="009B10CA" w:rsidRDefault="00D8691D" w:rsidP="00C90336">
      <w:pPr>
        <w:spacing w:line="276" w:lineRule="auto"/>
        <w:jc w:val="both"/>
        <w:rPr>
          <w:rFonts w:ascii="Times New Roman" w:hAnsi="Times New Roman"/>
          <w:b/>
          <w:i/>
          <w:szCs w:val="28"/>
          <w:lang w:val="pt-BR"/>
        </w:rPr>
      </w:pPr>
      <w:r>
        <w:rPr>
          <w:rFonts w:ascii="Times New Roman" w:hAnsi="Times New Roman"/>
          <w:b/>
          <w:i/>
          <w:szCs w:val="28"/>
          <w:lang w:val="pt-BR"/>
        </w:rPr>
        <w:t>2</w:t>
      </w:r>
      <w:r w:rsidR="00C90336" w:rsidRPr="009B10CA">
        <w:rPr>
          <w:rFonts w:ascii="Times New Roman" w:hAnsi="Times New Roman"/>
          <w:b/>
          <w:i/>
          <w:szCs w:val="28"/>
          <w:lang w:val="pt-BR"/>
        </w:rPr>
        <w:t>- Nhân vật bé Hồng với những rung động cực điểm của một linh hồn trẻ thơ.</w:t>
      </w:r>
    </w:p>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b/>
          <w:i/>
          <w:szCs w:val="28"/>
          <w:lang w:val="pt-BR"/>
        </w:rPr>
        <w:t xml:space="preserve"> *) Diễn biến tâm trạng của bé Hồng trong cuộc thoại với bà cô.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4389"/>
      </w:tblGrid>
      <w:tr w:rsidR="00C90336" w:rsidRPr="009B10CA" w:rsidTr="00C90336">
        <w:trPr>
          <w:trHeight w:val="384"/>
        </w:trPr>
        <w:tc>
          <w:tcPr>
            <w:tcW w:w="5495"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4389"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5495" w:type="dxa"/>
          </w:tcPr>
          <w:p w:rsidR="00C90336" w:rsidRPr="009B10CA" w:rsidRDefault="00C90336" w:rsidP="00C90336">
            <w:pPr>
              <w:spacing w:line="276" w:lineRule="auto"/>
              <w:jc w:val="both"/>
              <w:rPr>
                <w:rFonts w:ascii="Times New Roman" w:hAnsi="Times New Roman"/>
                <w:b/>
                <w:color w:val="FF0000"/>
                <w:szCs w:val="28"/>
                <w:lang w:val="da-DK"/>
              </w:rPr>
            </w:pPr>
            <w:r w:rsidRPr="009B10CA">
              <w:rPr>
                <w:rFonts w:ascii="Times New Roman" w:hAnsi="Times New Roman"/>
                <w:b/>
                <w:color w:val="FF0000"/>
                <w:szCs w:val="28"/>
                <w:lang w:val="da-DK"/>
              </w:rPr>
              <w:t>HOẠT ĐỘNG NHÓM</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Giao nhiệm vụ cho các nhóm - phiếu học tâp.</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C90336" w:rsidRPr="009B10CA" w:rsidRDefault="00C90336" w:rsidP="00C90336">
            <w:pPr>
              <w:tabs>
                <w:tab w:val="center" w:pos="4320"/>
                <w:tab w:val="right" w:pos="8640"/>
              </w:tabs>
              <w:spacing w:line="276" w:lineRule="auto"/>
              <w:jc w:val="both"/>
              <w:rPr>
                <w:rFonts w:ascii="Times New Roman" w:hAnsi="Times New Roman"/>
                <w:szCs w:val="28"/>
                <w:lang w:val="da-DK"/>
              </w:rPr>
            </w:pPr>
            <w:r w:rsidRPr="009B10CA">
              <w:rPr>
                <w:rFonts w:ascii="Times New Roman" w:hAnsi="Times New Roman"/>
                <w:szCs w:val="28"/>
                <w:lang w:val="da-DK"/>
              </w:rPr>
              <w:t>- Tổ chức cho HS nhận xét</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da-DK"/>
              </w:rPr>
              <w:t>- Gv nhận xét - kết luận.</w:t>
            </w:r>
          </w:p>
        </w:tc>
        <w:tc>
          <w:tcPr>
            <w:tcW w:w="4389" w:type="dxa"/>
          </w:tcPr>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Đại diện nhóm trình bày kết quả thảo luận .</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w:t>
            </w:r>
            <w:r w:rsidR="00D8691D">
              <w:rPr>
                <w:rFonts w:ascii="Times New Roman" w:hAnsi="Times New Roman"/>
                <w:szCs w:val="28"/>
                <w:lang w:val="da-DK"/>
              </w:rPr>
              <w:t xml:space="preserve"> </w:t>
            </w:r>
            <w:r w:rsidRPr="009B10CA">
              <w:rPr>
                <w:rFonts w:ascii="Times New Roman" w:hAnsi="Times New Roman"/>
                <w:szCs w:val="28"/>
                <w:lang w:val="da-DK"/>
              </w:rPr>
              <w:t>Các nhóm khác tham gia ý kiến.</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da-DK"/>
              </w:rPr>
              <w:t>-Nhận xét, rút kinh nghiệm.</w:t>
            </w:r>
          </w:p>
        </w:tc>
      </w:tr>
    </w:tbl>
    <w:p w:rsidR="00C90336" w:rsidRPr="009B10CA" w:rsidRDefault="00C90336" w:rsidP="00C90336">
      <w:pPr>
        <w:spacing w:line="276" w:lineRule="auto"/>
        <w:jc w:val="both"/>
        <w:rPr>
          <w:rFonts w:ascii="Times New Roman" w:hAnsi="Times New Roman"/>
          <w:i/>
          <w:szCs w:val="28"/>
          <w:lang w:val="da-DK"/>
        </w:rPr>
      </w:pPr>
      <w:r w:rsidRPr="009B10CA">
        <w:rPr>
          <w:rFonts w:ascii="Times New Roman" w:hAnsi="Times New Roman"/>
          <w:b/>
          <w:szCs w:val="28"/>
          <w:lang w:val="sv-SE"/>
        </w:rPr>
        <w:t>PHIẾU HỌC TẬP</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Bé Hồng trong cuộc trò chuyện với bà cô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5103"/>
        <w:gridCol w:w="2830"/>
      </w:tblGrid>
      <w:tr w:rsidR="00C90336" w:rsidRPr="009B10CA" w:rsidTr="00C90336">
        <w:tc>
          <w:tcPr>
            <w:tcW w:w="1951" w:type="dxa"/>
          </w:tcPr>
          <w:p w:rsidR="00C90336" w:rsidRPr="009B10CA" w:rsidRDefault="00C90336" w:rsidP="00C90336">
            <w:pPr>
              <w:spacing w:line="276" w:lineRule="auto"/>
              <w:jc w:val="both"/>
              <w:rPr>
                <w:rFonts w:ascii="Times New Roman" w:hAnsi="Times New Roman"/>
                <w:b/>
                <w:i/>
                <w:szCs w:val="28"/>
                <w:lang w:val="sv-SE"/>
              </w:rPr>
            </w:pPr>
          </w:p>
        </w:tc>
        <w:tc>
          <w:tcPr>
            <w:tcW w:w="5103"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i/>
                <w:szCs w:val="28"/>
              </w:rPr>
              <w:t>Bé Hồng</w:t>
            </w:r>
          </w:p>
        </w:tc>
        <w:tc>
          <w:tcPr>
            <w:tcW w:w="2830" w:type="dxa"/>
          </w:tcPr>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i/>
                <w:szCs w:val="28"/>
                <w:lang w:val="sv-SE"/>
              </w:rPr>
              <w:t>Nhận xét</w:t>
            </w:r>
          </w:p>
        </w:tc>
      </w:tr>
      <w:tr w:rsidR="00C90336" w:rsidRPr="009B10CA" w:rsidTr="00C90336">
        <w:trPr>
          <w:trHeight w:val="942"/>
        </w:trPr>
        <w:tc>
          <w:tcPr>
            <w:tcW w:w="1951" w:type="dxa"/>
          </w:tcPr>
          <w:p w:rsidR="00C90336" w:rsidRPr="009B10CA" w:rsidRDefault="00C90336" w:rsidP="00C90336">
            <w:pPr>
              <w:jc w:val="both"/>
              <w:rPr>
                <w:rFonts w:ascii="Times New Roman" w:hAnsi="Times New Roman"/>
                <w:i/>
                <w:szCs w:val="28"/>
                <w:lang w:val="sv-SE"/>
              </w:rPr>
            </w:pPr>
            <w:r w:rsidRPr="009B10CA">
              <w:rPr>
                <w:rFonts w:ascii="Times New Roman" w:hAnsi="Times New Roman"/>
                <w:i/>
                <w:szCs w:val="28"/>
              </w:rPr>
              <w:t xml:space="preserve"> Hoàn cảnh </w:t>
            </w:r>
          </w:p>
        </w:tc>
        <w:tc>
          <w:tcPr>
            <w:tcW w:w="5103"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Hoàn cảnh- Bố mất sớm vì nghiện ngập.</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Mẹ phải xa con đi tha hương cầu thực</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Hồng sống với bà cô lạnh lùng, thâm hiểm</w:t>
            </w:r>
          </w:p>
        </w:tc>
        <w:tc>
          <w:tcPr>
            <w:tcW w:w="2830" w:type="dxa"/>
          </w:tcPr>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i/>
                <w:szCs w:val="28"/>
                <w:lang w:val="sv-SE"/>
              </w:rPr>
              <w:t>- Tuổi thơ cô đơn, thiếu tình thương.</w:t>
            </w:r>
          </w:p>
        </w:tc>
      </w:tr>
      <w:tr w:rsidR="00C90336" w:rsidRPr="009B10CA" w:rsidTr="00C90336">
        <w:trPr>
          <w:trHeight w:val="134"/>
        </w:trPr>
        <w:tc>
          <w:tcPr>
            <w:tcW w:w="1951" w:type="dxa"/>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sv-SE"/>
              </w:rPr>
              <w:t>Cử chỉ- Lời nói- suy nghĩ</w:t>
            </w:r>
          </w:p>
        </w:tc>
        <w:tc>
          <w:tcPr>
            <w:tcW w:w="5103" w:type="dxa"/>
            <w:tcBorders>
              <w:top w:val="dotted" w:sz="4" w:space="0" w:color="auto"/>
            </w:tcBorders>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-Hồng cúi đầu không đáp </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-Cười đáp lại cô tôi “ Không cháu không muốn vào, ... mợ cháu cũng về”.</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-Bé Hồng nhận ra những ý nghĩ cay độc trong giọng nói và trên nét mặt của bà cô=&gt;  Cổ họng nghẹn ứ. Khoé mắt cay cay -&gt; Nước mắt ròng ròng -&gt; Cười dài trong tiếng khóc</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-Bé Hồng khóc không ra tiếng.</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w:t>
            </w:r>
            <w:r w:rsidRPr="009B10CA">
              <w:rPr>
                <w:rFonts w:ascii="Times New Roman" w:hAnsi="Times New Roman"/>
                <w:i/>
                <w:szCs w:val="28"/>
                <w:lang w:val="sv-SE"/>
              </w:rPr>
              <w:t>Giá như những cổ tục đã đày đoạ mẹ tôi là cục thuỷ tinh hay đầu mẩu gỗ...”</w:t>
            </w:r>
          </w:p>
        </w:tc>
        <w:tc>
          <w:tcPr>
            <w:tcW w:w="2830"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-Miêu tả diễn biến  nội tâm tinh tế.</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sidRPr="009B10CA">
              <w:rPr>
                <w:rFonts w:ascii="Times New Roman" w:hAnsi="Times New Roman"/>
                <w:i/>
                <w:szCs w:val="28"/>
                <w:lang w:val="sv-SE"/>
              </w:rPr>
              <w:t>Thể hiện rõ nỗi đau đớn, uất hận</w:t>
            </w:r>
            <w:r w:rsidRPr="009B10CA">
              <w:rPr>
                <w:rFonts w:ascii="Times New Roman" w:hAnsi="Times New Roman"/>
                <w:b/>
                <w:i/>
                <w:szCs w:val="28"/>
                <w:lang w:val="sv-SE"/>
              </w:rPr>
              <w:t xml:space="preserve"> của</w:t>
            </w:r>
            <w:r w:rsidRPr="009B10CA">
              <w:rPr>
                <w:rFonts w:ascii="Times New Roman" w:hAnsi="Times New Roman"/>
                <w:szCs w:val="28"/>
                <w:lang w:val="sv-SE"/>
              </w:rPr>
              <w:t xml:space="preserve"> chú bé Hồng đã lên đến đỉnh điểm.</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w:t>
            </w:r>
            <w:r w:rsidRPr="009B10CA">
              <w:rPr>
                <w:rFonts w:ascii="Times New Roman" w:hAnsi="Times New Roman"/>
                <w:i/>
                <w:szCs w:val="28"/>
                <w:lang w:val="sv-SE"/>
              </w:rPr>
              <w:t>Tâm trạng đau đớn , thương mẹ, căm thù cổ tục PK...</w:t>
            </w:r>
            <w:r w:rsidRPr="009B10CA">
              <w:rPr>
                <w:rFonts w:ascii="Times New Roman" w:hAnsi="Times New Roman"/>
                <w:szCs w:val="28"/>
                <w:lang w:val="sv-SE"/>
              </w:rPr>
              <w:t xml:space="preserve">  </w:t>
            </w:r>
          </w:p>
        </w:tc>
      </w:tr>
    </w:tbl>
    <w:p w:rsidR="00C90336" w:rsidRPr="009B10CA" w:rsidRDefault="00C90336" w:rsidP="00C90336">
      <w:pPr>
        <w:spacing w:line="276" w:lineRule="auto"/>
        <w:jc w:val="both"/>
        <w:rPr>
          <w:rFonts w:ascii="Times New Roman" w:hAnsi="Times New Roman"/>
          <w:i/>
          <w:szCs w:val="28"/>
          <w:lang w:val="sv-SE"/>
        </w:rPr>
      </w:pPr>
      <w:r w:rsidRPr="009B10CA">
        <w:rPr>
          <w:rFonts w:ascii="Times New Roman" w:hAnsi="Times New Roman"/>
          <w:i/>
          <w:szCs w:val="28"/>
          <w:lang w:val="sv-SE"/>
        </w:rPr>
        <w:t xml:space="preserve">    Đoạn văn  thuật lại quá trình diễn biến tâm trạng của bé Hồng từ chỗ nín nhịn, ghìm  nén tới sự bùng nổ niềm xót xa, uất hận, Nguyên Hồng đã nói to lên nỗi bất hạnh của phụ nữ và trẻ em trong xã hội cũ. Qua đó ông kết án đanh thép sự tàn nhẫn, bất công của xh đương thời. </w:t>
      </w:r>
    </w:p>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sv-SE"/>
        </w:rPr>
        <w:t>*Cảm giác sung sướng đến cực điểm khi được ở trong lòng mẹ.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381"/>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381"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lastRenderedPageBreak/>
              <w:t>(1) HS đọc đoạn đầu phần 2?</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(2) Lòng khao khát được gặp mẹ của bé Hồng được biểu hiện như thế nào? Biện pháp nghệ thuật?</w:t>
            </w:r>
          </w:p>
          <w:p w:rsidR="00C90336" w:rsidRPr="009B10CA" w:rsidRDefault="00C90336" w:rsidP="00C90336">
            <w:pPr>
              <w:spacing w:line="276" w:lineRule="auto"/>
              <w:jc w:val="both"/>
              <w:rPr>
                <w:rFonts w:ascii="Times New Roman" w:hAnsi="Times New Roman"/>
                <w:szCs w:val="28"/>
              </w:rPr>
            </w:pP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(3) Khi nhận ra đúng là mẹ rồi thì cử chỉ, thái độ của bé Hồng ra sao? </w:t>
            </w:r>
          </w:p>
          <w:p w:rsidR="00C90336" w:rsidRPr="009B10CA" w:rsidRDefault="00C90336" w:rsidP="00C90336">
            <w:pPr>
              <w:spacing w:line="276" w:lineRule="auto"/>
              <w:jc w:val="both"/>
              <w:rPr>
                <w:rFonts w:ascii="Times New Roman" w:hAnsi="Times New Roman"/>
                <w:szCs w:val="28"/>
              </w:rPr>
            </w:pP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(4) Tại sao khi gặp được mẹ rồi, Hồng lại nức nở khóc? Giọt nước mắt ở đây có khác với giọt nước mắt khi bé Hồng trò chuyện với bà cô không?</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(5)  HS đọc diễn cảm đoạn cuối?  Đây có phải là đoạn văn hay nhất không? Vì sao?</w:t>
            </w:r>
          </w:p>
          <w:p w:rsidR="00C90336" w:rsidRPr="009B10CA" w:rsidRDefault="00C90336" w:rsidP="00C90336">
            <w:pPr>
              <w:spacing w:line="276" w:lineRule="auto"/>
              <w:jc w:val="both"/>
              <w:rPr>
                <w:rFonts w:ascii="Times New Roman" w:hAnsi="Times New Roman"/>
                <w:szCs w:val="28"/>
              </w:rPr>
            </w:pP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xml:space="preserve">(6) Qua đây, em có nhận xét gì về bé Hồng ?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Gọi HS trả lời câu hỏi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tham gia nhận xét, đánh giá, bổ sung...</w:t>
            </w:r>
          </w:p>
          <w:p w:rsidR="00C90336" w:rsidRPr="009B10CA" w:rsidRDefault="00C90336" w:rsidP="00C90336">
            <w:pPr>
              <w:tabs>
                <w:tab w:val="center" w:pos="4320"/>
                <w:tab w:val="right" w:pos="8640"/>
              </w:tabs>
              <w:spacing w:line="276" w:lineRule="auto"/>
              <w:jc w:val="both"/>
              <w:rPr>
                <w:rFonts w:ascii="Times New Roman" w:hAnsi="Times New Roman"/>
                <w:b/>
                <w:szCs w:val="28"/>
                <w:lang w:val="pt-BR"/>
              </w:rPr>
            </w:pPr>
            <w:r w:rsidRPr="009B10CA">
              <w:rPr>
                <w:rFonts w:ascii="Times New Roman" w:hAnsi="Times New Roman"/>
                <w:szCs w:val="28"/>
                <w:lang w:val="pt-BR"/>
              </w:rPr>
              <w:t>- GV tổng hợp , bổ  sung, kết luận.</w:t>
            </w:r>
          </w:p>
        </w:tc>
        <w:tc>
          <w:tcPr>
            <w:tcW w:w="5381" w:type="dxa"/>
          </w:tcPr>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lastRenderedPageBreak/>
              <w:t xml:space="preserve">- Trên đường đi học về, thấy người ngồi trên </w:t>
            </w:r>
            <w:r w:rsidRPr="009B10CA">
              <w:rPr>
                <w:rFonts w:ascii="Times New Roman" w:hAnsi="Times New Roman"/>
                <w:szCs w:val="28"/>
                <w:lang w:val="pt-BR"/>
              </w:rPr>
              <w:lastRenderedPageBreak/>
              <w:t>xe giống mẹ -&gt; Đuổi theo gọi mẹ =&gt; khát khao cháy bỏng trong lòng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ảo ảnh của dòng nước trong suốt  chảy dưới bóng râm... ngã gục giữa sa mạc =&gt; So sánh  có ý nghĩa cực tả , thể hiện thấm thĩa , xúc động nỗi  khao khát  tình mẹ.</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Đuổi kịp xe - thở hồng hộc - Ríu cả chân lại - Oà khóc nức nở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=&gt; Giọt nước mắt hạnh phúc, sung sướng, mãn nguyện, khác với giọt nước mắt khi trò chuyện với bà cô.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_ Cảm giác sung sướng, mãn nguyện được thể hiện ở đoạn: “ Phải bé lại lăn vào lòng một người mẹ...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=&gt; Niềm sung sướng vô bờ, được nằm trong lòng mẹ, được cảm nhận bằng tất cả các giác quan. Đó là những giây phút thần tiên, hạnh phúc hiếm hoi nhất, đẹp đẽ nhất của con người. Được ở trong lòng mẹ, tất cả những phiền muộn, sầu đau, tủi hổ cũng chỉ như bọt xà phòng, như những áng mây thoảng qua.</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pt-BR"/>
              </w:rPr>
              <w:t xml:space="preserve">=&gt; Hồng là chú bé giàu tình cảm, giàu lòng tự trọng. Cuộc sống của chú còn nhiều đau khổ gian truân. </w:t>
            </w:r>
            <w:r w:rsidRPr="009B10CA">
              <w:rPr>
                <w:rFonts w:ascii="Times New Roman" w:hAnsi="Times New Roman"/>
                <w:szCs w:val="28"/>
              </w:rPr>
              <w:t>Song cũng được đền bù.</w:t>
            </w:r>
          </w:p>
        </w:tc>
      </w:tr>
    </w:tbl>
    <w:p w:rsidR="00D8691D" w:rsidRDefault="00C90336" w:rsidP="00D8691D">
      <w:pPr>
        <w:spacing w:line="276" w:lineRule="auto"/>
        <w:jc w:val="both"/>
        <w:rPr>
          <w:rFonts w:ascii="Times New Roman" w:hAnsi="Times New Roman"/>
          <w:i/>
          <w:szCs w:val="28"/>
        </w:rPr>
      </w:pPr>
      <w:r w:rsidRPr="009B10CA">
        <w:rPr>
          <w:rFonts w:ascii="Times New Roman" w:hAnsi="Times New Roman"/>
          <w:i/>
          <w:szCs w:val="28"/>
        </w:rPr>
        <w:lastRenderedPageBreak/>
        <w:t xml:space="preserve">     Hình như Nguyên Hồng  cảm thấy sự bất lực của ngôn từ , khó có thể diễn tả hét niềm sung sướng vô biên của đứa trẻ  được về “ trong lòng mẹ” . Đang miên man với những cảm giác đê mê trong hồi ức  nhưng vần không quên nhắn nhủ  với người đọc : “Phải bé lại lăn vào lòng một người mẹ, áp mặt vào bầu sữa nóng của người mẹ ... êm dịu vô cùng”. Phải chăng tình mẫu tử thiêng liêng là niềm hạnh phúc lớn lao nhất, kì diệu nhất trong cuộc đời. Hãy biết trân trọng ngườ</w:t>
      </w:r>
      <w:r w:rsidR="00D8691D">
        <w:rPr>
          <w:rFonts w:ascii="Times New Roman" w:hAnsi="Times New Roman"/>
          <w:i/>
          <w:szCs w:val="28"/>
        </w:rPr>
        <w:t>i mẹ và tình mẹ.</w:t>
      </w:r>
    </w:p>
    <w:p w:rsidR="00C90336" w:rsidRPr="00D8691D" w:rsidRDefault="00C90336" w:rsidP="00D8691D">
      <w:pPr>
        <w:tabs>
          <w:tab w:val="left" w:pos="0"/>
        </w:tabs>
        <w:spacing w:line="276" w:lineRule="auto"/>
        <w:jc w:val="both"/>
        <w:rPr>
          <w:rFonts w:ascii="Times New Roman" w:hAnsi="Times New Roman"/>
          <w:i/>
          <w:szCs w:val="28"/>
        </w:rPr>
      </w:pPr>
      <w:r w:rsidRPr="009B10CA">
        <w:rPr>
          <w:rFonts w:ascii="Times New Roman" w:hAnsi="Times New Roman"/>
          <w:szCs w:val="28"/>
        </w:rPr>
        <w:t xml:space="preserve"> </w:t>
      </w:r>
      <w:r w:rsidR="00D8691D">
        <w:rPr>
          <w:rFonts w:ascii="Times New Roman" w:hAnsi="Times New Roman"/>
          <w:szCs w:val="28"/>
        </w:rPr>
        <w:t>III</w:t>
      </w:r>
      <w:r w:rsidRPr="009B10CA">
        <w:rPr>
          <w:rFonts w:ascii="Times New Roman" w:hAnsi="Times New Roman"/>
          <w:szCs w:val="28"/>
        </w:rPr>
        <w:t>,</w:t>
      </w:r>
      <w:r w:rsidRPr="009B10CA">
        <w:rPr>
          <w:rFonts w:ascii="Times New Roman" w:hAnsi="Times New Roman"/>
          <w:b/>
          <w:i/>
          <w:szCs w:val="28"/>
          <w:u w:val="single"/>
        </w:rPr>
        <w:t xml:space="preserve">Tổng kết: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381"/>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381"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THẢO LUẬN CẶP ĐÔI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Tổ chức cho HS thảo luận.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(1) Những nội dung chính của văn bản?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Em hiểu gì về nhân vật chính của đoạn truyện?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(2) Tại sao gọi đây là hồi ký tự truyện?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lastRenderedPageBreak/>
              <w:t xml:space="preserve">Những đặc sắc về nghệ thuật của đoạn truyện?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(3) Chủ đề và ý nghiã của văn bản?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Quan sát, khích lệ HS.</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Tổ chức trao đổi, rút kinh nghiệm.</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GV tổng hợp ý kiến</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pt-BR"/>
              </w:rPr>
              <w:t>-  HS đọc ghi nhớ SGK ?</w:t>
            </w:r>
          </w:p>
        </w:tc>
        <w:tc>
          <w:tcPr>
            <w:tcW w:w="5381"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lastRenderedPageBreak/>
              <w:t>- Nội dung: Cảnh ngô đáng thương của chú bé Hồng. Nỗi cô đơn và niềm khao khát tình mẹ của bé bất chấp sự tàn nhẫn, vô tình của bà cô và cảm nhận về tình mẫu tử sâu nặng thiêng liêng khi được ở bên mẹ.</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Nghệ thuật: - Hồi kí: Viết lại những kỉ niệm đã qua do chính tác giả kể lại.</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Mạch truyện, cảm xúc tự nhiên, chan thực. Khắc hoạ nhân vật qua lời nói, tâm trạng, </w:t>
            </w:r>
            <w:r w:rsidRPr="009B10CA">
              <w:rPr>
                <w:rFonts w:ascii="Times New Roman" w:hAnsi="Times New Roman"/>
                <w:szCs w:val="28"/>
                <w:lang w:val="sv-SE"/>
              </w:rPr>
              <w:lastRenderedPageBreak/>
              <w:t>hành động. Kết hợp kể-tả- biểu cảm.</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Tình mẫu tử là thiêng liêng, bền vững không bào giờ vơi cạn trong tâm hồn con người</w:t>
            </w:r>
          </w:p>
          <w:p w:rsidR="00C90336" w:rsidRPr="009B10CA" w:rsidRDefault="00C90336" w:rsidP="00C90336">
            <w:pPr>
              <w:tabs>
                <w:tab w:val="center" w:pos="4320"/>
                <w:tab w:val="right" w:pos="8640"/>
              </w:tabs>
              <w:spacing w:line="276" w:lineRule="auto"/>
              <w:jc w:val="both"/>
              <w:rPr>
                <w:rFonts w:ascii="Times New Roman" w:hAnsi="Times New Roman"/>
                <w:szCs w:val="28"/>
                <w:lang w:val="sv-SE"/>
              </w:rPr>
            </w:pP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rPr>
              <w:t>* Ghi nhớ: SGK.</w:t>
            </w:r>
          </w:p>
        </w:tc>
      </w:tr>
    </w:tbl>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lastRenderedPageBreak/>
        <w:t>HOẠT ĐỘNG III. LUYỆN TẬP( 6 )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1)Những câu văn sau sử dụng biện pháp tu từ nào để diễn tả các trạng thái tình cảm của bé Hồng?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 Giá như những cổ tục đã đày đoạ............Kì nát vụn mới thôi. Và cái lầm đó không những.........Ngã gục giữa xa mạc.”</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 xml:space="preserve"> </w:t>
      </w:r>
      <w:r w:rsidRPr="009B10CA">
        <w:rPr>
          <w:rFonts w:ascii="Times New Roman" w:hAnsi="Times New Roman"/>
          <w:szCs w:val="28"/>
        </w:rPr>
        <w:t>A-Nhân hoá         B- ẩn dụ          C- Tương phản          D- So sánh</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w:t>
      </w:r>
      <w:r w:rsidRPr="009B10CA">
        <w:rPr>
          <w:rFonts w:ascii="Times New Roman" w:hAnsi="Times New Roman"/>
          <w:b/>
          <w:szCs w:val="28"/>
        </w:rPr>
        <w:t>Đáp án</w:t>
      </w:r>
      <w:r w:rsidRPr="009B10CA">
        <w:rPr>
          <w:rFonts w:ascii="Times New Roman" w:hAnsi="Times New Roman"/>
          <w:szCs w:val="28"/>
        </w:rPr>
        <w:t>: D</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2. Chọn và đọc diễn cảm một đoạn văn ngắn trong “ Trong lòng mẹ” có yếu tố miêu tả và biểu cảm. Cho biết tác dụng của các yếu tố đó?</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IV. VẬN DỤNG( 5 )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b/>
          <w:i/>
          <w:szCs w:val="28"/>
          <w:u w:val="single"/>
          <w:lang w:val="pt-BR"/>
        </w:rPr>
        <w:t>Đ</w:t>
      </w:r>
      <w:r w:rsidRPr="009B10CA">
        <w:rPr>
          <w:rFonts w:ascii="Times New Roman" w:hAnsi="Times New Roman"/>
          <w:b/>
          <w:szCs w:val="28"/>
          <w:u w:val="single"/>
          <w:lang w:val="pt-BR"/>
        </w:rPr>
        <w:t>OẠN THAM KHẢO</w:t>
      </w:r>
      <w:r w:rsidRPr="009B10CA">
        <w:rPr>
          <w:rFonts w:ascii="Times New Roman" w:hAnsi="Times New Roman"/>
          <w:szCs w:val="28"/>
          <w:lang w:val="pt-BR"/>
        </w:rPr>
        <w:t>:</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Văn Nguyên Hồng bao giờ cũng lấp lánh sự sống. Những dòng chữ đầy chi tiết cứ cựa quậy, phập phồng. Một thứ văn bám riết lấy cuộc đời, quấn quít lấy con người.Người ta thường nói nhà văn, nhà thơ cần có ba yếu tố chủ quan: tài, trí và tâm.Có cây bút chỉ mạnh về tài, về trí. Đọc Nguyên Hồng, thấy tài và tâm, nhất là tâm nổi lên hàng đầu.Mà </w:t>
      </w:r>
      <w:r w:rsidRPr="009B10CA">
        <w:rPr>
          <w:rFonts w:ascii="Times New Roman" w:hAnsi="Times New Roman"/>
          <w:i/>
          <w:szCs w:val="28"/>
          <w:lang w:val="pt-BR"/>
        </w:rPr>
        <w:t xml:space="preserve">Chữ tâm kia mời bằng ba chữ tài, </w:t>
      </w:r>
      <w:r w:rsidRPr="009B10CA">
        <w:rPr>
          <w:rFonts w:ascii="Times New Roman" w:hAnsi="Times New Roman"/>
          <w:szCs w:val="28"/>
          <w:lang w:val="pt-BR"/>
        </w:rPr>
        <w:t>ở những nhà văn chân chính xưa nay, tâm bao giờ cũng là cái gốc.tài và trí chỉ là cành, là ngọn. Nguyên hồng viết văn như là đặt luôn cái “tâm” nóng hổi của mình lên trang sách. Nếu cần nói thật khái quát  một cái gì chung nhất cho mọi chủ đề tác phẩm của Nguyên Hồng, thì đó là lòng nhân đạo, bao giờ cũng thống thiết, mãnh liệt.</w:t>
      </w:r>
    </w:p>
    <w:p w:rsidR="00C90336" w:rsidRPr="009B10CA" w:rsidRDefault="00C90336" w:rsidP="00C90336">
      <w:pPr>
        <w:spacing w:line="276" w:lineRule="auto"/>
        <w:jc w:val="both"/>
        <w:rPr>
          <w:rFonts w:ascii="Times New Roman" w:hAnsi="Times New Roman"/>
          <w:i/>
          <w:szCs w:val="28"/>
          <w:lang w:val="pt-BR"/>
        </w:rPr>
      </w:pPr>
      <w:r w:rsidRPr="009B10CA">
        <w:rPr>
          <w:rFonts w:ascii="Times New Roman" w:hAnsi="Times New Roman"/>
          <w:szCs w:val="28"/>
          <w:lang w:val="pt-BR"/>
        </w:rPr>
        <w:t xml:space="preserve">    ( </w:t>
      </w:r>
      <w:r w:rsidRPr="009B10CA">
        <w:rPr>
          <w:rFonts w:ascii="Times New Roman" w:hAnsi="Times New Roman"/>
          <w:b/>
          <w:i/>
          <w:szCs w:val="28"/>
          <w:lang w:val="pt-BR"/>
        </w:rPr>
        <w:t>Nguyễn Đăng Mạnh</w:t>
      </w:r>
      <w:r w:rsidRPr="009B10CA">
        <w:rPr>
          <w:rFonts w:ascii="Times New Roman" w:hAnsi="Times New Roman"/>
          <w:i/>
          <w:szCs w:val="28"/>
          <w:lang w:val="pt-BR"/>
        </w:rPr>
        <w:t>, con đường đi vào thế giới nghệ thuật của nhà văn, NXB Giáo dục, Hà Nội, 2002).</w: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18656" behindDoc="0" locked="0" layoutInCell="1" allowOverlap="1">
                <wp:simplePos x="0" y="0"/>
                <wp:positionH relativeFrom="column">
                  <wp:posOffset>3089910</wp:posOffset>
                </wp:positionH>
                <wp:positionV relativeFrom="paragraph">
                  <wp:posOffset>1647190</wp:posOffset>
                </wp:positionV>
                <wp:extent cx="3036570" cy="293370"/>
                <wp:effectExtent l="9525" t="5715" r="11430" b="5715"/>
                <wp:wrapNone/>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45" type="#_x0000_t202" style="position:absolute;left:0;text-align:left;margin-left:243.3pt;margin-top:129.7pt;width:239.1pt;height:23.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">
                <v:textbox>
                  <w:txbxContent>
                    <w:p w:rsidR="003B3DBD" w:rsidRDefault="003B3DBD" w:rsidP="00C90336"/>
                  </w:txbxContent>
                </v:textbox>
              </v:shape>
            </w:pict>
          </mc:Fallback>
        </mc:AlternateContent>
      </w:r>
      <w:r w:rsidR="00C90336" w:rsidRPr="009B10CA">
        <w:rPr>
          <w:rFonts w:ascii="Times New Roman" w:hAnsi="Times New Roman"/>
          <w:i/>
          <w:szCs w:val="28"/>
          <w:lang w:val="pt-BR"/>
        </w:rPr>
        <w:t>Vẽ sơ đồ tư duy hệ thống kiến thức về diễn biến tâm trạng nhân vật bé Hồng :</w: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28896" behindDoc="0" locked="0" layoutInCell="1" allowOverlap="1">
                <wp:simplePos x="0" y="0"/>
                <wp:positionH relativeFrom="column">
                  <wp:posOffset>2516505</wp:posOffset>
                </wp:positionH>
                <wp:positionV relativeFrom="paragraph">
                  <wp:posOffset>172720</wp:posOffset>
                </wp:positionV>
                <wp:extent cx="573405" cy="853440"/>
                <wp:effectExtent l="7620" t="6985" r="9525" b="6350"/>
                <wp:wrapNone/>
                <wp:docPr id="63"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3405" cy="853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D2A530" id="AutoShape 70" o:spid="_x0000_s1026" type="#_x0000_t32" style="position:absolute;margin-left:198.15pt;margin-top:13.6pt;width:45.15pt;height:67.2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15584" behindDoc="0" locked="0" layoutInCell="1" allowOverlap="1">
                <wp:simplePos x="0" y="0"/>
                <wp:positionH relativeFrom="column">
                  <wp:posOffset>3124200</wp:posOffset>
                </wp:positionH>
                <wp:positionV relativeFrom="paragraph">
                  <wp:posOffset>15875</wp:posOffset>
                </wp:positionV>
                <wp:extent cx="2967990" cy="293370"/>
                <wp:effectExtent l="5715" t="12065" r="7620" b="8890"/>
                <wp:wrapNone/>
                <wp:docPr id="62"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799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6" type="#_x0000_t202" style="position:absolute;left:0;text-align:left;margin-left:246pt;margin-top:1.25pt;width:233.7pt;height:23.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">
                <v:textbox>
                  <w:txbxContent>
                    <w:p w:rsidR="003B3DBD" w:rsidRDefault="003B3DBD" w:rsidP="00C90336"/>
                  </w:txbxContent>
                </v:textbox>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13536" behindDoc="0" locked="0" layoutInCell="1" allowOverlap="1">
                <wp:simplePos x="0" y="0"/>
                <wp:positionH relativeFrom="column">
                  <wp:posOffset>1649730</wp:posOffset>
                </wp:positionH>
                <wp:positionV relativeFrom="paragraph">
                  <wp:posOffset>90805</wp:posOffset>
                </wp:positionV>
                <wp:extent cx="866775" cy="1480820"/>
                <wp:effectExtent l="8890" t="12700" r="10160" b="11430"/>
                <wp:wrapNone/>
                <wp:docPr id="6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80820"/>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Trong cuộc trò chuyện với bà cô</w:t>
                            </w:r>
                          </w:p>
                          <w:p w:rsidR="003B3DBD" w:rsidRPr="00333396" w:rsidRDefault="003B3DBD" w:rsidP="00C90336">
                            <w:pPr>
                              <w:jc w:val="center"/>
                              <w:rPr>
                                <w:b/>
                                <w:i/>
                                <w:sz w:val="24"/>
                              </w:rPr>
                            </w:pPr>
                            <w:r>
                              <w:rPr>
                                <w:b/>
                                <w:i/>
                                <w:noProof/>
                                <w:sz w:val="24"/>
                                <w:lang w:val="vi-VN" w:eastAsia="vi-VN"/>
                              </w:rPr>
                              <w:drawing>
                                <wp:inline distT="0" distB="0" distL="0" distR="0" wp14:anchorId="41689ED3" wp14:editId="65A1EE00">
                                  <wp:extent cx="523875" cy="657225"/>
                                  <wp:effectExtent l="0" t="0" r="0" b="0"/>
                                  <wp:docPr id="18" name="Picture 18"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6572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7" type="#_x0000_t202" style="position:absolute;left:0;text-align:left;margin-left:129.9pt;margin-top:7.15pt;width:68.25pt;height:116.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">
                <v:textbo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Trong cuộc trò chuyện với bà cô</w:t>
                      </w:r>
                    </w:p>
                    <w:p w:rsidR="003B3DBD" w:rsidRPr="00333396" w:rsidRDefault="003B3DBD" w:rsidP="00C90336">
                      <w:pPr>
                        <w:jc w:val="center"/>
                        <w:rPr>
                          <w:b/>
                          <w:i/>
                          <w:sz w:val="24"/>
                        </w:rPr>
                      </w:pPr>
                      <w:r>
                        <w:rPr>
                          <w:b/>
                          <w:i/>
                          <w:noProof/>
                          <w:sz w:val="24"/>
                          <w:lang w:val="vi-VN" w:eastAsia="vi-VN"/>
                        </w:rPr>
                        <w:drawing>
                          <wp:inline distT="0" distB="0" distL="0" distR="0" wp14:anchorId="41689ED3" wp14:editId="65A1EE00">
                            <wp:extent cx="523875" cy="657225"/>
                            <wp:effectExtent l="0" t="0" r="0" b="0"/>
                            <wp:docPr id="18" name="Picture 18" descr="C:\Users\Administrator\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 cy="657225"/>
                                    </a:xfrm>
                                    <a:prstGeom prst="rect">
                                      <a:avLst/>
                                    </a:prstGeom>
                                    <a:noFill/>
                                    <a:ln>
                                      <a:noFill/>
                                    </a:ln>
                                  </pic:spPr>
                                </pic:pic>
                              </a:graphicData>
                            </a:graphic>
                          </wp:inline>
                        </w:drawing>
                      </w:r>
                    </w:p>
                  </w:txbxContent>
                </v:textbox>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29920" behindDoc="0" locked="0" layoutInCell="1" allowOverlap="1">
                <wp:simplePos x="0" y="0"/>
                <wp:positionH relativeFrom="column">
                  <wp:posOffset>2516505</wp:posOffset>
                </wp:positionH>
                <wp:positionV relativeFrom="paragraph">
                  <wp:posOffset>172720</wp:posOffset>
                </wp:positionV>
                <wp:extent cx="573405" cy="416560"/>
                <wp:effectExtent l="8890" t="8255" r="8255" b="13335"/>
                <wp:wrapNone/>
                <wp:docPr id="60"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3405" cy="416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59BCC1" id="AutoShape 71" o:spid="_x0000_s1026" type="#_x0000_t32" style="position:absolute;margin-left:198.15pt;margin-top:13.6pt;width:45.15pt;height:32.8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16608" behindDoc="0" locked="0" layoutInCell="1" allowOverlap="1">
                <wp:simplePos x="0" y="0"/>
                <wp:positionH relativeFrom="column">
                  <wp:posOffset>3124200</wp:posOffset>
                </wp:positionH>
                <wp:positionV relativeFrom="paragraph">
                  <wp:posOffset>15875</wp:posOffset>
                </wp:positionV>
                <wp:extent cx="3002280" cy="293370"/>
                <wp:effectExtent l="6985" t="13335" r="10160" b="7620"/>
                <wp:wrapNone/>
                <wp:docPr id="59"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48" type="#_x0000_t202" style="position:absolute;left:0;text-align:left;margin-left:246pt;margin-top:1.25pt;width:236.4pt;height:2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">
                <v:textbox>
                  <w:txbxContent>
                    <w:p w:rsidR="003B3DBD" w:rsidRDefault="003B3DBD" w:rsidP="00C90336"/>
                  </w:txbxContent>
                </v:textbox>
              </v:shape>
            </w:pict>
          </mc:Fallback>
        </mc:AlternateContent>
      </w:r>
    </w:p>
    <w:p w:rsidR="00C90336" w:rsidRPr="009B10CA" w:rsidRDefault="00C90336" w:rsidP="00C90336">
      <w:pPr>
        <w:spacing w:line="276" w:lineRule="auto"/>
        <w:jc w:val="both"/>
        <w:rPr>
          <w:rFonts w:ascii="Times New Roman" w:hAnsi="Times New Roman"/>
          <w:i/>
          <w:szCs w:val="28"/>
          <w:lang w:val="pt-BR"/>
        </w:rPr>
      </w:pP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31968" behindDoc="0" locked="0" layoutInCell="1" allowOverlap="1">
                <wp:simplePos x="0" y="0"/>
                <wp:positionH relativeFrom="column">
                  <wp:posOffset>2516505</wp:posOffset>
                </wp:positionH>
                <wp:positionV relativeFrom="paragraph">
                  <wp:posOffset>153035</wp:posOffset>
                </wp:positionV>
                <wp:extent cx="573405" cy="572770"/>
                <wp:effectExtent l="8890" t="5715" r="8255" b="1206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 cy="572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B9B442" id="AutoShape 73" o:spid="_x0000_s1026" type="#_x0000_t32" style="position:absolute;margin-left:198.15pt;margin-top:12.05pt;width:45.15pt;height:45.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30944" behindDoc="0" locked="0" layoutInCell="1" allowOverlap="1">
                <wp:simplePos x="0" y="0"/>
                <wp:positionH relativeFrom="column">
                  <wp:posOffset>2516505</wp:posOffset>
                </wp:positionH>
                <wp:positionV relativeFrom="paragraph">
                  <wp:posOffset>153035</wp:posOffset>
                </wp:positionV>
                <wp:extent cx="579755" cy="60960"/>
                <wp:effectExtent l="8890" t="5715" r="11430" b="9525"/>
                <wp:wrapNone/>
                <wp:docPr id="57"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755" cy="609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25B0C5" id="AutoShape 72" o:spid="_x0000_s1026" type="#_x0000_t32" style="position:absolute;margin-left:198.15pt;margin-top:12.05pt;width:45.65pt;height:4.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17632" behindDoc="0" locked="0" layoutInCell="1" allowOverlap="1">
                <wp:simplePos x="0" y="0"/>
                <wp:positionH relativeFrom="column">
                  <wp:posOffset>3124200</wp:posOffset>
                </wp:positionH>
                <wp:positionV relativeFrom="paragraph">
                  <wp:posOffset>43815</wp:posOffset>
                </wp:positionV>
                <wp:extent cx="3002280" cy="293370"/>
                <wp:effectExtent l="6985" t="10795" r="10160" b="10160"/>
                <wp:wrapNone/>
                <wp:docPr id="56"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28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9" type="#_x0000_t202" style="position:absolute;left:0;text-align:left;margin-left:246pt;margin-top:3.45pt;width:236.4pt;height:2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">
                <v:textbox>
                  <w:txbxContent>
                    <w:p w:rsidR="003B3DBD" w:rsidRDefault="003B3DBD" w:rsidP="00C90336"/>
                  </w:txbxContent>
                </v:textbox>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26848" behindDoc="0" locked="0" layoutInCell="1" allowOverlap="1">
                <wp:simplePos x="0" y="0"/>
                <wp:positionH relativeFrom="column">
                  <wp:posOffset>817880</wp:posOffset>
                </wp:positionH>
                <wp:positionV relativeFrom="paragraph">
                  <wp:posOffset>118745</wp:posOffset>
                </wp:positionV>
                <wp:extent cx="824865" cy="887095"/>
                <wp:effectExtent l="5715" t="8890" r="7620" b="8890"/>
                <wp:wrapNone/>
                <wp:docPr id="55"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4865" cy="887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5F754" id="AutoShape 68" o:spid="_x0000_s1026" type="#_x0000_t32" style="position:absolute;margin-left:64.4pt;margin-top:9.35pt;width:64.95pt;height:69.8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"/>
            </w:pict>
          </mc:Fallback>
        </mc:AlternateContent>
      </w:r>
    </w:p>
    <w:p w:rsidR="00C90336" w:rsidRPr="009B10CA" w:rsidRDefault="00C90336" w:rsidP="00C90336">
      <w:pPr>
        <w:spacing w:line="276" w:lineRule="auto"/>
        <w:jc w:val="both"/>
        <w:rPr>
          <w:rFonts w:ascii="Times New Roman" w:hAnsi="Times New Roman"/>
          <w:i/>
          <w:szCs w:val="28"/>
          <w:lang w:val="pt-BR"/>
        </w:rPr>
      </w:pPr>
    </w:p>
    <w:p w:rsidR="00C90336" w:rsidRPr="009B10CA" w:rsidRDefault="00C90336" w:rsidP="00C90336">
      <w:pPr>
        <w:spacing w:line="276" w:lineRule="auto"/>
        <w:jc w:val="both"/>
        <w:rPr>
          <w:rFonts w:ascii="Times New Roman" w:hAnsi="Times New Roman"/>
          <w:i/>
          <w:szCs w:val="28"/>
          <w:lang w:val="pt-BR"/>
        </w:rPr>
      </w:pP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12512" behindDoc="0" locked="0" layoutInCell="1" allowOverlap="1">
                <wp:simplePos x="0" y="0"/>
                <wp:positionH relativeFrom="column">
                  <wp:posOffset>135255</wp:posOffset>
                </wp:positionH>
                <wp:positionV relativeFrom="paragraph">
                  <wp:posOffset>43815</wp:posOffset>
                </wp:positionV>
                <wp:extent cx="682625" cy="907415"/>
                <wp:effectExtent l="8890" t="8255" r="13335" b="825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625" cy="907415"/>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sz w:val="24"/>
                              </w:rPr>
                            </w:pPr>
                            <w:r w:rsidRPr="0060178E">
                              <w:rPr>
                                <w:rFonts w:ascii="Times New Roman" w:hAnsi="Times New Roman"/>
                                <w:b/>
                                <w:sz w:val="24"/>
                              </w:rPr>
                              <w:t>NHÂN VẬT</w:t>
                            </w:r>
                          </w:p>
                          <w:p w:rsidR="003B3DBD" w:rsidRPr="0060178E" w:rsidRDefault="003B3DBD" w:rsidP="00C90336">
                            <w:pPr>
                              <w:jc w:val="center"/>
                              <w:rPr>
                                <w:rFonts w:ascii="Times New Roman" w:hAnsi="Times New Roman"/>
                                <w:b/>
                                <w:sz w:val="24"/>
                              </w:rPr>
                            </w:pPr>
                            <w:r w:rsidRPr="0060178E">
                              <w:rPr>
                                <w:rFonts w:ascii="Times New Roman" w:hAnsi="Times New Roman"/>
                                <w:b/>
                                <w:sz w:val="24"/>
                              </w:rPr>
                              <w:t>BÉ HỒNG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50" type="#_x0000_t202" style="position:absolute;left:0;text-align:left;margin-left:10.65pt;margin-top:3.45pt;width:53.75pt;height:71.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">
                <v:textbox>
                  <w:txbxContent>
                    <w:p w:rsidR="003B3DBD" w:rsidRPr="0060178E" w:rsidRDefault="003B3DBD" w:rsidP="00C90336">
                      <w:pPr>
                        <w:jc w:val="center"/>
                        <w:rPr>
                          <w:rFonts w:ascii="Times New Roman" w:hAnsi="Times New Roman"/>
                          <w:b/>
                          <w:sz w:val="24"/>
                        </w:rPr>
                      </w:pPr>
                      <w:r w:rsidRPr="0060178E">
                        <w:rPr>
                          <w:rFonts w:ascii="Times New Roman" w:hAnsi="Times New Roman"/>
                          <w:b/>
                          <w:sz w:val="24"/>
                        </w:rPr>
                        <w:t>NHÂN VẬT</w:t>
                      </w:r>
                    </w:p>
                    <w:p w:rsidR="003B3DBD" w:rsidRPr="0060178E" w:rsidRDefault="003B3DBD" w:rsidP="00C90336">
                      <w:pPr>
                        <w:jc w:val="center"/>
                        <w:rPr>
                          <w:rFonts w:ascii="Times New Roman" w:hAnsi="Times New Roman"/>
                          <w:b/>
                          <w:sz w:val="24"/>
                        </w:rPr>
                      </w:pPr>
                      <w:r w:rsidRPr="0060178E">
                        <w:rPr>
                          <w:rFonts w:ascii="Times New Roman" w:hAnsi="Times New Roman"/>
                          <w:b/>
                          <w:sz w:val="24"/>
                        </w:rPr>
                        <w:t>BÉ HỒNG</w:t>
                      </w:r>
                    </w:p>
                  </w:txbxContent>
                </v:textbox>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35040" behindDoc="0" locked="0" layoutInCell="1" allowOverlap="1">
                <wp:simplePos x="0" y="0"/>
                <wp:positionH relativeFrom="column">
                  <wp:posOffset>3915410</wp:posOffset>
                </wp:positionH>
                <wp:positionV relativeFrom="paragraph">
                  <wp:posOffset>166370</wp:posOffset>
                </wp:positionV>
                <wp:extent cx="567055" cy="409575"/>
                <wp:effectExtent l="7620" t="10795" r="6350" b="8255"/>
                <wp:wrapNone/>
                <wp:docPr id="5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7055" cy="4095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7733D6" id="AutoShape 76" o:spid="_x0000_s1026" type="#_x0000_t32" style="position:absolute;margin-left:308.3pt;margin-top:13.1pt;width:44.65pt;height:32.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19680" behindDoc="0" locked="0" layoutInCell="1" allowOverlap="1">
                <wp:simplePos x="0" y="0"/>
                <wp:positionH relativeFrom="column">
                  <wp:posOffset>4482465</wp:posOffset>
                </wp:positionH>
                <wp:positionV relativeFrom="paragraph">
                  <wp:posOffset>15875</wp:posOffset>
                </wp:positionV>
                <wp:extent cx="1644015" cy="293370"/>
                <wp:effectExtent l="12700" t="12700" r="10160" b="8255"/>
                <wp:wrapNone/>
                <wp:docPr id="52"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51" type="#_x0000_t202" style="position:absolute;left:0;text-align:left;margin-left:352.95pt;margin-top:1.25pt;width:129.45pt;height:23.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27872" behindDoc="0" locked="0" layoutInCell="1" allowOverlap="1">
                <wp:simplePos x="0" y="0"/>
                <wp:positionH relativeFrom="column">
                  <wp:posOffset>817880</wp:posOffset>
                </wp:positionH>
                <wp:positionV relativeFrom="paragraph">
                  <wp:posOffset>166370</wp:posOffset>
                </wp:positionV>
                <wp:extent cx="831850" cy="539115"/>
                <wp:effectExtent l="5715" t="10795" r="10160" b="12065"/>
                <wp:wrapNone/>
                <wp:docPr id="51"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1850" cy="5391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6E54E1" id="AutoShape 69" o:spid="_x0000_s1026" type="#_x0000_t32" style="position:absolute;margin-left:64.4pt;margin-top:13.1pt;width:65.5pt;height:42.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"/>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20704" behindDoc="0" locked="0" layoutInCell="1" allowOverlap="1">
                <wp:simplePos x="0" y="0"/>
                <wp:positionH relativeFrom="column">
                  <wp:posOffset>3096260</wp:posOffset>
                </wp:positionH>
                <wp:positionV relativeFrom="paragraph">
                  <wp:posOffset>179070</wp:posOffset>
                </wp:positionV>
                <wp:extent cx="819150" cy="457200"/>
                <wp:effectExtent l="7620" t="8255" r="11430" b="10795"/>
                <wp:wrapNone/>
                <wp:docPr id="5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57200"/>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sz w:val="24"/>
                              </w:rPr>
                            </w:pPr>
                            <w:r w:rsidRPr="0060178E">
                              <w:rPr>
                                <w:rFonts w:ascii="Times New Roman" w:hAnsi="Times New Roman"/>
                                <w:sz w:val="24"/>
                              </w:rPr>
                              <w:t>Thoáng thấy mẹ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52" type="#_x0000_t202" style="position:absolute;left:0;text-align:left;margin-left:243.8pt;margin-top:14.1pt;width:64.5pt;height:3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">
                <v:textbox>
                  <w:txbxContent>
                    <w:p w:rsidR="003B3DBD" w:rsidRPr="0060178E" w:rsidRDefault="003B3DBD" w:rsidP="00C90336">
                      <w:pPr>
                        <w:jc w:val="center"/>
                        <w:rPr>
                          <w:rFonts w:ascii="Times New Roman" w:hAnsi="Times New Roman"/>
                          <w:sz w:val="24"/>
                        </w:rPr>
                      </w:pPr>
                      <w:r w:rsidRPr="0060178E">
                        <w:rPr>
                          <w:rFonts w:ascii="Times New Roman" w:hAnsi="Times New Roman"/>
                          <w:sz w:val="24"/>
                        </w:rPr>
                        <w:t>Thoáng thấy mẹ</w:t>
                      </w:r>
                    </w:p>
                  </w:txbxContent>
                </v:textbox>
              </v:shape>
            </w:pict>
          </mc:Fallback>
        </mc:AlternateContent>
      </w:r>
    </w:p>
    <w:p w:rsidR="00C90336" w:rsidRPr="009B10CA" w:rsidRDefault="009561EA" w:rsidP="00C90336">
      <w:pPr>
        <w:spacing w:line="276" w:lineRule="auto"/>
        <w:jc w:val="both"/>
        <w:rPr>
          <w:rFonts w:ascii="Times New Roman" w:hAnsi="Times New Roman"/>
          <w:i/>
          <w:szCs w:val="28"/>
          <w:lang w:val="pt-BR"/>
        </w:rPr>
      </w:pPr>
      <w:r>
        <w:rPr>
          <w:rFonts w:ascii="Times New Roman" w:hAnsi="Times New Roman"/>
          <w:i/>
          <w:noProof/>
          <w:szCs w:val="28"/>
          <w:lang w:val="vi-VN" w:eastAsia="vi-VN"/>
        </w:rPr>
        <w:lastRenderedPageBreak/>
        <mc:AlternateContent>
          <mc:Choice Requires="wps">
            <w:drawing>
              <wp:anchor distT="0" distB="0" distL="114300" distR="114300" simplePos="0" relativeHeight="251721728" behindDoc="0" locked="0" layoutInCell="1" allowOverlap="1">
                <wp:simplePos x="0" y="0"/>
                <wp:positionH relativeFrom="column">
                  <wp:posOffset>4495165</wp:posOffset>
                </wp:positionH>
                <wp:positionV relativeFrom="paragraph">
                  <wp:posOffset>158115</wp:posOffset>
                </wp:positionV>
                <wp:extent cx="1631315" cy="293370"/>
                <wp:effectExtent l="6350" t="10160" r="10160" b="10795"/>
                <wp:wrapNone/>
                <wp:docPr id="4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315"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53" type="#_x0000_t202" style="position:absolute;left:0;text-align:left;margin-left:353.95pt;margin-top:12.45pt;width:128.45pt;height:23.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">
                <v:textbox>
                  <w:txbxContent>
                    <w:p w:rsidR="003B3DBD" w:rsidRDefault="003B3DBD" w:rsidP="00C90336"/>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14560" behindDoc="0" locked="0" layoutInCell="1" allowOverlap="1">
                <wp:simplePos x="0" y="0"/>
                <wp:positionH relativeFrom="column">
                  <wp:posOffset>1642745</wp:posOffset>
                </wp:positionH>
                <wp:positionV relativeFrom="paragraph">
                  <wp:posOffset>76200</wp:posOffset>
                </wp:positionV>
                <wp:extent cx="922020" cy="1303655"/>
                <wp:effectExtent l="11430" t="13970" r="9525" b="6350"/>
                <wp:wrapNone/>
                <wp:docPr id="4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1303655"/>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Khi được gặp mẹ</w:t>
                            </w:r>
                          </w:p>
                          <w:p w:rsidR="003B3DBD" w:rsidRDefault="003B3DBD" w:rsidP="00C90336">
                            <w:pPr>
                              <w:jc w:val="center"/>
                              <w:rPr>
                                <w:b/>
                                <w:i/>
                                <w:sz w:val="24"/>
                              </w:rPr>
                            </w:pPr>
                          </w:p>
                          <w:p w:rsidR="003B3DBD" w:rsidRDefault="003B3DBD" w:rsidP="00C90336">
                            <w:pPr>
                              <w:jc w:val="center"/>
                              <w:rPr>
                                <w:b/>
                                <w:i/>
                                <w:sz w:val="24"/>
                              </w:rPr>
                            </w:pPr>
                            <w:r>
                              <w:rPr>
                                <w:b/>
                                <w:i/>
                                <w:noProof/>
                                <w:sz w:val="24"/>
                                <w:lang w:val="vi-VN" w:eastAsia="vi-VN"/>
                              </w:rPr>
                              <w:drawing>
                                <wp:inline distT="0" distB="0" distL="0" distR="0" wp14:anchorId="6357DB52" wp14:editId="3C85C4E9">
                                  <wp:extent cx="628650" cy="647700"/>
                                  <wp:effectExtent l="0" t="0" r="0" b="0"/>
                                  <wp:docPr id="17" name="Picture 17"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 cy="647700"/>
                                          </a:xfrm>
                                          <a:prstGeom prst="rect">
                                            <a:avLst/>
                                          </a:prstGeom>
                                          <a:noFill/>
                                          <a:ln>
                                            <a:noFill/>
                                          </a:ln>
                                        </pic:spPr>
                                      </pic:pic>
                                    </a:graphicData>
                                  </a:graphic>
                                </wp:inline>
                              </w:drawing>
                            </w:r>
                          </w:p>
                          <w:p w:rsidR="003B3DBD" w:rsidRDefault="003B3DBD" w:rsidP="00C90336">
                            <w:pPr>
                              <w:jc w:val="center"/>
                              <w:rPr>
                                <w:b/>
                                <w:i/>
                                <w:sz w:val="24"/>
                              </w:rPr>
                            </w:pPr>
                          </w:p>
                          <w:p w:rsidR="003B3DBD" w:rsidRDefault="003B3DBD" w:rsidP="00C90336">
                            <w:pPr>
                              <w:jc w:val="center"/>
                              <w:rPr>
                                <w:b/>
                                <w:i/>
                                <w:sz w:val="24"/>
                              </w:rPr>
                            </w:pPr>
                          </w:p>
                          <w:p w:rsidR="003B3DBD" w:rsidRDefault="003B3DBD" w:rsidP="00C90336">
                            <w:pPr>
                              <w:jc w:val="center"/>
                              <w:rPr>
                                <w:b/>
                                <w:i/>
                                <w:sz w:val="24"/>
                              </w:rPr>
                            </w:pPr>
                          </w:p>
                          <w:p w:rsidR="003B3DBD" w:rsidRPr="00333396" w:rsidRDefault="003B3DBD" w:rsidP="00C90336">
                            <w:pPr>
                              <w:jc w:val="center"/>
                              <w:rPr>
                                <w:b/>
                                <w:i/>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54" type="#_x0000_t202" style="position:absolute;left:0;text-align:left;margin-left:129.35pt;margin-top:6pt;width:72.6pt;height:102.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">
                <v:textbox>
                  <w:txbxContent>
                    <w:p w:rsidR="003B3DBD" w:rsidRPr="0060178E" w:rsidRDefault="003B3DBD" w:rsidP="00C90336">
                      <w:pPr>
                        <w:jc w:val="center"/>
                        <w:rPr>
                          <w:rFonts w:ascii="Times New Roman" w:hAnsi="Times New Roman"/>
                          <w:b/>
                          <w:i/>
                          <w:sz w:val="24"/>
                        </w:rPr>
                      </w:pPr>
                      <w:r w:rsidRPr="0060178E">
                        <w:rPr>
                          <w:rFonts w:ascii="Times New Roman" w:hAnsi="Times New Roman"/>
                          <w:b/>
                          <w:i/>
                          <w:sz w:val="24"/>
                        </w:rPr>
                        <w:t>Khi được gặp mẹ</w:t>
                      </w:r>
                    </w:p>
                    <w:p w:rsidR="003B3DBD" w:rsidRDefault="003B3DBD" w:rsidP="00C90336">
                      <w:pPr>
                        <w:jc w:val="center"/>
                        <w:rPr>
                          <w:b/>
                          <w:i/>
                          <w:sz w:val="24"/>
                        </w:rPr>
                      </w:pPr>
                    </w:p>
                    <w:p w:rsidR="003B3DBD" w:rsidRDefault="003B3DBD" w:rsidP="00C90336">
                      <w:pPr>
                        <w:jc w:val="center"/>
                        <w:rPr>
                          <w:b/>
                          <w:i/>
                          <w:sz w:val="24"/>
                        </w:rPr>
                      </w:pPr>
                      <w:r>
                        <w:rPr>
                          <w:b/>
                          <w:i/>
                          <w:noProof/>
                          <w:sz w:val="24"/>
                          <w:lang w:val="vi-VN" w:eastAsia="vi-VN"/>
                        </w:rPr>
                        <w:drawing>
                          <wp:inline distT="0" distB="0" distL="0" distR="0" wp14:anchorId="6357DB52" wp14:editId="3C85C4E9">
                            <wp:extent cx="628650" cy="647700"/>
                            <wp:effectExtent l="0" t="0" r="0" b="0"/>
                            <wp:docPr id="17" name="Picture 17"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 cy="647700"/>
                                    </a:xfrm>
                                    <a:prstGeom prst="rect">
                                      <a:avLst/>
                                    </a:prstGeom>
                                    <a:noFill/>
                                    <a:ln>
                                      <a:noFill/>
                                    </a:ln>
                                  </pic:spPr>
                                </pic:pic>
                              </a:graphicData>
                            </a:graphic>
                          </wp:inline>
                        </w:drawing>
                      </w:r>
                    </w:p>
                    <w:p w:rsidR="003B3DBD" w:rsidRDefault="003B3DBD" w:rsidP="00C90336">
                      <w:pPr>
                        <w:jc w:val="center"/>
                        <w:rPr>
                          <w:b/>
                          <w:i/>
                          <w:sz w:val="24"/>
                        </w:rPr>
                      </w:pPr>
                    </w:p>
                    <w:p w:rsidR="003B3DBD" w:rsidRDefault="003B3DBD" w:rsidP="00C90336">
                      <w:pPr>
                        <w:jc w:val="center"/>
                        <w:rPr>
                          <w:b/>
                          <w:i/>
                          <w:sz w:val="24"/>
                        </w:rPr>
                      </w:pPr>
                    </w:p>
                    <w:p w:rsidR="003B3DBD" w:rsidRDefault="003B3DBD" w:rsidP="00C90336">
                      <w:pPr>
                        <w:jc w:val="center"/>
                        <w:rPr>
                          <w:b/>
                          <w:i/>
                          <w:sz w:val="24"/>
                        </w:rPr>
                      </w:pPr>
                    </w:p>
                    <w:p w:rsidR="003B3DBD" w:rsidRPr="00333396" w:rsidRDefault="003B3DBD" w:rsidP="00C90336">
                      <w:pPr>
                        <w:jc w:val="center"/>
                        <w:rPr>
                          <w:b/>
                          <w:i/>
                          <w:sz w:val="24"/>
                        </w:rPr>
                      </w:pPr>
                    </w:p>
                  </w:txbxContent>
                </v:textbox>
              </v:shape>
            </w:pict>
          </mc:Fallback>
        </mc:AlternateContent>
      </w: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b/>
          <w:noProof/>
          <w:color w:val="0000CC"/>
          <w:szCs w:val="28"/>
          <w:lang w:val="vi-VN" w:eastAsia="vi-VN"/>
        </w:rPr>
        <mc:AlternateContent>
          <mc:Choice Requires="wps">
            <w:drawing>
              <wp:anchor distT="0" distB="0" distL="114300" distR="114300" simplePos="0" relativeHeight="251736064" behindDoc="0" locked="0" layoutInCell="1" allowOverlap="1">
                <wp:simplePos x="0" y="0"/>
                <wp:positionH relativeFrom="column">
                  <wp:posOffset>3915410</wp:posOffset>
                </wp:positionH>
                <wp:positionV relativeFrom="paragraph">
                  <wp:posOffset>21590</wp:posOffset>
                </wp:positionV>
                <wp:extent cx="567055" cy="95250"/>
                <wp:effectExtent l="7620" t="10160" r="6350" b="8890"/>
                <wp:wrapNone/>
                <wp:docPr id="4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127257" id="AutoShape 77" o:spid="_x0000_s1026" type="#_x0000_t32" style="position:absolute;margin-left:308.3pt;margin-top:1.7pt;width:44.65pt;height: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"/>
            </w:pict>
          </mc:Fallback>
        </mc:AlternateContent>
      </w:r>
      <w:r>
        <w:rPr>
          <w:rFonts w:ascii="Times New Roman" w:hAnsi="Times New Roman"/>
          <w:b/>
          <w:noProof/>
          <w:color w:val="0000CC"/>
          <w:szCs w:val="28"/>
          <w:lang w:val="vi-VN" w:eastAsia="vi-VN"/>
        </w:rPr>
        <mc:AlternateContent>
          <mc:Choice Requires="wps">
            <w:drawing>
              <wp:anchor distT="0" distB="0" distL="114300" distR="114300" simplePos="0" relativeHeight="251732992" behindDoc="0" locked="0" layoutInCell="1" allowOverlap="1">
                <wp:simplePos x="0" y="0"/>
                <wp:positionH relativeFrom="column">
                  <wp:posOffset>2564765</wp:posOffset>
                </wp:positionH>
                <wp:positionV relativeFrom="paragraph">
                  <wp:posOffset>21590</wp:posOffset>
                </wp:positionV>
                <wp:extent cx="525145" cy="518160"/>
                <wp:effectExtent l="9525" t="10160" r="8255" b="5080"/>
                <wp:wrapNone/>
                <wp:docPr id="46"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25145" cy="518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B6AF35" id="AutoShape 74" o:spid="_x0000_s1026" type="#_x0000_t32" style="position:absolute;margin-left:201.95pt;margin-top:1.7pt;width:41.35pt;height:40.8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"/>
            </w:pict>
          </mc:Fallback>
        </mc:AlternateContent>
      </w: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34016" behindDoc="0" locked="0" layoutInCell="1" allowOverlap="1">
                <wp:simplePos x="0" y="0"/>
                <wp:positionH relativeFrom="column">
                  <wp:posOffset>2599055</wp:posOffset>
                </wp:positionH>
                <wp:positionV relativeFrom="paragraph">
                  <wp:posOffset>136525</wp:posOffset>
                </wp:positionV>
                <wp:extent cx="490855" cy="280035"/>
                <wp:effectExtent l="5715" t="13970" r="8255" b="10795"/>
                <wp:wrapNone/>
                <wp:docPr id="45"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0855" cy="2800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238E81" id="AutoShape 75" o:spid="_x0000_s1026" type="#_x0000_t32" style="position:absolute;margin-left:204.65pt;margin-top:10.75pt;width:38.65pt;height:22.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PWJQIAAEE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22752" behindDoc="0" locked="0" layoutInCell="1" allowOverlap="1">
                <wp:simplePos x="0" y="0"/>
                <wp:positionH relativeFrom="column">
                  <wp:posOffset>3089910</wp:posOffset>
                </wp:positionH>
                <wp:positionV relativeFrom="paragraph">
                  <wp:posOffset>191135</wp:posOffset>
                </wp:positionV>
                <wp:extent cx="825500" cy="484505"/>
                <wp:effectExtent l="10795" t="11430" r="11430" b="8890"/>
                <wp:wrapNone/>
                <wp:docPr id="4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84505"/>
                        </a:xfrm>
                        <a:prstGeom prst="rect">
                          <a:avLst/>
                        </a:prstGeom>
                        <a:solidFill>
                          <a:srgbClr val="FFFFFF"/>
                        </a:solidFill>
                        <a:ln w="9525">
                          <a:solidFill>
                            <a:srgbClr val="000000"/>
                          </a:solidFill>
                          <a:miter lim="800000"/>
                          <a:headEnd/>
                          <a:tailEnd/>
                        </a:ln>
                      </wps:spPr>
                      <wps:txbx>
                        <w:txbxContent>
                          <w:p w:rsidR="003B3DBD" w:rsidRPr="0060178E" w:rsidRDefault="003B3DBD" w:rsidP="00C90336">
                            <w:pPr>
                              <w:jc w:val="center"/>
                              <w:rPr>
                                <w:rFonts w:ascii="Times New Roman" w:hAnsi="Times New Roman"/>
                                <w:sz w:val="24"/>
                              </w:rPr>
                            </w:pPr>
                            <w:r w:rsidRPr="0060178E">
                              <w:rPr>
                                <w:rFonts w:ascii="Times New Roman" w:hAnsi="Times New Roman"/>
                                <w:sz w:val="24"/>
                              </w:rPr>
                              <w:t>Trong lòng mẹ</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5" type="#_x0000_t202" style="position:absolute;left:0;text-align:left;margin-left:243.3pt;margin-top:15.05pt;width:65pt;height:38.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">
                <v:textbox>
                  <w:txbxContent>
                    <w:p w:rsidR="003B3DBD" w:rsidRPr="0060178E" w:rsidRDefault="003B3DBD" w:rsidP="00C90336">
                      <w:pPr>
                        <w:jc w:val="center"/>
                        <w:rPr>
                          <w:rFonts w:ascii="Times New Roman" w:hAnsi="Times New Roman"/>
                          <w:sz w:val="24"/>
                        </w:rPr>
                      </w:pPr>
                      <w:r w:rsidRPr="0060178E">
                        <w:rPr>
                          <w:rFonts w:ascii="Times New Roman" w:hAnsi="Times New Roman"/>
                          <w:sz w:val="24"/>
                        </w:rPr>
                        <w:t>Trong lòng mẹ</w:t>
                      </w:r>
                    </w:p>
                  </w:txbxContent>
                </v:textbox>
              </v:shape>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23776" behindDoc="0" locked="0" layoutInCell="1" allowOverlap="1">
                <wp:simplePos x="0" y="0"/>
                <wp:positionH relativeFrom="column">
                  <wp:posOffset>4495165</wp:posOffset>
                </wp:positionH>
                <wp:positionV relativeFrom="paragraph">
                  <wp:posOffset>95885</wp:posOffset>
                </wp:positionV>
                <wp:extent cx="1644015" cy="293370"/>
                <wp:effectExtent l="6350" t="11430" r="6985" b="9525"/>
                <wp:wrapNone/>
                <wp:docPr id="4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015"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56" type="#_x0000_t202" style="position:absolute;left:0;text-align:left;margin-left:353.95pt;margin-top:7.55pt;width:129.45pt;height:23.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">
                <v:textbox>
                  <w:txbxContent>
                    <w:p w:rsidR="003B3DBD" w:rsidRDefault="003B3DBD" w:rsidP="00C90336"/>
                  </w:txbxContent>
                </v:textbox>
              </v:shape>
            </w:pict>
          </mc:Fallback>
        </mc:AlternateContent>
      </w: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b/>
          <w:noProof/>
          <w:color w:val="0000CC"/>
          <w:szCs w:val="28"/>
          <w:lang w:val="vi-VN" w:eastAsia="vi-VN"/>
        </w:rPr>
        <mc:AlternateContent>
          <mc:Choice Requires="wps">
            <w:drawing>
              <wp:anchor distT="0" distB="0" distL="114300" distR="114300" simplePos="0" relativeHeight="251737088" behindDoc="0" locked="0" layoutInCell="1" allowOverlap="1">
                <wp:simplePos x="0" y="0"/>
                <wp:positionH relativeFrom="column">
                  <wp:posOffset>3915410</wp:posOffset>
                </wp:positionH>
                <wp:positionV relativeFrom="paragraph">
                  <wp:posOffset>51435</wp:posOffset>
                </wp:positionV>
                <wp:extent cx="567055" cy="163830"/>
                <wp:effectExtent l="7620" t="6985" r="6350" b="10160"/>
                <wp:wrapNone/>
                <wp:docPr id="42"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7055" cy="163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B35FA" id="AutoShape 78" o:spid="_x0000_s1026" type="#_x0000_t32" style="position:absolute;margin-left:308.3pt;margin-top:4.05pt;width:44.65pt;height:12.9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4yLAIAAEs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"/>
            </w:pict>
          </mc:Fallback>
        </mc:AlternateContent>
      </w: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39136" behindDoc="0" locked="0" layoutInCell="1" allowOverlap="1">
                <wp:simplePos x="0" y="0"/>
                <wp:positionH relativeFrom="column">
                  <wp:posOffset>3915410</wp:posOffset>
                </wp:positionH>
                <wp:positionV relativeFrom="paragraph">
                  <wp:posOffset>13335</wp:posOffset>
                </wp:positionV>
                <wp:extent cx="567055" cy="825500"/>
                <wp:effectExtent l="7620" t="8255" r="6350" b="13970"/>
                <wp:wrapNone/>
                <wp:docPr id="41"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 cy="825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931CB" id="AutoShape 80" o:spid="_x0000_s1026" type="#_x0000_t32" style="position:absolute;margin-left:308.3pt;margin-top:1.05pt;width:44.65pt;height: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38112" behindDoc="0" locked="0" layoutInCell="1" allowOverlap="1">
                <wp:simplePos x="0" y="0"/>
                <wp:positionH relativeFrom="column">
                  <wp:posOffset>3915410</wp:posOffset>
                </wp:positionH>
                <wp:positionV relativeFrom="paragraph">
                  <wp:posOffset>13335</wp:posOffset>
                </wp:positionV>
                <wp:extent cx="567055" cy="293370"/>
                <wp:effectExtent l="7620" t="8255" r="6350" b="12700"/>
                <wp:wrapNone/>
                <wp:docPr id="40"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7055" cy="2933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775DC6" id="AutoShape 79" o:spid="_x0000_s1026" type="#_x0000_t32" style="position:absolute;margin-left:308.3pt;margin-top:1.05pt;width:44.65pt;height:23.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"/>
            </w:pict>
          </mc:Fallback>
        </mc:AlternateContent>
      </w:r>
      <w:r>
        <w:rPr>
          <w:rFonts w:ascii="Times New Roman" w:hAnsi="Times New Roman"/>
          <w:i/>
          <w:noProof/>
          <w:szCs w:val="28"/>
          <w:lang w:val="vi-VN" w:eastAsia="vi-VN"/>
        </w:rPr>
        <mc:AlternateContent>
          <mc:Choice Requires="wps">
            <w:drawing>
              <wp:anchor distT="0" distB="0" distL="114300" distR="114300" simplePos="0" relativeHeight="251724800" behindDoc="0" locked="0" layoutInCell="1" allowOverlap="1">
                <wp:simplePos x="0" y="0"/>
                <wp:positionH relativeFrom="column">
                  <wp:posOffset>4495800</wp:posOffset>
                </wp:positionH>
                <wp:positionV relativeFrom="paragraph">
                  <wp:posOffset>156845</wp:posOffset>
                </wp:positionV>
                <wp:extent cx="1630680" cy="293370"/>
                <wp:effectExtent l="6985" t="8890" r="10160" b="12065"/>
                <wp:wrapNone/>
                <wp:docPr id="3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7" type="#_x0000_t202" style="position:absolute;left:0;text-align:left;margin-left:354pt;margin-top:12.35pt;width:128.4pt;height:23.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">
                <v:textbox>
                  <w:txbxContent>
                    <w:p w:rsidR="003B3DBD" w:rsidRDefault="003B3DBD" w:rsidP="00C90336"/>
                  </w:txbxContent>
                </v:textbox>
              </v:shape>
            </w:pict>
          </mc:Fallback>
        </mc:AlternateContent>
      </w: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9561EA" w:rsidP="00C90336">
      <w:pPr>
        <w:spacing w:line="276" w:lineRule="auto"/>
        <w:jc w:val="both"/>
        <w:rPr>
          <w:rFonts w:ascii="Times New Roman" w:hAnsi="Times New Roman"/>
          <w:b/>
          <w:color w:val="0000CC"/>
          <w:szCs w:val="28"/>
          <w:lang w:val="pt-BR"/>
        </w:rPr>
      </w:pPr>
      <w:r>
        <w:rPr>
          <w:rFonts w:ascii="Times New Roman" w:hAnsi="Times New Roman"/>
          <w:i/>
          <w:noProof/>
          <w:szCs w:val="28"/>
          <w:lang w:val="vi-VN" w:eastAsia="vi-VN"/>
        </w:rPr>
        <mc:AlternateContent>
          <mc:Choice Requires="wps">
            <w:drawing>
              <wp:anchor distT="0" distB="0" distL="114300" distR="114300" simplePos="0" relativeHeight="251725824" behindDoc="0" locked="0" layoutInCell="1" allowOverlap="1">
                <wp:simplePos x="0" y="0"/>
                <wp:positionH relativeFrom="column">
                  <wp:posOffset>4508500</wp:posOffset>
                </wp:positionH>
                <wp:positionV relativeFrom="paragraph">
                  <wp:posOffset>57150</wp:posOffset>
                </wp:positionV>
                <wp:extent cx="1630680" cy="293370"/>
                <wp:effectExtent l="10160" t="8890" r="6985" b="12065"/>
                <wp:wrapNone/>
                <wp:docPr id="38"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680" cy="293370"/>
                        </a:xfrm>
                        <a:prstGeom prst="rect">
                          <a:avLst/>
                        </a:prstGeom>
                        <a:solidFill>
                          <a:srgbClr val="FFFFFF"/>
                        </a:solidFill>
                        <a:ln w="9525">
                          <a:solidFill>
                            <a:srgbClr val="000000"/>
                          </a:solidFill>
                          <a:miter lim="800000"/>
                          <a:headEnd/>
                          <a:tailEnd/>
                        </a:ln>
                      </wps:spPr>
                      <wps:txbx>
                        <w:txbxContent>
                          <w:p w:rsidR="003B3DBD" w:rsidRDefault="003B3DBD" w:rsidP="00C9033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8" type="#_x0000_t202" style="position:absolute;left:0;text-align:left;margin-left:355pt;margin-top:4.5pt;width:128.4pt;height:23.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">
                <v:textbox>
                  <w:txbxContent>
                    <w:p w:rsidR="003B3DBD" w:rsidRDefault="003B3DBD" w:rsidP="00C90336"/>
                  </w:txbxContent>
                </v:textbox>
              </v:shape>
            </w:pict>
          </mc:Fallback>
        </mc:AlternateContent>
      </w: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V. TÌM TÒI, SÁNG TẠO ( 3P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-Xem lại bài học, tóm tắt Vb và tìm đọc tài liệu tham khảo.</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-Ghi lại một trong những kỉ niệm sâu sắc về người thân của mình.</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-Soạn bài “ Tức nước vỡ bờ ” theo câu hỏi SGK.</w:t>
      </w:r>
    </w:p>
    <w:p w:rsidR="00C90336" w:rsidRPr="009B10CA" w:rsidRDefault="00C90336" w:rsidP="00C90336">
      <w:pPr>
        <w:spacing w:line="276" w:lineRule="auto"/>
        <w:jc w:val="both"/>
        <w:rPr>
          <w:rFonts w:ascii="Times New Roman" w:hAnsi="Times New Roman"/>
          <w:b/>
          <w:color w:val="0000CC"/>
          <w:szCs w:val="28"/>
        </w:rPr>
      </w:pPr>
      <w:r w:rsidRPr="009B10CA">
        <w:rPr>
          <w:rFonts w:ascii="Times New Roman" w:hAnsi="Times New Roman"/>
          <w:b/>
          <w:color w:val="0000CC"/>
          <w:szCs w:val="28"/>
        </w:rPr>
        <w:t xml:space="preserve">------------------  </w:t>
      </w:r>
    </w:p>
    <w:p w:rsidR="00C90336" w:rsidRDefault="00C90336"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Pr="009B10CA" w:rsidRDefault="00D8691D" w:rsidP="00C90336">
      <w:pPr>
        <w:spacing w:line="276" w:lineRule="auto"/>
        <w:jc w:val="both"/>
        <w:rPr>
          <w:rFonts w:ascii="Times New Roman" w:hAnsi="Times New Roman"/>
          <w:b/>
          <w:color w:val="0000CC"/>
          <w:szCs w:val="28"/>
        </w:rPr>
      </w:pPr>
    </w:p>
    <w:tbl>
      <w:tblPr>
        <w:tblW w:w="0" w:type="auto"/>
        <w:tblLook w:val="01E0" w:firstRow="1" w:lastRow="1" w:firstColumn="1" w:lastColumn="1" w:noHBand="0" w:noVBand="0"/>
      </w:tblPr>
      <w:tblGrid>
        <w:gridCol w:w="2849"/>
        <w:gridCol w:w="7177"/>
      </w:tblGrid>
      <w:tr w:rsidR="00C90336" w:rsidRPr="009B10CA" w:rsidTr="00C90336">
        <w:tc>
          <w:tcPr>
            <w:tcW w:w="2879" w:type="dxa"/>
          </w:tcPr>
          <w:p w:rsidR="00C90336" w:rsidRPr="009B10CA" w:rsidRDefault="00C90336" w:rsidP="00C90336">
            <w:pPr>
              <w:spacing w:line="276" w:lineRule="auto"/>
              <w:rPr>
                <w:rFonts w:ascii="Times New Roman" w:hAnsi="Times New Roman"/>
                <w:b/>
                <w:i/>
                <w:szCs w:val="28"/>
                <w:lang w:val="pt-BR"/>
              </w:rPr>
            </w:pPr>
            <w:r w:rsidRPr="009B10CA">
              <w:rPr>
                <w:rFonts w:ascii="Times New Roman" w:hAnsi="Times New Roman"/>
                <w:b/>
                <w:i/>
                <w:szCs w:val="28"/>
                <w:lang w:val="pt-BR"/>
              </w:rPr>
              <w:lastRenderedPageBreak/>
              <w:t>Tiết 5</w:t>
            </w:r>
          </w:p>
          <w:p w:rsidR="00C90336" w:rsidRPr="009B10CA" w:rsidRDefault="00C90336" w:rsidP="00C90336">
            <w:pPr>
              <w:spacing w:line="276" w:lineRule="auto"/>
              <w:rPr>
                <w:rFonts w:ascii="Times New Roman" w:hAnsi="Times New Roman"/>
                <w:szCs w:val="28"/>
                <w:lang w:val="pt-BR"/>
              </w:rPr>
            </w:pPr>
          </w:p>
        </w:tc>
        <w:tc>
          <w:tcPr>
            <w:tcW w:w="7258" w:type="dxa"/>
          </w:tcPr>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b/>
                <w:szCs w:val="28"/>
                <w:lang w:val="pt-BR"/>
              </w:rPr>
              <w:t>TÍNH THỐNG NHẤT VỀ CHỦ ĐỀ CỦA VĂN BẢN</w:t>
            </w:r>
          </w:p>
          <w:p w:rsidR="00C90336" w:rsidRPr="009B10CA" w:rsidRDefault="00C90336" w:rsidP="00C90336">
            <w:pPr>
              <w:spacing w:line="276" w:lineRule="auto"/>
              <w:rPr>
                <w:rFonts w:ascii="Times New Roman" w:hAnsi="Times New Roman"/>
                <w:szCs w:val="28"/>
                <w:lang w:val="pt-BR"/>
              </w:rPr>
            </w:pPr>
          </w:p>
        </w:tc>
      </w:tr>
    </w:tbl>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A.MỤC TIÊU:</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b/>
          <w:i/>
          <w:szCs w:val="28"/>
          <w:lang w:val="pt-BR"/>
        </w:rPr>
        <w:t>1. Kiến thức:</w:t>
      </w:r>
      <w:r w:rsidRPr="009B10CA">
        <w:rPr>
          <w:rFonts w:ascii="Times New Roman" w:hAnsi="Times New Roman"/>
          <w:szCs w:val="28"/>
          <w:lang w:val="pt-BR"/>
        </w:rPr>
        <w:t xml:space="preserve"> - Giúp HS: Nắm được c hủ đề của văn bản, tính thống nhất về chủ  đề của văn bản.Những thẻ hiện của chủ đề một văn bản.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b/>
          <w:i/>
          <w:szCs w:val="28"/>
          <w:lang w:val="pt-BR"/>
        </w:rPr>
        <w:t>2. Kĩ năng:</w:t>
      </w:r>
      <w:r w:rsidRPr="009B10CA">
        <w:rPr>
          <w:rFonts w:ascii="Times New Roman" w:hAnsi="Times New Roman"/>
          <w:szCs w:val="28"/>
          <w:lang w:val="pt-BR"/>
        </w:rPr>
        <w:t xml:space="preserve"> - Đọc - Hiểu và có khả năng bao quát toàn bộ văn bản.</w:t>
      </w:r>
    </w:p>
    <w:p w:rsidR="00C90336" w:rsidRPr="009B10CA" w:rsidRDefault="00C90336" w:rsidP="00C90336">
      <w:pPr>
        <w:spacing w:line="276" w:lineRule="auto"/>
        <w:rPr>
          <w:rFonts w:ascii="Times New Roman" w:hAnsi="Times New Roman"/>
          <w:b/>
          <w:i/>
          <w:szCs w:val="28"/>
          <w:lang w:val="pt-BR"/>
        </w:rPr>
      </w:pPr>
      <w:r w:rsidRPr="009B10CA">
        <w:rPr>
          <w:rFonts w:ascii="Times New Roman" w:hAnsi="Times New Roman"/>
          <w:szCs w:val="28"/>
          <w:lang w:val="pt-BR"/>
        </w:rPr>
        <w:t>- Biết viết một v/ bản bảo đảm tính thống nhất về chủ đề; biết xác định và duy trì đối tượng trình bày, chọn lựa, sắp xếp các phần sao cho văn bản tập trung nêu bật ý kiến, cảm xúc của mình</w:t>
      </w:r>
    </w:p>
    <w:p w:rsidR="00C90336" w:rsidRPr="009B10CA" w:rsidRDefault="00C90336" w:rsidP="00C90336">
      <w:pPr>
        <w:spacing w:line="276" w:lineRule="auto"/>
        <w:rPr>
          <w:rFonts w:ascii="Times New Roman" w:hAnsi="Times New Roman"/>
          <w:b/>
          <w:i/>
          <w:szCs w:val="28"/>
          <w:lang w:val="pt-BR"/>
        </w:rPr>
      </w:pPr>
      <w:r w:rsidRPr="009B10CA">
        <w:rPr>
          <w:rFonts w:ascii="Times New Roman" w:hAnsi="Times New Roman"/>
          <w:b/>
          <w:i/>
          <w:szCs w:val="28"/>
          <w:lang w:val="pt-BR"/>
        </w:rPr>
        <w:t>3. Thái độ, tình cảm:</w:t>
      </w:r>
      <w:r w:rsidRPr="009B10CA">
        <w:rPr>
          <w:rFonts w:ascii="Times New Roman" w:hAnsi="Times New Roman"/>
          <w:szCs w:val="28"/>
          <w:lang w:val="pt-BR"/>
        </w:rPr>
        <w:t>- Bồi dưỡng ý thức nói viết có tính thống nhát chủ đề.</w:t>
      </w:r>
    </w:p>
    <w:p w:rsidR="00C90336" w:rsidRPr="009B10CA" w:rsidRDefault="00C90336" w:rsidP="00C90336">
      <w:pPr>
        <w:spacing w:line="276" w:lineRule="auto"/>
        <w:rPr>
          <w:rFonts w:ascii="Times New Roman" w:hAnsi="Times New Roman"/>
          <w:b/>
          <w:i/>
          <w:szCs w:val="28"/>
          <w:u w:val="single"/>
          <w:lang w:val="pt-BR"/>
        </w:rPr>
      </w:pP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B. CHUẨN BỊ</w:t>
      </w:r>
    </w:p>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Cs/>
          <w:szCs w:val="28"/>
          <w:lang w:val="da-DK"/>
        </w:rPr>
        <w:t>-- Bài soạn</w:t>
      </w:r>
    </w:p>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C. PHƯƠNG PHÁP/ KỸ THUẬT DẠY HỌC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Động não, HS trao đổi, thảo luận về nội dung, bài học ....</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PP phân tích, thực hành , vấn đáp, nêu vấn đề...</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xml:space="preserve">+ Sơ đồ tư duy. </w:t>
      </w:r>
    </w:p>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( 1P )</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Câu chuyện “ Dê đen và dê trắng” được kể như sau:</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xml:space="preserve"> a. Dê đen và dê trắng cùng đi qua một chiếc cầu hẹp. Dê đen đi từ đằng này lại. Chúng húc nhau. Chẳng con nào chịu nhường con nào. Dê trắng đi từ đằng kia sang. Con nào cũng muốn tranh sang trước. Cả hai con lăn tòm xuống suối.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b. Dê đen và dê trắng cùng đi qua một chiếc cầu hẹp. Dê đen đi từ đằng này lại . Dê trắng đi từ đằng kia sang. Cảnh Hương Sơn rất đẹp. Tiếng giọt gianh đổ ồ ồ. Con nào cũng muốn tranh sang trước. Chúng húc nhau. Cả hai con lăn tòm xuống suối.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381"/>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381"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szCs w:val="28"/>
              </w:rPr>
              <w:t>Theo em các chi tiết chính của câu chuyện có đảm bảo không?  ở mỗi cách kể có điểm nào không  chấp nhận được?</w:t>
            </w:r>
          </w:p>
        </w:tc>
        <w:tc>
          <w:tcPr>
            <w:tcW w:w="5381"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szCs w:val="28"/>
                <w:lang w:val="sv-SE"/>
              </w:rPr>
              <w:t xml:space="preserve">Hai cách kể trên đều không được chấp nhận vì các chi tiết chính được đảm bảo song VBa sắp xếp lộn xộn, không hợp lí. VB có những câu không liên quan gì đến đề  tài câu chuyện. </w:t>
            </w:r>
          </w:p>
        </w:tc>
      </w:tr>
    </w:tbl>
    <w:p w:rsidR="00C90336" w:rsidRPr="009B10CA" w:rsidRDefault="00C90336" w:rsidP="00C90336">
      <w:pPr>
        <w:spacing w:line="276" w:lineRule="auto"/>
        <w:rPr>
          <w:rFonts w:ascii="Times New Roman" w:hAnsi="Times New Roman"/>
          <w:color w:val="0000CC"/>
          <w:szCs w:val="28"/>
          <w:lang w:val="sv-SE"/>
        </w:rPr>
      </w:pPr>
      <w:r w:rsidRPr="009B10CA">
        <w:rPr>
          <w:rFonts w:ascii="Times New Roman" w:hAnsi="Times New Roman"/>
          <w:i/>
          <w:szCs w:val="28"/>
          <w:lang w:val="sv-SE"/>
        </w:rPr>
        <w:t xml:space="preserve"> Vậy để hiểu rõ về vấn đề này, ta đi tìm hiểu bài học.</w:t>
      </w:r>
    </w:p>
    <w:p w:rsidR="00C90336" w:rsidRPr="009B10CA" w:rsidRDefault="00C90336" w:rsidP="00C90336">
      <w:pPr>
        <w:spacing w:line="276" w:lineRule="auto"/>
        <w:rPr>
          <w:rFonts w:ascii="Times New Roman" w:hAnsi="Times New Roman"/>
          <w:b/>
          <w:color w:val="0000CC"/>
          <w:szCs w:val="28"/>
          <w:lang w:val="pt-BR"/>
        </w:rPr>
      </w:pPr>
      <w:r w:rsidRPr="009B10CA">
        <w:rPr>
          <w:rFonts w:ascii="Times New Roman" w:hAnsi="Times New Roman"/>
          <w:b/>
          <w:color w:val="0000CC"/>
          <w:szCs w:val="28"/>
          <w:lang w:val="pt-BR"/>
        </w:rPr>
        <w:t>HOẠT ĐỘNG II. HÌNH THÀNH KIẾN THỨC ( 15P )</w:t>
      </w:r>
    </w:p>
    <w:p w:rsidR="00C90336" w:rsidRPr="009B10CA" w:rsidRDefault="00C90336" w:rsidP="00C90336">
      <w:pPr>
        <w:spacing w:line="276" w:lineRule="auto"/>
        <w:rPr>
          <w:rFonts w:ascii="Times New Roman" w:hAnsi="Times New Roman"/>
          <w:b/>
          <w:szCs w:val="28"/>
          <w:lang w:val="pt-BR"/>
        </w:rPr>
      </w:pPr>
      <w:r w:rsidRPr="009B10CA">
        <w:rPr>
          <w:rFonts w:ascii="Times New Roman" w:hAnsi="Times New Roman"/>
          <w:b/>
          <w:szCs w:val="28"/>
          <w:lang w:val="pt-BR"/>
        </w:rPr>
        <w:t>Hoạt động : Tìm hiểu về chủ đề văn bản</w:t>
      </w:r>
      <w:r w:rsidRPr="009B10CA">
        <w:rPr>
          <w:rFonts w:ascii="Times New Roman" w:hAnsi="Times New Roman"/>
          <w:szCs w:val="28"/>
          <w:lang w:val="pt-BR"/>
        </w:rPr>
        <w:t>.</w:t>
      </w:r>
      <w:r w:rsidRPr="009B10CA">
        <w:rPr>
          <w:rFonts w:ascii="Times New Roman" w:hAnsi="Times New Roman"/>
          <w:b/>
          <w:szCs w:val="28"/>
          <w:lang w:val="pt-BR"/>
        </w:rPr>
        <w:t xml:space="preserve"> </w:t>
      </w:r>
    </w:p>
    <w:p w:rsidR="00C90336" w:rsidRPr="009B10CA" w:rsidRDefault="00C90336" w:rsidP="00C90336">
      <w:pPr>
        <w:spacing w:line="276" w:lineRule="auto"/>
        <w:jc w:val="center"/>
        <w:rPr>
          <w:rFonts w:ascii="Times New Roman" w:hAnsi="Times New Roman"/>
          <w:i/>
          <w:szCs w:val="28"/>
          <w:lang w:val="pt-BR"/>
        </w:rPr>
      </w:pPr>
      <w:r w:rsidRPr="009B10CA">
        <w:rPr>
          <w:rFonts w:ascii="Times New Roman" w:hAnsi="Times New Roman"/>
          <w:b/>
          <w:szCs w:val="28"/>
          <w:lang w:val="pt-BR"/>
        </w:rPr>
        <w:t>I</w:t>
      </w:r>
      <w:r w:rsidRPr="009B10CA">
        <w:rPr>
          <w:rFonts w:ascii="Times New Roman" w:hAnsi="Times New Roman"/>
          <w:b/>
          <w:i/>
          <w:szCs w:val="28"/>
          <w:u w:val="single"/>
          <w:lang w:val="pt-BR"/>
        </w:rPr>
        <w:t>. Chủ đề của băn bản:</w:t>
      </w:r>
      <w:r w:rsidRPr="009B10CA">
        <w:rPr>
          <w:rFonts w:ascii="Times New Roman" w:hAnsi="Times New Roman"/>
          <w:b/>
          <w:color w:val="0000CC"/>
          <w:szCs w:val="28"/>
          <w:lang w:val="pt-BR"/>
        </w:rPr>
        <w:t xml:space="preserve"> ( 7P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5525"/>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528"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Gọi HS trả lời câu hỏi.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GV sử dụng v/ bản Tôi đi học.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lastRenderedPageBreak/>
              <w:t>(1)Trong v/ bản, t/ giả nhớ lại những kỉ niệm sâu sắc nào trong thời thơ ấu của mình?</w:t>
            </w:r>
          </w:p>
          <w:p w:rsidR="00C90336" w:rsidRPr="009B10CA" w:rsidRDefault="00C90336" w:rsidP="00C90336">
            <w:pPr>
              <w:spacing w:line="276" w:lineRule="auto"/>
              <w:rPr>
                <w:rFonts w:ascii="Times New Roman" w:hAnsi="Times New Roman"/>
                <w:szCs w:val="28"/>
                <w:lang w:val="pt-BR"/>
              </w:rPr>
            </w:pP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(2) Sự hồi tưởng ấy gợi nên những ấn tượng gì trong lòng t/ giả?</w:t>
            </w:r>
          </w:p>
          <w:p w:rsidR="00C90336" w:rsidRPr="009B10CA" w:rsidRDefault="00C90336" w:rsidP="00C90336">
            <w:pPr>
              <w:spacing w:line="276" w:lineRule="auto"/>
              <w:rPr>
                <w:rFonts w:ascii="Times New Roman" w:hAnsi="Times New Roman"/>
                <w:szCs w:val="28"/>
                <w:lang w:val="pt-BR"/>
              </w:rPr>
            </w:pP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(3)Vậy chủ đề của v/ bản này là gì?</w:t>
            </w:r>
          </w:p>
          <w:p w:rsidR="00C90336" w:rsidRPr="009B10CA" w:rsidRDefault="00C90336" w:rsidP="00C90336">
            <w:pPr>
              <w:spacing w:line="276" w:lineRule="auto"/>
              <w:rPr>
                <w:rFonts w:ascii="Times New Roman" w:hAnsi="Times New Roman"/>
                <w:szCs w:val="28"/>
                <w:lang w:val="pt-BR"/>
              </w:rPr>
            </w:pP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(4) Từ đó hãy cho biết: chủ đề của v/ bản là gì?</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Tổ chức trao đổi, nhận xét, thống nhất ý kiến,</w:t>
            </w:r>
          </w:p>
          <w:p w:rsidR="00C90336" w:rsidRPr="009B10CA" w:rsidRDefault="00C90336" w:rsidP="00C90336">
            <w:pPr>
              <w:tabs>
                <w:tab w:val="center" w:pos="4320"/>
                <w:tab w:val="right" w:pos="8640"/>
              </w:tabs>
              <w:spacing w:line="276" w:lineRule="auto"/>
              <w:rPr>
                <w:rFonts w:ascii="Times New Roman" w:hAnsi="Times New Roman"/>
                <w:b/>
                <w:szCs w:val="28"/>
                <w:lang w:val="pt-BR"/>
              </w:rPr>
            </w:pPr>
          </w:p>
        </w:tc>
        <w:tc>
          <w:tcPr>
            <w:tcW w:w="5528" w:type="dxa"/>
          </w:tcPr>
          <w:p w:rsidR="00C90336" w:rsidRPr="009B10CA" w:rsidRDefault="00C90336" w:rsidP="00C90336">
            <w:pPr>
              <w:spacing w:line="276" w:lineRule="auto"/>
              <w:rPr>
                <w:rFonts w:ascii="Times New Roman" w:hAnsi="Times New Roman"/>
                <w:b/>
                <w:szCs w:val="28"/>
                <w:lang w:val="pt-BR"/>
              </w:rPr>
            </w:pPr>
            <w:r w:rsidRPr="009B10CA">
              <w:rPr>
                <w:rFonts w:ascii="Times New Roman" w:hAnsi="Times New Roman"/>
                <w:b/>
                <w:szCs w:val="28"/>
                <w:lang w:val="pt-BR"/>
              </w:rPr>
              <w:lastRenderedPageBreak/>
              <w:t>1. Tìm hiểu ví dụ:</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Những hồi tưởng của t/ giả về ngày đầu tiên đi học: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lastRenderedPageBreak/>
              <w:t>+ Khi trên đường cùng mẹ tới trường.</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Khi nhìn ngôi trường,  các bạn, lúc gọi tên mình và rời tay mẹ.</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Khi ngồi vào chỗ của mình và đón nhận giờ học đầu tiên.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position w:val="-6"/>
                <w:szCs w:val="28"/>
              </w:rPr>
              <w:object w:dxaOrig="3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2pt" o:ole="">
                  <v:imagedata r:id="rId19" o:title=""/>
                </v:shape>
                <o:OLEObject Type="Embed" ProgID="Equation.3" ShapeID="_x0000_i1025" DrawAspect="Content" ObjectID="_1703316112" r:id="rId20"/>
              </w:object>
            </w:r>
            <w:r w:rsidRPr="009B10CA">
              <w:rPr>
                <w:rFonts w:ascii="Times New Roman" w:hAnsi="Times New Roman"/>
                <w:szCs w:val="28"/>
                <w:lang w:val="pt-BR"/>
              </w:rPr>
              <w:t xml:space="preserve"> Cảm xúc về một kỉ niệm sâu sắc thuở thiếu thời.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Đó là những hồi tưởng, tâm trạng hồi hộp, cảm giác bỡ ngỡ của t/ giả về ngày đầu tiên đi học.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b/>
                <w:szCs w:val="28"/>
                <w:lang w:val="pt-BR"/>
              </w:rPr>
              <w:t>2.</w:t>
            </w:r>
            <w:r w:rsidRPr="009B10CA">
              <w:rPr>
                <w:rFonts w:ascii="Times New Roman" w:hAnsi="Times New Roman"/>
                <w:szCs w:val="28"/>
                <w:lang w:val="pt-BR"/>
              </w:rPr>
              <w:t xml:space="preserve"> </w:t>
            </w:r>
            <w:r w:rsidRPr="009B10CA">
              <w:rPr>
                <w:rFonts w:ascii="Times New Roman" w:hAnsi="Times New Roman"/>
                <w:b/>
                <w:szCs w:val="28"/>
                <w:lang w:val="pt-BR"/>
              </w:rPr>
              <w:t>Nhận xét:</w:t>
            </w:r>
            <w:r w:rsidRPr="009B10CA">
              <w:rPr>
                <w:rFonts w:ascii="Times New Roman" w:hAnsi="Times New Roman"/>
                <w:szCs w:val="28"/>
                <w:lang w:val="pt-BR"/>
              </w:rPr>
              <w:t xml:space="preserve">  Chủ đề của văn bản là đ/ tượng và vấn đề chủ chốt được t/ giả nêu lên, đặt ra trong văn bản.</w:t>
            </w:r>
          </w:p>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pt-BR"/>
              </w:rPr>
              <w:t>3</w:t>
            </w:r>
            <w:r w:rsidRPr="009B10CA">
              <w:rPr>
                <w:rFonts w:ascii="Times New Roman" w:hAnsi="Times New Roman"/>
                <w:szCs w:val="28"/>
                <w:lang w:val="pt-BR"/>
              </w:rPr>
              <w:t xml:space="preserve">. . </w:t>
            </w:r>
            <w:r w:rsidRPr="009B10CA">
              <w:rPr>
                <w:rFonts w:ascii="Times New Roman" w:hAnsi="Times New Roman"/>
                <w:b/>
                <w:szCs w:val="28"/>
                <w:lang w:val="pt-BR"/>
              </w:rPr>
              <w:t>Kết luận</w:t>
            </w:r>
            <w:r w:rsidRPr="009B10CA">
              <w:rPr>
                <w:rFonts w:ascii="Times New Roman" w:hAnsi="Times New Roman"/>
                <w:szCs w:val="28"/>
                <w:lang w:val="pt-BR"/>
              </w:rPr>
              <w:t>: Ghi nhớ 1:  SGK/ 12.</w:t>
            </w:r>
          </w:p>
        </w:tc>
      </w:tr>
    </w:tbl>
    <w:p w:rsidR="00C90336" w:rsidRPr="009B10CA" w:rsidRDefault="00C90336" w:rsidP="00C90336">
      <w:pPr>
        <w:spacing w:line="276" w:lineRule="auto"/>
        <w:jc w:val="center"/>
        <w:rPr>
          <w:rFonts w:ascii="Times New Roman" w:hAnsi="Times New Roman"/>
          <w:b/>
          <w:szCs w:val="28"/>
          <w:lang w:val="pt-BR"/>
        </w:rPr>
      </w:pPr>
      <w:r w:rsidRPr="009B10CA">
        <w:rPr>
          <w:rFonts w:ascii="Times New Roman" w:hAnsi="Times New Roman"/>
          <w:b/>
          <w:szCs w:val="28"/>
          <w:lang w:val="pt-BR"/>
        </w:rPr>
        <w:lastRenderedPageBreak/>
        <w:t>II. Tính thống nhất về chủ đề của văn bản:</w:t>
      </w:r>
      <w:r w:rsidRPr="009B10CA">
        <w:rPr>
          <w:rFonts w:ascii="Times New Roman" w:hAnsi="Times New Roman"/>
          <w:b/>
          <w:color w:val="0000CC"/>
          <w:szCs w:val="28"/>
          <w:lang w:val="pt-BR"/>
        </w:rPr>
        <w:t xml:space="preserve"> ( 8P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5525"/>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528" w:type="dxa"/>
          </w:tcPr>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THẢO LUẬN CẶP ĐÔI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Tổ chức cho HS thảo luận.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(1) Căn cứ vào đâu em biết v/ bản Tôi đi học nói lên những kỉ niệm của t/ giả về buổi tựu trường?</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Từ ngữ?</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Câu văn?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Các đoạn văn? cảnh vật mà tác giả ấn tượng?</w:t>
            </w:r>
          </w:p>
          <w:p w:rsidR="00C90336" w:rsidRPr="009B10CA" w:rsidRDefault="00C90336" w:rsidP="00C90336">
            <w:pPr>
              <w:spacing w:line="276" w:lineRule="auto"/>
              <w:rPr>
                <w:rFonts w:ascii="Times New Roman" w:hAnsi="Times New Roman"/>
                <w:szCs w:val="28"/>
              </w:rPr>
            </w:pPr>
            <w:r w:rsidRPr="009B10CA">
              <w:rPr>
                <w:rFonts w:ascii="Times New Roman" w:hAnsi="Times New Roman"/>
                <w:szCs w:val="28"/>
              </w:rPr>
              <w:t>+ Cách sắp xếp chi tiết trong VB?</w:t>
            </w:r>
          </w:p>
          <w:p w:rsidR="00C90336" w:rsidRPr="009B10CA" w:rsidRDefault="00C90336" w:rsidP="00C90336">
            <w:pPr>
              <w:spacing w:line="276" w:lineRule="auto"/>
              <w:rPr>
                <w:rFonts w:ascii="Times New Roman" w:hAnsi="Times New Roman"/>
                <w:szCs w:val="28"/>
              </w:rPr>
            </w:pPr>
            <w:r w:rsidRPr="009B10CA">
              <w:rPr>
                <w:rFonts w:ascii="Times New Roman" w:hAnsi="Times New Roman"/>
                <w:szCs w:val="28"/>
              </w:rPr>
              <w:t>(2) Để tô đậm cảm giác trong sáng của n/ vật “ tôi” trong ngày đầu tiên đi học, t/ giả đã sử dụng các từ ngữ và các chi tiết nghệ thuật nào?</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Quan sát, khích lệ HS.</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Tổ chức trao đổi, rút kinh nghiệm.</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GV tổng hợp ý kiến.</w:t>
            </w:r>
          </w:p>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(1) Dựa vào kết quả p/ tích trên, hãy cho biết thế nào là tính thống nhất về chủ đề của v/ bản?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(2)  Tính thống nhất thể hiện ở p/ diện nào?</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Gọi HS trả lời câu hỏi.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Tổ chức trao đổi, thống nhất ý kiến,</w:t>
            </w:r>
          </w:p>
          <w:p w:rsidR="00C90336" w:rsidRPr="009B10CA" w:rsidRDefault="00C90336" w:rsidP="00C90336">
            <w:pPr>
              <w:tabs>
                <w:tab w:val="center" w:pos="4320"/>
                <w:tab w:val="right" w:pos="8640"/>
              </w:tabs>
              <w:spacing w:line="276" w:lineRule="auto"/>
              <w:rPr>
                <w:rFonts w:ascii="Times New Roman" w:hAnsi="Times New Roman"/>
                <w:b/>
                <w:szCs w:val="28"/>
                <w:lang w:val="pt-BR"/>
              </w:rPr>
            </w:pPr>
            <w:r w:rsidRPr="009B10CA">
              <w:rPr>
                <w:rFonts w:ascii="Times New Roman" w:hAnsi="Times New Roman"/>
                <w:szCs w:val="28"/>
                <w:lang w:val="pt-BR"/>
              </w:rPr>
              <w:lastRenderedPageBreak/>
              <w:t>- Gọi HS đọc ghi nhớ</w:t>
            </w:r>
          </w:p>
        </w:tc>
        <w:tc>
          <w:tcPr>
            <w:tcW w:w="5528" w:type="dxa"/>
          </w:tcPr>
          <w:p w:rsidR="00C90336" w:rsidRPr="009B10CA" w:rsidRDefault="00C90336" w:rsidP="00C90336">
            <w:pPr>
              <w:spacing w:line="276" w:lineRule="auto"/>
              <w:rPr>
                <w:rFonts w:ascii="Times New Roman" w:hAnsi="Times New Roman"/>
                <w:b/>
                <w:szCs w:val="28"/>
                <w:lang w:val="pt-BR"/>
              </w:rPr>
            </w:pPr>
            <w:r w:rsidRPr="009B10CA">
              <w:rPr>
                <w:rFonts w:ascii="Times New Roman" w:hAnsi="Times New Roman"/>
                <w:b/>
                <w:szCs w:val="28"/>
                <w:lang w:val="pt-BR"/>
              </w:rPr>
              <w:lastRenderedPageBreak/>
              <w:t>1.Tìm hiểu ví dụ</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Nhan đề: có nghĩa tường minh.</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Từ ngữ : Những kỉ niệm mơn man... lần đầu tiên đến trường, đi học, hai quyển vở mới, ...</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Câu: + Hôm nay tôi đi học.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xml:space="preserve">           + Hàng năm , ....tựu trường.</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xml:space="preserve">           + Tôi quên... trong sáng ấy.</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a, Trên đường đi học: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Con đường quen đi lại lắm lần... mới mẻ..</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Hành động: Thả diều đã chuyển thành việc đi học thật thiêng liêng tự hào.</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b, Trên sân trường:</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Ngôi trường cao ráo... lo sợ vẩn vơ.</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Cảm giác ngỡ ngàng, lúng túng khi xếp hàng vào lớp.</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c, Trong lớp học: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Cảm giác bâng khuâng khi xa mẹ.</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Tính thống nhất về chủ đề của văn  sự nhất quán về ý đồ, ý kiến, cảm xúc của t/ giả được thể hiện trong v/ bản.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b/>
                <w:szCs w:val="28"/>
                <w:lang w:val="pt-BR"/>
              </w:rPr>
              <w:t>2. Nhận xét</w:t>
            </w:r>
            <w:r w:rsidRPr="009B10CA">
              <w:rPr>
                <w:rFonts w:ascii="Times New Roman" w:hAnsi="Times New Roman"/>
                <w:szCs w:val="28"/>
                <w:lang w:val="pt-BR"/>
              </w:rPr>
              <w:t>:- Tính thống nhất thể hiện ở các phương diện: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xml:space="preserve">  + Hình thức: mạch lạc, chi tiết hợp lý</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xml:space="preserve">  + Nội dung: Nhan đề của v/ bản . Các câu hướng về cùng một đề tài, chủ đề.</w:t>
            </w:r>
          </w:p>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b/>
                <w:szCs w:val="28"/>
                <w:lang w:val="pt-BR"/>
              </w:rPr>
              <w:lastRenderedPageBreak/>
              <w:t>3. Kết luận</w:t>
            </w:r>
            <w:r w:rsidRPr="009B10CA">
              <w:rPr>
                <w:rFonts w:ascii="Times New Roman" w:hAnsi="Times New Roman"/>
                <w:szCs w:val="28"/>
                <w:lang w:val="pt-BR"/>
              </w:rPr>
              <w:t>:Ghi nhớ 2+ 3  SGK/ 12.</w:t>
            </w:r>
          </w:p>
        </w:tc>
      </w:tr>
    </w:tbl>
    <w:p w:rsidR="00C90336" w:rsidRPr="009B10CA" w:rsidRDefault="00C90336" w:rsidP="00C90336">
      <w:pPr>
        <w:spacing w:line="276" w:lineRule="auto"/>
        <w:rPr>
          <w:rFonts w:ascii="Times New Roman" w:hAnsi="Times New Roman"/>
          <w:b/>
          <w:i/>
          <w:color w:val="0000CC"/>
          <w:szCs w:val="28"/>
          <w:lang w:val="pt-BR"/>
        </w:rPr>
      </w:pPr>
      <w:r w:rsidRPr="009B10CA">
        <w:rPr>
          <w:rFonts w:ascii="Times New Roman" w:hAnsi="Times New Roman"/>
          <w:b/>
          <w:i/>
          <w:color w:val="0000CC"/>
          <w:szCs w:val="28"/>
          <w:lang w:val="pt-BR"/>
        </w:rPr>
        <w:lastRenderedPageBreak/>
        <w:t xml:space="preserve">   </w:t>
      </w:r>
      <w:r w:rsidRPr="009B10CA">
        <w:rPr>
          <w:rFonts w:ascii="Times New Roman" w:hAnsi="Times New Roman"/>
          <w:i/>
          <w:color w:val="000000"/>
          <w:szCs w:val="28"/>
          <w:shd w:val="clear" w:color="auto" w:fill="FFFFFF"/>
          <w:lang w:val="pt-BR"/>
        </w:rPr>
        <w:t>Tính thống nhất của chủ đề văn bản là sự thể hiện tập trung chủ đề đã xác định trong văn bản ấy, không xa rời hay lạc sang chủ đề khác. Để đảm bảo tính thống nhất đó, từ nhan đề đến các đề mục, nhiều câu trong văn bản đề thể hiện ý nghĩa của chủ đề văn</w:t>
      </w:r>
    </w:p>
    <w:p w:rsidR="00C90336" w:rsidRPr="009B10CA" w:rsidRDefault="00C90336" w:rsidP="00C90336">
      <w:pPr>
        <w:spacing w:line="276" w:lineRule="auto"/>
        <w:rPr>
          <w:rFonts w:ascii="Times New Roman" w:hAnsi="Times New Roman"/>
          <w:b/>
          <w:color w:val="0000CC"/>
          <w:szCs w:val="28"/>
          <w:lang w:val="pt-BR"/>
        </w:rPr>
      </w:pPr>
      <w:r w:rsidRPr="009B10CA">
        <w:rPr>
          <w:rFonts w:ascii="Times New Roman" w:hAnsi="Times New Roman"/>
          <w:b/>
          <w:color w:val="0000CC"/>
          <w:szCs w:val="28"/>
          <w:lang w:val="pt-BR"/>
        </w:rPr>
        <w:t>HOẠT ĐỘNG III. LUYỆN TẬP( 20P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807"/>
      </w:tblGrid>
      <w:tr w:rsidR="00C90336" w:rsidRPr="009B10CA" w:rsidTr="00C90336">
        <w:trPr>
          <w:trHeight w:val="384"/>
        </w:trPr>
        <w:tc>
          <w:tcPr>
            <w:tcW w:w="4077" w:type="dxa"/>
          </w:tcPr>
          <w:p w:rsidR="00C90336" w:rsidRPr="009B10CA" w:rsidRDefault="00C90336" w:rsidP="00C90336">
            <w:pPr>
              <w:tabs>
                <w:tab w:val="center" w:pos="4320"/>
                <w:tab w:val="right" w:pos="8640"/>
              </w:tabs>
              <w:spacing w:line="276" w:lineRule="auto"/>
              <w:jc w:val="center"/>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807" w:type="dxa"/>
          </w:tcPr>
          <w:p w:rsidR="00C90336" w:rsidRPr="009B10CA" w:rsidRDefault="00C90336" w:rsidP="00C90336">
            <w:pPr>
              <w:tabs>
                <w:tab w:val="center" w:pos="4320"/>
                <w:tab w:val="right" w:pos="8640"/>
              </w:tabs>
              <w:spacing w:line="276" w:lineRule="auto"/>
              <w:jc w:val="center"/>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2258"/>
        </w:trPr>
        <w:tc>
          <w:tcPr>
            <w:tcW w:w="4077" w:type="dxa"/>
            <w:tcBorders>
              <w:bottom w:val="dotted" w:sz="4" w:space="0" w:color="auto"/>
            </w:tcBorders>
          </w:tcPr>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THẢO LUẬN CẶP ĐÔI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Tổ chức cho HS thảo luận.</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xml:space="preserve">(1)Phân tích tính thống nhất về chủ đề của v/ bản </w:t>
            </w:r>
            <w:r w:rsidRPr="009B10CA">
              <w:rPr>
                <w:rFonts w:ascii="Times New Roman" w:hAnsi="Times New Roman"/>
                <w:b/>
                <w:i/>
                <w:szCs w:val="28"/>
                <w:lang w:val="pt-BR"/>
              </w:rPr>
              <w:t>Rừng cọ quê tôi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(2) Trình tự?</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(3) Chủ đề</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(4)Thể hiện chủ đề?</w:t>
            </w:r>
          </w:p>
          <w:p w:rsidR="00C90336" w:rsidRPr="009B10CA" w:rsidRDefault="00C90336" w:rsidP="00C90336">
            <w:pPr>
              <w:spacing w:line="276" w:lineRule="auto"/>
              <w:rPr>
                <w:rFonts w:ascii="Times New Roman" w:hAnsi="Times New Roman"/>
                <w:szCs w:val="28"/>
                <w:lang w:val="pt-BR"/>
              </w:rPr>
            </w:pP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Quan sát, khích lệ HS.</w:t>
            </w:r>
          </w:p>
          <w:p w:rsidR="00C90336" w:rsidRPr="009B10CA" w:rsidRDefault="00C90336" w:rsidP="00C90336">
            <w:pPr>
              <w:spacing w:line="276" w:lineRule="auto"/>
              <w:rPr>
                <w:rFonts w:ascii="Times New Roman" w:hAnsi="Times New Roman"/>
                <w:szCs w:val="28"/>
                <w:lang w:val="pt-BR"/>
              </w:rPr>
            </w:pP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Tổ chức trao đổi, rút kinh nghiệm.</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GV tổng hợp ý kiến:</w:t>
            </w:r>
          </w:p>
          <w:p w:rsidR="00C90336" w:rsidRPr="009B10CA" w:rsidRDefault="00C90336" w:rsidP="00C90336">
            <w:pPr>
              <w:spacing w:line="276" w:lineRule="auto"/>
              <w:rPr>
                <w:rFonts w:ascii="Times New Roman" w:hAnsi="Times New Roman"/>
                <w:i/>
                <w:szCs w:val="28"/>
                <w:lang w:val="pt-BR"/>
              </w:rPr>
            </w:pPr>
            <w:r w:rsidRPr="009B10CA">
              <w:rPr>
                <w:rFonts w:ascii="Times New Roman" w:hAnsi="Times New Roman"/>
                <w:szCs w:val="28"/>
                <w:lang w:val="pt-BR"/>
              </w:rPr>
              <w:t xml:space="preserve"> </w:t>
            </w:r>
            <w:r w:rsidRPr="009B10CA">
              <w:rPr>
                <w:rFonts w:ascii="Times New Roman" w:hAnsi="Times New Roman"/>
                <w:i/>
                <w:szCs w:val="28"/>
                <w:lang w:val="pt-BR"/>
              </w:rPr>
              <w:t>Văn bản tập trung thể hiện sự gắn bó và tình cảm yêu thương của người dân sông Thao với rừng cọ quê mình.</w:t>
            </w:r>
          </w:p>
        </w:tc>
        <w:tc>
          <w:tcPr>
            <w:tcW w:w="5807" w:type="dxa"/>
            <w:tcBorders>
              <w:bottom w:val="dotted" w:sz="4" w:space="0" w:color="auto"/>
            </w:tcBorders>
          </w:tcPr>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Bài tập 1.</w:t>
            </w:r>
            <w:r w:rsidRPr="009B10CA">
              <w:rPr>
                <w:rFonts w:ascii="Times New Roman" w:hAnsi="Times New Roman"/>
                <w:color w:val="000000"/>
                <w:szCs w:val="28"/>
                <w:lang w:val="pt-BR"/>
              </w:rPr>
              <w:t>- Văn bản trên nói về rừng cọ quê tác giả về nỗi nhớ rừng cọ. Các đoạn văn đã trình bày đối tượng và vấn đề theo trình tự:</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Nêu khái quát về vẻ đẹp của rừng cọ:trập trùng</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Miêu tả hình dáng cây cọ (thân, lá)</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 Thân cọ, búp cọ, cây non, lá cọ.</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Kỉ niệm gắn bó với cây cọ</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 Căn nhà ... + Trường học ...  + Đi trong rừng cọ</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Cuộc sống ở quê gắn bó với cây cọ</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Khẳng định nỗi nhớ về cây cọ</w:t>
            </w:r>
          </w:p>
          <w:p w:rsidR="00C90336" w:rsidRPr="009B10CA" w:rsidRDefault="00C90336" w:rsidP="00C90336">
            <w:pPr>
              <w:spacing w:line="276" w:lineRule="auto"/>
              <w:jc w:val="both"/>
              <w:rPr>
                <w:rFonts w:ascii="Times New Roman" w:hAnsi="Times New Roman"/>
                <w:b/>
                <w:i/>
                <w:color w:val="000000"/>
                <w:szCs w:val="28"/>
                <w:lang w:val="vi-VN"/>
              </w:rPr>
            </w:pPr>
            <w:r w:rsidRPr="009B10CA">
              <w:rPr>
                <w:rFonts w:ascii="Times New Roman" w:hAnsi="Times New Roman"/>
                <w:b/>
                <w:i/>
                <w:color w:val="000000"/>
                <w:szCs w:val="28"/>
                <w:lang w:val="vi-VN"/>
              </w:rPr>
              <w:t>=&gt;Trật tự sắp xếp như trên là hợp lí, không nên thay đổi</w:t>
            </w:r>
          </w:p>
          <w:p w:rsidR="00C90336" w:rsidRPr="009B10CA" w:rsidRDefault="00C90336" w:rsidP="00C90336">
            <w:pPr>
              <w:spacing w:line="220" w:lineRule="atLeast"/>
              <w:jc w:val="both"/>
              <w:rPr>
                <w:rFonts w:ascii="Times New Roman" w:hAnsi="Times New Roman"/>
                <w:color w:val="000000"/>
                <w:szCs w:val="28"/>
                <w:lang w:val="vi-VN"/>
              </w:rPr>
            </w:pPr>
            <w:r w:rsidRPr="009B10CA">
              <w:rPr>
                <w:rFonts w:ascii="Times New Roman" w:hAnsi="Times New Roman"/>
                <w:color w:val="000000"/>
                <w:szCs w:val="28"/>
                <w:lang w:val="vi-VN"/>
              </w:rPr>
              <w:t>b, Chủ đề văn bản : Rừng cọ quê tôi ( nhan đề)</w:t>
            </w:r>
          </w:p>
          <w:p w:rsidR="00C90336" w:rsidRPr="009B10CA" w:rsidRDefault="00C90336" w:rsidP="00C90336">
            <w:pPr>
              <w:spacing w:line="276" w:lineRule="auto"/>
              <w:rPr>
                <w:rFonts w:ascii="Times New Roman" w:hAnsi="Times New Roman"/>
                <w:color w:val="000000"/>
                <w:szCs w:val="28"/>
                <w:shd w:val="clear" w:color="auto" w:fill="FFFFFF"/>
                <w:lang w:val="vi-VN"/>
              </w:rPr>
            </w:pPr>
            <w:r w:rsidRPr="009B10CA">
              <w:rPr>
                <w:rFonts w:ascii="Times New Roman" w:hAnsi="Times New Roman"/>
                <w:color w:val="000000"/>
                <w:szCs w:val="28"/>
                <w:shd w:val="clear" w:color="auto" w:fill="FFFFFF"/>
                <w:lang w:val="vi-VN"/>
              </w:rPr>
              <w:t xml:space="preserve">c, Chủ đề ấy được thể hiện trong toàn bộ văn bản, từ việc miêu tả rừng cọ đến cuộc sống của người dân. </w:t>
            </w:r>
          </w:p>
          <w:p w:rsidR="00C90336" w:rsidRPr="009B10CA" w:rsidRDefault="00C90336" w:rsidP="00C90336">
            <w:pPr>
              <w:spacing w:line="276" w:lineRule="auto"/>
              <w:rPr>
                <w:rFonts w:ascii="Times New Roman" w:hAnsi="Times New Roman"/>
                <w:i/>
                <w:szCs w:val="28"/>
                <w:lang w:val="vi-VN"/>
              </w:rPr>
            </w:pPr>
            <w:r w:rsidRPr="009B10CA">
              <w:rPr>
                <w:rFonts w:ascii="Times New Roman" w:hAnsi="Times New Roman"/>
                <w:szCs w:val="28"/>
                <w:lang w:val="vi-VN"/>
              </w:rPr>
              <w:t>d, Hai câu hát</w:t>
            </w:r>
            <w:r w:rsidRPr="009B10CA">
              <w:rPr>
                <w:rFonts w:ascii="Times New Roman" w:hAnsi="Times New Roman"/>
                <w:i/>
                <w:szCs w:val="28"/>
                <w:lang w:val="vi-VN"/>
              </w:rPr>
              <w:t>:   Dù ai đi ngược về xuôi.</w:t>
            </w:r>
          </w:p>
          <w:p w:rsidR="00C90336" w:rsidRPr="009B10CA" w:rsidRDefault="00C90336" w:rsidP="00C90336">
            <w:pPr>
              <w:spacing w:line="276" w:lineRule="auto"/>
              <w:rPr>
                <w:rFonts w:ascii="Times New Roman" w:hAnsi="Times New Roman"/>
                <w:b/>
                <w:szCs w:val="28"/>
                <w:lang w:val="vi-VN"/>
              </w:rPr>
            </w:pPr>
            <w:r w:rsidRPr="009B10CA">
              <w:rPr>
                <w:rFonts w:ascii="Times New Roman" w:hAnsi="Times New Roman"/>
                <w:i/>
                <w:szCs w:val="28"/>
                <w:lang w:val="vi-VN"/>
              </w:rPr>
              <w:t xml:space="preserve">    Cơm nắm lá cọ là người sông Thao.</w:t>
            </w:r>
          </w:p>
        </w:tc>
      </w:tr>
      <w:tr w:rsidR="00C90336" w:rsidRPr="009B10CA" w:rsidTr="00C90336">
        <w:trPr>
          <w:trHeight w:val="1367"/>
        </w:trPr>
        <w:tc>
          <w:tcPr>
            <w:tcW w:w="4077" w:type="dxa"/>
            <w:tcBorders>
              <w:top w:val="dotted" w:sz="4" w:space="0" w:color="auto"/>
              <w:bottom w:val="dotted" w:sz="4" w:space="0" w:color="auto"/>
            </w:tcBorders>
          </w:tcPr>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Gọi HS trả lời câu hỏi.</w:t>
            </w:r>
          </w:p>
          <w:p w:rsidR="00C90336" w:rsidRPr="009B10CA" w:rsidRDefault="00C90336" w:rsidP="00C90336">
            <w:pPr>
              <w:tabs>
                <w:tab w:val="center" w:pos="4320"/>
                <w:tab w:val="right" w:pos="8640"/>
              </w:tabs>
              <w:spacing w:line="276" w:lineRule="auto"/>
              <w:rPr>
                <w:rFonts w:ascii="Times New Roman" w:hAnsi="Times New Roman"/>
                <w:b/>
                <w:szCs w:val="28"/>
                <w:lang w:val="sv-SE"/>
              </w:rPr>
            </w:pPr>
            <w:r w:rsidRPr="009B10CA">
              <w:rPr>
                <w:rFonts w:ascii="Times New Roman" w:hAnsi="Times New Roman"/>
                <w:szCs w:val="28"/>
                <w:lang w:val="pt-BR"/>
              </w:rPr>
              <w:t>- Tổ chức trao đổi, nhận xét, thống nhất ý kiến,</w:t>
            </w:r>
          </w:p>
        </w:tc>
        <w:tc>
          <w:tcPr>
            <w:tcW w:w="5807" w:type="dxa"/>
            <w:tcBorders>
              <w:top w:val="dotted" w:sz="4" w:space="0" w:color="auto"/>
              <w:bottom w:val="dotted" w:sz="4" w:space="0" w:color="auto"/>
            </w:tcBorders>
          </w:tcPr>
          <w:p w:rsidR="00C90336" w:rsidRPr="009B10CA" w:rsidRDefault="00C90336" w:rsidP="00C90336">
            <w:pPr>
              <w:spacing w:line="276" w:lineRule="auto"/>
              <w:rPr>
                <w:rFonts w:ascii="Times New Roman" w:hAnsi="Times New Roman"/>
                <w:szCs w:val="28"/>
                <w:lang w:val="sv-SE"/>
              </w:rPr>
            </w:pPr>
            <w:r w:rsidRPr="009B10CA">
              <w:rPr>
                <w:rFonts w:ascii="Times New Roman" w:hAnsi="Times New Roman"/>
                <w:szCs w:val="28"/>
                <w:lang w:val="sv-SE"/>
              </w:rPr>
              <w:t>Bài 2. SGK/ 14</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b, Văn chương lấy ngôn từ làm phương tiện biểu hiện</w:t>
            </w:r>
          </w:p>
          <w:p w:rsidR="00C90336" w:rsidRPr="009B10CA" w:rsidRDefault="00C90336" w:rsidP="00C90336">
            <w:pPr>
              <w:spacing w:line="276" w:lineRule="auto"/>
              <w:jc w:val="both"/>
              <w:rPr>
                <w:rFonts w:ascii="Times New Roman" w:hAnsi="Times New Roman"/>
                <w:b/>
                <w:szCs w:val="28"/>
                <w:u w:val="single"/>
                <w:lang w:val="vi-VN"/>
              </w:rPr>
            </w:pPr>
            <w:r w:rsidRPr="009B10CA">
              <w:rPr>
                <w:rFonts w:ascii="Times New Roman" w:hAnsi="Times New Roman"/>
                <w:color w:val="000000"/>
                <w:szCs w:val="28"/>
                <w:lang w:val="vi-VN"/>
              </w:rPr>
              <w:t>c, Văn chương làm ta thêm tự hào về vẻ đẹp của quê hương đất nước, truyền thống tốt đẹp của ông cha ta</w:t>
            </w:r>
          </w:p>
        </w:tc>
      </w:tr>
      <w:tr w:rsidR="00C90336" w:rsidRPr="009B10CA" w:rsidTr="00C90336">
        <w:trPr>
          <w:trHeight w:val="1486"/>
        </w:trPr>
        <w:tc>
          <w:tcPr>
            <w:tcW w:w="4077" w:type="dxa"/>
            <w:tcBorders>
              <w:top w:val="dotted" w:sz="4" w:space="0" w:color="auto"/>
            </w:tcBorders>
          </w:tcPr>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tabs>
                <w:tab w:val="center" w:pos="4320"/>
                <w:tab w:val="right" w:pos="8640"/>
              </w:tabs>
              <w:spacing w:line="276" w:lineRule="auto"/>
              <w:rPr>
                <w:rFonts w:ascii="Times New Roman" w:hAnsi="Times New Roman"/>
                <w:szCs w:val="28"/>
                <w:lang w:val="vi-VN"/>
              </w:rPr>
            </w:pPr>
            <w:r w:rsidRPr="009B10CA">
              <w:rPr>
                <w:rFonts w:ascii="Times New Roman" w:hAnsi="Times New Roman"/>
                <w:szCs w:val="28"/>
                <w:lang w:val="vi-VN"/>
              </w:rPr>
              <w:t>-HS đọc yêu cầu bài tập.</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vi-VN"/>
              </w:rPr>
              <w:t>-</w:t>
            </w:r>
            <w:r w:rsidRPr="009B10CA">
              <w:rPr>
                <w:rFonts w:ascii="Times New Roman" w:hAnsi="Times New Roman"/>
                <w:szCs w:val="28"/>
                <w:lang w:val="pt-BR"/>
              </w:rPr>
              <w:t>HS suy nghĩ- phân tích ví dụ</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-Xung phong trả lời câu hỏi</w:t>
            </w:r>
          </w:p>
          <w:p w:rsidR="00C90336" w:rsidRPr="009B10CA" w:rsidRDefault="00C90336" w:rsidP="00C90336">
            <w:pPr>
              <w:spacing w:line="276" w:lineRule="auto"/>
              <w:rPr>
                <w:rFonts w:ascii="Times New Roman" w:hAnsi="Times New Roman"/>
                <w:szCs w:val="28"/>
                <w:lang w:val="pt-BR"/>
              </w:rPr>
            </w:pP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Tham gia nhận xét, đánh giá, bổ sung...</w:t>
            </w:r>
          </w:p>
          <w:p w:rsidR="00C90336" w:rsidRPr="009B10CA" w:rsidRDefault="00C90336" w:rsidP="00C90336">
            <w:pPr>
              <w:spacing w:line="276" w:lineRule="auto"/>
              <w:rPr>
                <w:rFonts w:ascii="Times New Roman" w:hAnsi="Times New Roman"/>
                <w:szCs w:val="28"/>
                <w:lang w:val="pt-BR"/>
              </w:rPr>
            </w:pP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lastRenderedPageBreak/>
              <w:t>GV tổng hợp ý kiến.</w:t>
            </w:r>
          </w:p>
          <w:p w:rsidR="00C90336" w:rsidRPr="009B10CA" w:rsidRDefault="00C90336" w:rsidP="00C90336">
            <w:pPr>
              <w:tabs>
                <w:tab w:val="center" w:pos="4320"/>
                <w:tab w:val="right" w:pos="8640"/>
              </w:tabs>
              <w:spacing w:line="276" w:lineRule="auto"/>
              <w:rPr>
                <w:rFonts w:ascii="Times New Roman" w:hAnsi="Times New Roman"/>
                <w:szCs w:val="28"/>
                <w:lang w:val="pt-BR"/>
              </w:rPr>
            </w:pPr>
          </w:p>
        </w:tc>
        <w:tc>
          <w:tcPr>
            <w:tcW w:w="5807" w:type="dxa"/>
            <w:tcBorders>
              <w:top w:val="dotted" w:sz="4" w:space="0" w:color="auto"/>
            </w:tcBorders>
          </w:tcPr>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lastRenderedPageBreak/>
              <w:t>Bài 3.   SGK/ 14</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a, Cứ mùa thu về, mỗi lần thấy các em nhỏ núp dưới nón mẹ lần đầu tiên đến trường, lòng lại nao nức, rộn rã, xốn xang.</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b, Con đường đến trường trở nên kì lạ do lòng nhân vật “tôi” đang có sự thay đổi lớn.</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c, Mẹ âu yếm dắt tay “tôi” đi trên con đường làng dài và hẹp.</w:t>
            </w:r>
          </w:p>
          <w:p w:rsidR="00C90336" w:rsidRPr="009B10CA" w:rsidRDefault="00C90336" w:rsidP="00C90336">
            <w:pPr>
              <w:spacing w:line="276" w:lineRule="auto"/>
              <w:jc w:val="both"/>
              <w:rPr>
                <w:rFonts w:ascii="Times New Roman" w:hAnsi="Times New Roman"/>
                <w:color w:val="000000"/>
                <w:szCs w:val="28"/>
                <w:lang w:val="vi-VN"/>
              </w:rPr>
            </w:pPr>
            <w:r w:rsidRPr="009B10CA">
              <w:rPr>
                <w:rFonts w:ascii="Times New Roman" w:hAnsi="Times New Roman"/>
                <w:color w:val="000000"/>
                <w:szCs w:val="28"/>
                <w:lang w:val="vi-VN"/>
              </w:rPr>
              <w:t xml:space="preserve">d, Muốn thử sức mình tự mang sách vở như một </w:t>
            </w:r>
            <w:r w:rsidRPr="009B10CA">
              <w:rPr>
                <w:rFonts w:ascii="Times New Roman" w:hAnsi="Times New Roman"/>
                <w:color w:val="000000"/>
                <w:szCs w:val="28"/>
                <w:lang w:val="vi-VN"/>
              </w:rPr>
              <w:lastRenderedPageBreak/>
              <w:t>cậu học trò thực sự</w:t>
            </w:r>
          </w:p>
        </w:tc>
      </w:tr>
    </w:tbl>
    <w:p w:rsidR="00C90336" w:rsidRPr="009B10CA" w:rsidRDefault="00C90336" w:rsidP="00C90336">
      <w:pPr>
        <w:spacing w:line="276" w:lineRule="auto"/>
        <w:rPr>
          <w:rFonts w:ascii="Times New Roman" w:hAnsi="Times New Roman"/>
          <w:b/>
          <w:color w:val="0000CC"/>
          <w:szCs w:val="28"/>
          <w:lang w:val="pt-BR"/>
        </w:rPr>
      </w:pPr>
      <w:r w:rsidRPr="009B10CA">
        <w:rPr>
          <w:rFonts w:ascii="Times New Roman" w:hAnsi="Times New Roman"/>
          <w:b/>
          <w:color w:val="0000CC"/>
          <w:szCs w:val="28"/>
          <w:lang w:val="pt-BR"/>
        </w:rPr>
        <w:lastRenderedPageBreak/>
        <w:t>HOẠT ĐỘNG IV. VẬN DỤNG( 5P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5381"/>
      </w:tblGrid>
      <w:tr w:rsidR="00C90336" w:rsidRPr="009B10CA" w:rsidTr="00C90336">
        <w:trPr>
          <w:trHeight w:val="384"/>
        </w:trPr>
        <w:tc>
          <w:tcPr>
            <w:tcW w:w="4503" w:type="dxa"/>
          </w:tcPr>
          <w:p w:rsidR="00C90336" w:rsidRPr="009B10CA" w:rsidRDefault="00C90336" w:rsidP="00C90336">
            <w:pPr>
              <w:tabs>
                <w:tab w:val="center" w:pos="4320"/>
                <w:tab w:val="right" w:pos="8640"/>
              </w:tabs>
              <w:spacing w:line="276" w:lineRule="auto"/>
              <w:jc w:val="center"/>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381" w:type="dxa"/>
          </w:tcPr>
          <w:p w:rsidR="00C90336" w:rsidRPr="009B10CA" w:rsidRDefault="00C90336" w:rsidP="00C90336">
            <w:pPr>
              <w:tabs>
                <w:tab w:val="center" w:pos="4320"/>
                <w:tab w:val="right" w:pos="8640"/>
              </w:tabs>
              <w:spacing w:line="276" w:lineRule="auto"/>
              <w:jc w:val="center"/>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503" w:type="dxa"/>
          </w:tcPr>
          <w:p w:rsidR="00C90336" w:rsidRPr="009B10CA" w:rsidRDefault="00C90336" w:rsidP="00C90336">
            <w:pPr>
              <w:spacing w:line="276" w:lineRule="auto"/>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rPr>
                <w:rFonts w:ascii="Times New Roman" w:hAnsi="Times New Roman"/>
                <w:szCs w:val="28"/>
                <w:lang w:val="sv-SE"/>
              </w:rPr>
            </w:pPr>
          </w:p>
          <w:p w:rsidR="00C90336" w:rsidRPr="009B10CA" w:rsidRDefault="00C90336" w:rsidP="00C90336">
            <w:pPr>
              <w:spacing w:line="276" w:lineRule="auto"/>
              <w:rPr>
                <w:rFonts w:ascii="Times New Roman" w:hAnsi="Times New Roman"/>
                <w:szCs w:val="28"/>
              </w:rPr>
            </w:pPr>
            <w:r w:rsidRPr="009B10CA">
              <w:rPr>
                <w:rFonts w:ascii="Times New Roman" w:hAnsi="Times New Roman"/>
                <w:szCs w:val="28"/>
                <w:lang w:val="sv-SE"/>
              </w:rPr>
              <w:t>(1)</w:t>
            </w:r>
            <w:r w:rsidRPr="009B10CA">
              <w:rPr>
                <w:rFonts w:ascii="Times New Roman" w:hAnsi="Times New Roman"/>
                <w:szCs w:val="28"/>
              </w:rPr>
              <w:t>Vì sao khi tạo lập văn bản cần chú ý tính thống nhất chủ đề văn bản?</w:t>
            </w:r>
          </w:p>
          <w:p w:rsidR="00C90336" w:rsidRPr="009B10CA" w:rsidRDefault="00C90336" w:rsidP="00C90336">
            <w:pPr>
              <w:spacing w:line="276" w:lineRule="auto"/>
              <w:rPr>
                <w:rFonts w:ascii="Times New Roman" w:hAnsi="Times New Roman"/>
                <w:szCs w:val="28"/>
              </w:rPr>
            </w:pPr>
          </w:p>
          <w:p w:rsidR="00C90336" w:rsidRPr="009B10CA" w:rsidRDefault="00C90336" w:rsidP="00C90336">
            <w:pPr>
              <w:spacing w:line="276" w:lineRule="auto"/>
              <w:rPr>
                <w:rFonts w:ascii="Times New Roman" w:hAnsi="Times New Roman"/>
                <w:szCs w:val="28"/>
              </w:rPr>
            </w:pPr>
            <w:r w:rsidRPr="009B10CA">
              <w:rPr>
                <w:rFonts w:ascii="Times New Roman" w:hAnsi="Times New Roman"/>
                <w:szCs w:val="28"/>
              </w:rPr>
              <w:t>(2) Phân tích tính thống nhất chủ đề văn bản “ Cảnh khuya” của Hồ Chí Minh ( Ngữ văn 7)</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HS suy nghĩ</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Gọi HS trả lời câu hỏi</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HS tham gia nhận xét, bổ sung...</w:t>
            </w:r>
          </w:p>
          <w:p w:rsidR="00C90336" w:rsidRPr="009B10CA" w:rsidRDefault="00C90336" w:rsidP="00C90336">
            <w:pPr>
              <w:tabs>
                <w:tab w:val="center" w:pos="4320"/>
                <w:tab w:val="right" w:pos="8640"/>
              </w:tabs>
              <w:spacing w:line="276" w:lineRule="auto"/>
              <w:rPr>
                <w:rFonts w:ascii="Times New Roman" w:hAnsi="Times New Roman"/>
                <w:b/>
                <w:szCs w:val="28"/>
                <w:lang w:val="pt-BR"/>
              </w:rPr>
            </w:pPr>
            <w:r w:rsidRPr="009B10CA">
              <w:rPr>
                <w:rFonts w:ascii="Times New Roman" w:hAnsi="Times New Roman"/>
                <w:szCs w:val="28"/>
                <w:lang w:val="pt-BR"/>
              </w:rPr>
              <w:t>- GV tổng hợp , bổ  sung, kết luận.</w:t>
            </w:r>
          </w:p>
        </w:tc>
        <w:tc>
          <w:tcPr>
            <w:tcW w:w="5381" w:type="dxa"/>
          </w:tcPr>
          <w:p w:rsidR="00C90336" w:rsidRPr="009B10CA" w:rsidRDefault="00C90336" w:rsidP="00C90336">
            <w:pPr>
              <w:spacing w:line="276" w:lineRule="auto"/>
              <w:rPr>
                <w:rFonts w:ascii="Times New Roman" w:hAnsi="Times New Roman"/>
                <w:b/>
                <w:szCs w:val="28"/>
                <w:lang w:val="pt-BR"/>
              </w:rPr>
            </w:pPr>
            <w:r w:rsidRPr="009B10CA">
              <w:rPr>
                <w:rFonts w:ascii="Times New Roman" w:hAnsi="Times New Roman"/>
                <w:b/>
                <w:szCs w:val="28"/>
                <w:lang w:val="pt-BR"/>
              </w:rPr>
              <w:t>(1)Đảm bảo văn bản thể hiện một vấn đề chính, một tư tưởng xuyên suốt.</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Tính thống nhất chủ đề là đặc trưng để phân biệt văn bản với chuỗi câu hỗn độn, bất thường về nghĩa. Nó liên hệ mật thiết với tính mạch lạc, tính liên kết trong văn bản.</w:t>
            </w:r>
          </w:p>
          <w:p w:rsidR="00C90336" w:rsidRPr="009B10CA" w:rsidRDefault="00C90336" w:rsidP="00C90336">
            <w:pPr>
              <w:tabs>
                <w:tab w:val="center" w:pos="4320"/>
                <w:tab w:val="right" w:pos="8640"/>
              </w:tabs>
              <w:spacing w:line="276" w:lineRule="auto"/>
              <w:rPr>
                <w:rFonts w:ascii="Times New Roman" w:hAnsi="Times New Roman"/>
                <w:b/>
                <w:szCs w:val="28"/>
                <w:lang w:val="pt-BR"/>
              </w:rPr>
            </w:pPr>
            <w:r w:rsidRPr="009B10CA">
              <w:rPr>
                <w:rFonts w:ascii="Times New Roman" w:hAnsi="Times New Roman"/>
                <w:b/>
                <w:szCs w:val="28"/>
                <w:lang w:val="pt-BR"/>
              </w:rPr>
              <w:t>(2) Tính thống nhất:</w:t>
            </w:r>
          </w:p>
          <w:p w:rsidR="00C90336" w:rsidRPr="009B10CA" w:rsidRDefault="00C90336" w:rsidP="00C90336">
            <w:pPr>
              <w:tabs>
                <w:tab w:val="center" w:pos="4320"/>
                <w:tab w:val="right" w:pos="8640"/>
              </w:tabs>
              <w:spacing w:line="276" w:lineRule="auto"/>
              <w:rPr>
                <w:rFonts w:ascii="Times New Roman" w:hAnsi="Times New Roman"/>
                <w:szCs w:val="28"/>
                <w:lang w:val="pt-BR"/>
              </w:rPr>
            </w:pPr>
            <w:r w:rsidRPr="009B10CA">
              <w:rPr>
                <w:rFonts w:ascii="Times New Roman" w:hAnsi="Times New Roman"/>
                <w:szCs w:val="28"/>
                <w:lang w:val="pt-BR"/>
              </w:rPr>
              <w:t>+ Nhan đề</w:t>
            </w:r>
          </w:p>
          <w:p w:rsidR="00C90336" w:rsidRPr="009B10CA" w:rsidRDefault="00C90336" w:rsidP="00C90336">
            <w:pPr>
              <w:tabs>
                <w:tab w:val="center" w:pos="4320"/>
                <w:tab w:val="right" w:pos="8640"/>
              </w:tabs>
              <w:spacing w:line="276" w:lineRule="auto"/>
              <w:rPr>
                <w:rFonts w:ascii="Times New Roman" w:hAnsi="Times New Roman"/>
                <w:szCs w:val="28"/>
                <w:lang w:val="pt-BR"/>
              </w:rPr>
            </w:pPr>
            <w:r w:rsidRPr="009B10CA">
              <w:rPr>
                <w:rFonts w:ascii="Times New Roman" w:hAnsi="Times New Roman"/>
                <w:szCs w:val="28"/>
                <w:lang w:val="pt-BR"/>
              </w:rPr>
              <w:t>+ Bốn câu thơ tập trung khắc họa bức tranh cảnh rừng dưới đêm trăng đẹp và tâm trạng nhân vật trữ tình.</w:t>
            </w:r>
          </w:p>
          <w:p w:rsidR="00C90336" w:rsidRPr="009B10CA" w:rsidRDefault="00C90336" w:rsidP="00C90336">
            <w:pPr>
              <w:tabs>
                <w:tab w:val="center" w:pos="4320"/>
                <w:tab w:val="right" w:pos="8640"/>
              </w:tabs>
              <w:spacing w:line="276" w:lineRule="auto"/>
              <w:rPr>
                <w:rFonts w:ascii="Times New Roman" w:hAnsi="Times New Roman"/>
                <w:b/>
                <w:szCs w:val="28"/>
                <w:lang w:val="pt-BR"/>
              </w:rPr>
            </w:pPr>
            <w:r w:rsidRPr="009B10CA">
              <w:rPr>
                <w:rFonts w:ascii="Times New Roman" w:hAnsi="Times New Roman"/>
                <w:szCs w:val="28"/>
                <w:lang w:val="pt-BR"/>
              </w:rPr>
              <w:t>+ Thể thơ: Thất ngôn tứ tuyệt</w:t>
            </w:r>
            <w:r w:rsidRPr="009B10CA">
              <w:rPr>
                <w:rFonts w:ascii="Times New Roman" w:hAnsi="Times New Roman"/>
                <w:b/>
                <w:szCs w:val="28"/>
                <w:lang w:val="pt-BR"/>
              </w:rPr>
              <w:t xml:space="preserve"> </w:t>
            </w:r>
          </w:p>
        </w:tc>
      </w:tr>
    </w:tbl>
    <w:p w:rsidR="00636BB3" w:rsidRPr="009B10CA" w:rsidRDefault="00636BB3" w:rsidP="00636BB3">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TIẾP NỐI:     LUYỆN TẬP- TỔNG KẾT CHỦ ĐỀ ( 16P)</w:t>
      </w:r>
    </w:p>
    <w:p w:rsidR="00636BB3" w:rsidRPr="009B10CA" w:rsidRDefault="00636BB3" w:rsidP="00636BB3">
      <w:pPr>
        <w:spacing w:line="276" w:lineRule="auto"/>
        <w:jc w:val="both"/>
        <w:rPr>
          <w:rFonts w:ascii="Times New Roman" w:hAnsi="Times New Roman"/>
          <w:b/>
          <w:color w:val="0000CC"/>
          <w:szCs w:val="28"/>
          <w:lang w:val="pt-BR"/>
        </w:rPr>
      </w:pP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b/>
          <w:bCs/>
          <w:szCs w:val="28"/>
          <w:u w:val="single"/>
          <w:lang w:val="pt-BR"/>
        </w:rPr>
        <w:t>A. MỤC TIÊU CẦN ĐẠT</w:t>
      </w:r>
      <w:r w:rsidRPr="009B10CA">
        <w:rPr>
          <w:rFonts w:ascii="Times New Roman" w:hAnsi="Times New Roman"/>
          <w:szCs w:val="28"/>
          <w:lang w:val="pt-BR"/>
        </w:rPr>
        <w:t>:</w:t>
      </w:r>
    </w:p>
    <w:p w:rsidR="00636BB3" w:rsidRPr="009B10CA" w:rsidRDefault="00636BB3" w:rsidP="00636BB3">
      <w:pPr>
        <w:spacing w:line="276" w:lineRule="auto"/>
        <w:jc w:val="both"/>
        <w:rPr>
          <w:rFonts w:ascii="Times New Roman" w:hAnsi="Times New Roman"/>
          <w:szCs w:val="28"/>
          <w:lang w:val="sv-SE"/>
        </w:rPr>
      </w:pPr>
      <w:r w:rsidRPr="009B10CA">
        <w:rPr>
          <w:rFonts w:ascii="Times New Roman" w:hAnsi="Times New Roman"/>
          <w:b/>
          <w:i/>
          <w:szCs w:val="28"/>
          <w:lang w:val="sv-SE"/>
        </w:rPr>
        <w:t>1.Kiến thức:</w:t>
      </w:r>
      <w:r w:rsidRPr="009B10CA">
        <w:rPr>
          <w:rFonts w:ascii="Times New Roman" w:hAnsi="Times New Roman"/>
          <w:szCs w:val="28"/>
          <w:lang w:val="sv-SE"/>
        </w:rPr>
        <w:t xml:space="preserve"> Luyện tập củng cố, nâng cao kiến thức về  chủ đề. Kiểm tra đánh giá kết quả học tập của học sinh.</w:t>
      </w:r>
    </w:p>
    <w:p w:rsidR="00636BB3" w:rsidRPr="009B10CA" w:rsidRDefault="00636BB3" w:rsidP="00636BB3">
      <w:pPr>
        <w:spacing w:line="276" w:lineRule="auto"/>
        <w:jc w:val="both"/>
        <w:rPr>
          <w:rFonts w:ascii="Times New Roman" w:hAnsi="Times New Roman"/>
          <w:szCs w:val="28"/>
          <w:lang w:val="sv-SE"/>
        </w:rPr>
      </w:pPr>
      <w:r w:rsidRPr="009B10CA">
        <w:rPr>
          <w:rFonts w:ascii="Times New Roman" w:hAnsi="Times New Roman"/>
          <w:b/>
          <w:i/>
          <w:szCs w:val="28"/>
          <w:lang w:val="sv-SE"/>
        </w:rPr>
        <w:t>2.Kỹ năng:</w:t>
      </w:r>
      <w:r w:rsidRPr="009B10CA">
        <w:rPr>
          <w:rFonts w:ascii="Times New Roman" w:hAnsi="Times New Roman"/>
          <w:szCs w:val="28"/>
          <w:lang w:val="sv-SE"/>
        </w:rPr>
        <w:t xml:space="preserve"> Rèn kĩ năng hệ thống, tổng hợp kiến thức.</w:t>
      </w:r>
    </w:p>
    <w:p w:rsidR="00636BB3" w:rsidRPr="009B10CA" w:rsidRDefault="00636BB3" w:rsidP="00636BB3">
      <w:pPr>
        <w:spacing w:line="276" w:lineRule="auto"/>
        <w:jc w:val="both"/>
        <w:rPr>
          <w:rFonts w:ascii="Times New Roman" w:hAnsi="Times New Roman"/>
          <w:szCs w:val="28"/>
          <w:lang w:val="sv-SE"/>
        </w:rPr>
      </w:pPr>
      <w:r w:rsidRPr="009B10CA">
        <w:rPr>
          <w:rFonts w:ascii="Times New Roman" w:hAnsi="Times New Roman"/>
          <w:b/>
          <w:i/>
          <w:szCs w:val="28"/>
          <w:lang w:val="sv-SE"/>
        </w:rPr>
        <w:t>3. Thái độ:</w:t>
      </w:r>
      <w:r w:rsidRPr="009B10CA">
        <w:rPr>
          <w:rFonts w:ascii="Times New Roman" w:hAnsi="Times New Roman"/>
          <w:szCs w:val="28"/>
          <w:lang w:val="sv-SE"/>
        </w:rPr>
        <w:t xml:space="preserve"> HS tự hào về truyền thống dân tộc, trân trọng di tích lịch sử.</w:t>
      </w:r>
    </w:p>
    <w:p w:rsidR="00636BB3" w:rsidRPr="009B10CA" w:rsidRDefault="00636BB3" w:rsidP="00636BB3">
      <w:pPr>
        <w:spacing w:line="276" w:lineRule="auto"/>
        <w:jc w:val="both"/>
        <w:rPr>
          <w:rFonts w:ascii="Times New Roman" w:hAnsi="Times New Roman"/>
          <w:szCs w:val="28"/>
          <w:lang w:val="sv-SE"/>
        </w:rPr>
      </w:pPr>
      <w:r w:rsidRPr="009B10CA">
        <w:rPr>
          <w:rFonts w:ascii="Times New Roman" w:hAnsi="Times New Roman"/>
          <w:b/>
          <w:i/>
          <w:szCs w:val="28"/>
          <w:lang w:val="sv-SE"/>
        </w:rPr>
        <w:t>* Phát triển năng lực</w:t>
      </w:r>
      <w:r w:rsidRPr="009B10CA">
        <w:rPr>
          <w:rFonts w:ascii="Times New Roman" w:hAnsi="Times New Roman"/>
          <w:szCs w:val="28"/>
          <w:lang w:val="sv-SE"/>
        </w:rPr>
        <w:t>: giao tiếp, trình bày, giới thiệu,.</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b/>
          <w:szCs w:val="28"/>
          <w:u w:val="single"/>
          <w:lang w:val="pt-BR"/>
        </w:rPr>
        <w:t xml:space="preserve">B.CHUẨN BỊ: </w:t>
      </w:r>
      <w:r w:rsidRPr="009B10CA">
        <w:rPr>
          <w:rFonts w:ascii="Times New Roman" w:hAnsi="Times New Roman"/>
          <w:i/>
          <w:szCs w:val="28"/>
          <w:lang w:val="pt-BR"/>
        </w:rPr>
        <w:t>Phương tiện: máy chiếu, vi tính, ...hình ảnh, tư liệu</w:t>
      </w:r>
    </w:p>
    <w:p w:rsidR="00636BB3" w:rsidRPr="009B10CA" w:rsidRDefault="00636BB3" w:rsidP="00636BB3">
      <w:pPr>
        <w:spacing w:line="276" w:lineRule="auto"/>
        <w:jc w:val="both"/>
        <w:rPr>
          <w:rFonts w:ascii="Times New Roman" w:hAnsi="Times New Roman"/>
          <w:b/>
          <w:szCs w:val="28"/>
          <w:u w:val="single"/>
          <w:lang w:val="pt-BR"/>
        </w:rPr>
      </w:pPr>
      <w:r w:rsidRPr="009B10CA">
        <w:rPr>
          <w:rFonts w:ascii="Times New Roman" w:hAnsi="Times New Roman"/>
          <w:b/>
          <w:szCs w:val="28"/>
          <w:u w:val="single"/>
          <w:lang w:val="pt-BR"/>
        </w:rPr>
        <w:t>C. PHƯƠNG PHÁP/ KĨ THUẬT  DẠY HỌC :</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Động não , HS trao đổi, thảo luận về nội dung, bài học ....</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Trình bày, báo cáo, thuyết rình,...</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Đóng vai...</w:t>
      </w:r>
    </w:p>
    <w:p w:rsidR="00636BB3" w:rsidRPr="009B10CA" w:rsidRDefault="00636BB3" w:rsidP="00636BB3">
      <w:pPr>
        <w:spacing w:line="276" w:lineRule="auto"/>
        <w:jc w:val="both"/>
        <w:rPr>
          <w:rFonts w:ascii="Times New Roman" w:hAnsi="Times New Roman"/>
          <w:b/>
          <w:bCs/>
          <w:szCs w:val="28"/>
          <w:u w:val="single"/>
          <w:lang w:val="pt-BR"/>
        </w:rPr>
      </w:pPr>
      <w:r w:rsidRPr="009B10CA">
        <w:rPr>
          <w:rFonts w:ascii="Times New Roman" w:hAnsi="Times New Roman"/>
          <w:b/>
          <w:szCs w:val="28"/>
          <w:lang w:val="pt-BR"/>
        </w:rPr>
        <w:t>D.</w:t>
      </w:r>
      <w:r w:rsidRPr="009B10CA">
        <w:rPr>
          <w:rFonts w:ascii="Times New Roman" w:hAnsi="Times New Roman"/>
          <w:b/>
          <w:bCs/>
          <w:szCs w:val="28"/>
          <w:u w:val="single"/>
          <w:lang w:val="pt-BR"/>
        </w:rPr>
        <w:t xml:space="preserve"> TỔ CHỨC CÁC HOẠT ĐỘNG</w:t>
      </w:r>
    </w:p>
    <w:p w:rsidR="00636BB3" w:rsidRPr="009B10CA" w:rsidRDefault="00636BB3" w:rsidP="00636BB3">
      <w:pPr>
        <w:spacing w:line="276" w:lineRule="auto"/>
        <w:jc w:val="both"/>
        <w:rPr>
          <w:rFonts w:ascii="Times New Roman" w:hAnsi="Times New Roman"/>
          <w:b/>
          <w:color w:val="C00000"/>
          <w:szCs w:val="28"/>
          <w:lang w:val="pt-BR"/>
        </w:rPr>
      </w:pPr>
      <w:r w:rsidRPr="009B10CA">
        <w:rPr>
          <w:rFonts w:ascii="Times New Roman" w:hAnsi="Times New Roman"/>
          <w:szCs w:val="28"/>
          <w:lang w:val="pt-BR"/>
        </w:rPr>
        <w:t>(1</w:t>
      </w:r>
      <w:r w:rsidRPr="009B10CA">
        <w:rPr>
          <w:rFonts w:ascii="Times New Roman" w:hAnsi="Times New Roman"/>
          <w:b/>
          <w:szCs w:val="28"/>
          <w:lang w:val="pt-BR"/>
        </w:rPr>
        <w:t>) TÂM SỰ TUỔI HỌC TRÒ:</w:t>
      </w:r>
      <w:r w:rsidRPr="009B10CA">
        <w:rPr>
          <w:rFonts w:ascii="Times New Roman" w:hAnsi="Times New Roman"/>
          <w:b/>
          <w:color w:val="C00000"/>
          <w:szCs w:val="28"/>
          <w:lang w:val="pt-BR"/>
        </w:rPr>
        <w:t xml:space="preserve">  </w:t>
      </w:r>
      <w:r w:rsidRPr="009B10CA">
        <w:rPr>
          <w:rFonts w:ascii="Times New Roman" w:hAnsi="Times New Roman"/>
          <w:b/>
          <w:i/>
          <w:color w:val="C00000"/>
          <w:szCs w:val="28"/>
          <w:lang w:val="pt-BR"/>
        </w:rPr>
        <w:t>Gia đình - Điều em muốn nói!( 10P)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3"/>
        <w:gridCol w:w="3141"/>
        <w:gridCol w:w="3322"/>
      </w:tblGrid>
      <w:tr w:rsidR="00636BB3" w:rsidRPr="009B10CA" w:rsidTr="003B3DBD">
        <w:tc>
          <w:tcPr>
            <w:tcW w:w="3570" w:type="dxa"/>
          </w:tcPr>
          <w:p w:rsidR="00636BB3" w:rsidRPr="009B10CA" w:rsidRDefault="00636BB3" w:rsidP="003B3DBD">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76875ED1" wp14:editId="424D5CDB">
                  <wp:extent cx="2019300" cy="1333500"/>
                  <wp:effectExtent l="0" t="0" r="0" b="0"/>
                  <wp:docPr id="98" name="Picture 98"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0" cy="1333500"/>
                          </a:xfrm>
                          <a:prstGeom prst="rect">
                            <a:avLst/>
                          </a:prstGeom>
                          <a:noFill/>
                          <a:ln>
                            <a:noFill/>
                          </a:ln>
                        </pic:spPr>
                      </pic:pic>
                    </a:graphicData>
                  </a:graphic>
                </wp:inline>
              </w:drawing>
            </w:r>
          </w:p>
        </w:tc>
        <w:tc>
          <w:tcPr>
            <w:tcW w:w="3138" w:type="dxa"/>
          </w:tcPr>
          <w:p w:rsidR="00636BB3" w:rsidRPr="009B10CA" w:rsidRDefault="00636BB3" w:rsidP="003B3DBD">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2CF00AD0" wp14:editId="0FDB8B75">
                  <wp:extent cx="1857375" cy="1285875"/>
                  <wp:effectExtent l="0" t="0" r="0" b="0"/>
                  <wp:docPr id="99" name="Picture 99"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375" cy="1285875"/>
                          </a:xfrm>
                          <a:prstGeom prst="rect">
                            <a:avLst/>
                          </a:prstGeom>
                          <a:noFill/>
                          <a:ln>
                            <a:noFill/>
                          </a:ln>
                        </pic:spPr>
                      </pic:pic>
                    </a:graphicData>
                  </a:graphic>
                </wp:inline>
              </w:drawing>
            </w:r>
          </w:p>
        </w:tc>
        <w:tc>
          <w:tcPr>
            <w:tcW w:w="3323" w:type="dxa"/>
          </w:tcPr>
          <w:p w:rsidR="00636BB3" w:rsidRPr="009B10CA" w:rsidRDefault="00636BB3" w:rsidP="003B3DBD">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7481BC53" wp14:editId="3022BE87">
                  <wp:extent cx="1962150" cy="1333500"/>
                  <wp:effectExtent l="0" t="0" r="0" b="0"/>
                  <wp:docPr id="100" name="Picture 100"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2150" cy="1333500"/>
                          </a:xfrm>
                          <a:prstGeom prst="rect">
                            <a:avLst/>
                          </a:prstGeom>
                          <a:noFill/>
                          <a:ln>
                            <a:noFill/>
                          </a:ln>
                        </pic:spPr>
                      </pic:pic>
                    </a:graphicData>
                  </a:graphic>
                </wp:inline>
              </w:drawing>
            </w:r>
          </w:p>
        </w:tc>
      </w:tr>
    </w:tbl>
    <w:p w:rsidR="00636BB3" w:rsidRPr="009B10CA" w:rsidRDefault="00636BB3" w:rsidP="00636BB3">
      <w:pPr>
        <w:spacing w:line="276" w:lineRule="auto"/>
        <w:jc w:val="both"/>
        <w:rPr>
          <w:rFonts w:ascii="Times New Roman" w:hAnsi="Times New Roman"/>
          <w:b/>
          <w:color w:val="0000FF"/>
          <w:szCs w:val="28"/>
          <w:u w:val="single"/>
          <w:lang w:val="pt-BR"/>
        </w:rPr>
      </w:pPr>
    </w:p>
    <w:p w:rsidR="00636BB3" w:rsidRPr="009B10CA" w:rsidRDefault="00636BB3" w:rsidP="00636BB3">
      <w:pPr>
        <w:spacing w:line="276" w:lineRule="auto"/>
        <w:jc w:val="both"/>
        <w:rPr>
          <w:rFonts w:ascii="Times New Roman" w:hAnsi="Times New Roman"/>
          <w:b/>
          <w:color w:val="0000FF"/>
          <w:szCs w:val="28"/>
          <w:u w:val="single"/>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4"/>
        <w:gridCol w:w="2366"/>
        <w:gridCol w:w="2217"/>
        <w:gridCol w:w="2929"/>
      </w:tblGrid>
      <w:tr w:rsidR="00636BB3" w:rsidRPr="009B10CA" w:rsidTr="003B3DBD">
        <w:tc>
          <w:tcPr>
            <w:tcW w:w="2943" w:type="dxa"/>
          </w:tcPr>
          <w:p w:rsidR="00636BB3" w:rsidRPr="009B10CA" w:rsidRDefault="00636BB3" w:rsidP="003B3DBD">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lastRenderedPageBreak/>
              <w:drawing>
                <wp:inline distT="0" distB="0" distL="0" distR="0" wp14:anchorId="3FF41CFB" wp14:editId="13089E28">
                  <wp:extent cx="1476375" cy="1362075"/>
                  <wp:effectExtent l="0" t="0" r="0" b="0"/>
                  <wp:docPr id="101" name="Picture 101"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375" cy="1362075"/>
                          </a:xfrm>
                          <a:prstGeom prst="rect">
                            <a:avLst/>
                          </a:prstGeom>
                          <a:noFill/>
                          <a:ln>
                            <a:noFill/>
                          </a:ln>
                        </pic:spPr>
                      </pic:pic>
                    </a:graphicData>
                  </a:graphic>
                </wp:inline>
              </w:drawing>
            </w:r>
          </w:p>
        </w:tc>
        <w:tc>
          <w:tcPr>
            <w:tcW w:w="2677" w:type="dxa"/>
          </w:tcPr>
          <w:p w:rsidR="00636BB3" w:rsidRPr="009B10CA" w:rsidRDefault="00636BB3" w:rsidP="003B3DBD">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4CA81742" wp14:editId="679117B1">
                  <wp:extent cx="1381125" cy="1438275"/>
                  <wp:effectExtent l="0" t="0" r="0" b="0"/>
                  <wp:docPr id="102" name="Picture 102"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1125" cy="1438275"/>
                          </a:xfrm>
                          <a:prstGeom prst="rect">
                            <a:avLst/>
                          </a:prstGeom>
                          <a:noFill/>
                          <a:ln>
                            <a:noFill/>
                          </a:ln>
                        </pic:spPr>
                      </pic:pic>
                    </a:graphicData>
                  </a:graphic>
                </wp:inline>
              </w:drawing>
            </w:r>
          </w:p>
        </w:tc>
        <w:tc>
          <w:tcPr>
            <w:tcW w:w="2143" w:type="dxa"/>
          </w:tcPr>
          <w:p w:rsidR="00636BB3" w:rsidRPr="009B10CA" w:rsidRDefault="00636BB3" w:rsidP="003B3DBD">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4446BD8A" wp14:editId="68E2219C">
                  <wp:extent cx="1285875" cy="1428750"/>
                  <wp:effectExtent l="0" t="0" r="0" b="0"/>
                  <wp:docPr id="103" name="Picture 103"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5875" cy="1428750"/>
                          </a:xfrm>
                          <a:prstGeom prst="rect">
                            <a:avLst/>
                          </a:prstGeom>
                          <a:noFill/>
                          <a:ln>
                            <a:noFill/>
                          </a:ln>
                        </pic:spPr>
                      </pic:pic>
                    </a:graphicData>
                  </a:graphic>
                </wp:inline>
              </w:drawing>
            </w:r>
          </w:p>
        </w:tc>
        <w:tc>
          <w:tcPr>
            <w:tcW w:w="2268" w:type="dxa"/>
          </w:tcPr>
          <w:p w:rsidR="00636BB3" w:rsidRPr="009B10CA" w:rsidRDefault="00636BB3" w:rsidP="003B3DBD">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46304CA4" wp14:editId="45F909CB">
                  <wp:extent cx="1743075" cy="1428750"/>
                  <wp:effectExtent l="0" t="0" r="0" b="0"/>
                  <wp:docPr id="104" name="Picture 104"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3075" cy="1428750"/>
                          </a:xfrm>
                          <a:prstGeom prst="rect">
                            <a:avLst/>
                          </a:prstGeom>
                          <a:noFill/>
                          <a:ln>
                            <a:noFill/>
                          </a:ln>
                        </pic:spPr>
                      </pic:pic>
                    </a:graphicData>
                  </a:graphic>
                </wp:inline>
              </w:drawing>
            </w:r>
          </w:p>
        </w:tc>
      </w:tr>
    </w:tbl>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xml:space="preserve">   Quan sát hình ảnh và thảo luận, chuẩn bị bà</w:t>
      </w:r>
      <w:r>
        <w:rPr>
          <w:rFonts w:ascii="Times New Roman" w:hAnsi="Times New Roman"/>
          <w:szCs w:val="28"/>
          <w:lang w:val="pt-BR"/>
        </w:rPr>
        <w:t>i thuyết trình bày tỏ quan điểm</w:t>
      </w:r>
      <w:r w:rsidRPr="009B10CA">
        <w:rPr>
          <w:rFonts w:ascii="Times New Roman" w:hAnsi="Times New Roman"/>
          <w:szCs w:val="28"/>
          <w:lang w:val="pt-BR"/>
        </w:rPr>
        <w:t xml:space="preserve">, suy nghĩ về gia đình Việt trong đó </w:t>
      </w:r>
      <w:r w:rsidRPr="009B10CA">
        <w:rPr>
          <w:rFonts w:ascii="Times New Roman" w:hAnsi="Times New Roman"/>
          <w:szCs w:val="28"/>
          <w:bdr w:val="none" w:sz="0" w:space="0" w:color="auto" w:frame="1"/>
        </w:rPr>
        <w:t>đề xuất được giải pháp giải quyết tình huống đề ra.</w:t>
      </w:r>
    </w:p>
    <w:tbl>
      <w:tblP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6233"/>
      </w:tblGrid>
      <w:tr w:rsidR="00636BB3" w:rsidRPr="009B10CA" w:rsidTr="003B3DBD">
        <w:trPr>
          <w:trHeight w:val="1246"/>
        </w:trPr>
        <w:tc>
          <w:tcPr>
            <w:tcW w:w="3794" w:type="dxa"/>
          </w:tcPr>
          <w:p w:rsidR="00636BB3" w:rsidRPr="009B10CA" w:rsidRDefault="00636BB3" w:rsidP="003B3DBD">
            <w:pPr>
              <w:spacing w:line="276" w:lineRule="auto"/>
              <w:jc w:val="both"/>
              <w:rPr>
                <w:rFonts w:ascii="Times New Roman" w:hAnsi="Times New Roman"/>
                <w:szCs w:val="28"/>
                <w:lang w:val="pt-BR"/>
              </w:rPr>
            </w:pPr>
            <w:r w:rsidRPr="009B10CA">
              <w:rPr>
                <w:rFonts w:ascii="Times New Roman" w:hAnsi="Times New Roman"/>
                <w:szCs w:val="28"/>
                <w:lang w:val="pt-BR"/>
              </w:rPr>
              <w:t>- Học sinh làm sử dụng hình ảnh đã chuẩn bị</w:t>
            </w:r>
          </w:p>
          <w:p w:rsidR="00636BB3" w:rsidRPr="009B10CA" w:rsidRDefault="00636BB3" w:rsidP="003B3DBD">
            <w:pPr>
              <w:spacing w:line="276" w:lineRule="auto"/>
              <w:jc w:val="both"/>
              <w:rPr>
                <w:rFonts w:ascii="Times New Roman" w:hAnsi="Times New Roman"/>
                <w:szCs w:val="28"/>
                <w:lang w:val="pt-BR"/>
              </w:rPr>
            </w:pPr>
            <w:r w:rsidRPr="009B10CA">
              <w:rPr>
                <w:rFonts w:ascii="Times New Roman" w:hAnsi="Times New Roman"/>
                <w:szCs w:val="28"/>
                <w:lang w:val="pt-BR"/>
              </w:rPr>
              <w:t>- Dựa vào các kiến thức thực tế và kiến thức hai văn bản đã học, kết hợp ảnh minh hoạ để giới thiệu.</w:t>
            </w:r>
          </w:p>
          <w:p w:rsidR="00636BB3" w:rsidRPr="009B10CA" w:rsidRDefault="00636BB3" w:rsidP="003B3DBD">
            <w:pPr>
              <w:spacing w:line="276" w:lineRule="auto"/>
              <w:jc w:val="both"/>
              <w:rPr>
                <w:rFonts w:ascii="Times New Roman" w:hAnsi="Times New Roman"/>
                <w:szCs w:val="28"/>
                <w:lang w:val="pt-BR"/>
              </w:rPr>
            </w:pPr>
            <w:r w:rsidRPr="009B10CA">
              <w:rPr>
                <w:rFonts w:ascii="Times New Roman" w:hAnsi="Times New Roman"/>
                <w:szCs w:val="28"/>
                <w:lang w:val="pt-BR"/>
              </w:rPr>
              <w:t>- Cần chú ý đến kĩ năng trình bày. Vận dụng kiến thức về bố cục và tính thống nhất chủ đề trong khi trình bày.</w:t>
            </w:r>
          </w:p>
        </w:tc>
        <w:tc>
          <w:tcPr>
            <w:tcW w:w="6233" w:type="dxa"/>
          </w:tcPr>
          <w:p w:rsidR="00636BB3" w:rsidRPr="009B10CA" w:rsidRDefault="00636BB3" w:rsidP="003B3DBD">
            <w:pPr>
              <w:spacing w:line="276" w:lineRule="auto"/>
              <w:jc w:val="both"/>
              <w:rPr>
                <w:rFonts w:ascii="Times New Roman" w:hAnsi="Times New Roman"/>
                <w:szCs w:val="28"/>
                <w:lang w:val="pt-BR"/>
              </w:rPr>
            </w:pPr>
            <w:r w:rsidRPr="009B10CA">
              <w:rPr>
                <w:rFonts w:ascii="Times New Roman" w:hAnsi="Times New Roman"/>
                <w:szCs w:val="28"/>
                <w:lang w:val="pt-BR"/>
              </w:rPr>
              <w:t>+ Tự giới thiệu về bản thân trước khi nói.</w:t>
            </w:r>
          </w:p>
          <w:p w:rsidR="00636BB3" w:rsidRPr="009B10CA" w:rsidRDefault="00636BB3" w:rsidP="003B3DBD">
            <w:pPr>
              <w:spacing w:line="276" w:lineRule="auto"/>
              <w:jc w:val="both"/>
              <w:rPr>
                <w:rFonts w:ascii="Times New Roman" w:hAnsi="Times New Roman"/>
                <w:b/>
                <w:color w:val="000000"/>
                <w:szCs w:val="28"/>
                <w:lang w:val="pt-BR"/>
              </w:rPr>
            </w:pPr>
            <w:r w:rsidRPr="009B10CA">
              <w:rPr>
                <w:rFonts w:ascii="Times New Roman" w:hAnsi="Times New Roman"/>
                <w:szCs w:val="28"/>
                <w:lang w:val="pt-BR"/>
              </w:rPr>
              <w:t>+ Chú ý ngôn ngữ, cử chỉ, nét mặt...Sự tự tin và cách biểu cảm.Cảm ơn sau khi trình bày.</w:t>
            </w:r>
          </w:p>
          <w:p w:rsidR="00636BB3" w:rsidRPr="009B10CA" w:rsidRDefault="00636BB3" w:rsidP="003B3DBD">
            <w:pPr>
              <w:spacing w:line="276" w:lineRule="auto"/>
              <w:jc w:val="both"/>
              <w:rPr>
                <w:rFonts w:ascii="Times New Roman" w:hAnsi="Times New Roman"/>
                <w:szCs w:val="28"/>
                <w:lang w:val="pt-BR"/>
              </w:rPr>
            </w:pPr>
            <w:r w:rsidRPr="009B10CA">
              <w:rPr>
                <w:rFonts w:ascii="Times New Roman" w:hAnsi="Times New Roman"/>
                <w:szCs w:val="28"/>
                <w:lang w:val="pt-BR"/>
              </w:rPr>
              <w:t>- Xây dựng bố cục hợp lý. Diễn đạt có liên kết.</w:t>
            </w:r>
          </w:p>
          <w:p w:rsidR="00636BB3" w:rsidRPr="009B10CA" w:rsidRDefault="00636BB3" w:rsidP="003B3DBD">
            <w:pPr>
              <w:spacing w:line="276" w:lineRule="auto"/>
              <w:jc w:val="both"/>
              <w:rPr>
                <w:rFonts w:ascii="Times New Roman" w:hAnsi="Times New Roman"/>
                <w:szCs w:val="28"/>
                <w:lang w:val="pt-BR"/>
              </w:rPr>
            </w:pPr>
            <w:r w:rsidRPr="009B10CA">
              <w:rPr>
                <w:rFonts w:ascii="Times New Roman" w:hAnsi="Times New Roman"/>
                <w:szCs w:val="28"/>
                <w:lang w:val="pt-BR"/>
              </w:rPr>
              <w:t>- Nôi dung hướng vào :</w:t>
            </w:r>
          </w:p>
          <w:p w:rsidR="00636BB3" w:rsidRPr="009B10CA" w:rsidRDefault="00636BB3" w:rsidP="003B3DBD">
            <w:pPr>
              <w:spacing w:line="276" w:lineRule="auto"/>
              <w:jc w:val="both"/>
              <w:rPr>
                <w:rFonts w:ascii="Times New Roman" w:hAnsi="Times New Roman"/>
                <w:i/>
                <w:szCs w:val="28"/>
                <w:lang w:val="pt-BR"/>
              </w:rPr>
            </w:pPr>
            <w:r w:rsidRPr="009B10CA">
              <w:rPr>
                <w:rFonts w:ascii="Times New Roman" w:hAnsi="Times New Roman"/>
                <w:i/>
                <w:szCs w:val="28"/>
                <w:lang w:val="pt-BR"/>
              </w:rPr>
              <w:t>+ Gia đình và vai trò của gia đình.</w:t>
            </w:r>
          </w:p>
          <w:p w:rsidR="00636BB3" w:rsidRPr="009B10CA" w:rsidRDefault="00636BB3" w:rsidP="003B3DBD">
            <w:pPr>
              <w:spacing w:line="276" w:lineRule="auto"/>
              <w:jc w:val="both"/>
              <w:rPr>
                <w:rFonts w:ascii="Times New Roman" w:hAnsi="Times New Roman"/>
                <w:i/>
                <w:szCs w:val="28"/>
                <w:lang w:val="pt-BR"/>
              </w:rPr>
            </w:pPr>
            <w:r w:rsidRPr="009B10CA">
              <w:rPr>
                <w:rFonts w:ascii="Times New Roman" w:hAnsi="Times New Roman"/>
                <w:i/>
                <w:szCs w:val="28"/>
                <w:lang w:val="pt-BR"/>
              </w:rPr>
              <w:t>+ Tuổi thơ khao khát một mái ấm gia đình hạnh phúc.</w:t>
            </w:r>
          </w:p>
          <w:p w:rsidR="00636BB3" w:rsidRPr="009B10CA" w:rsidRDefault="00636BB3" w:rsidP="003B3DBD">
            <w:pPr>
              <w:spacing w:line="276" w:lineRule="auto"/>
              <w:jc w:val="both"/>
              <w:rPr>
                <w:rFonts w:ascii="Times New Roman" w:hAnsi="Times New Roman"/>
                <w:i/>
                <w:szCs w:val="28"/>
                <w:lang w:val="pt-BR"/>
              </w:rPr>
            </w:pPr>
            <w:r w:rsidRPr="009B10CA">
              <w:rPr>
                <w:rFonts w:ascii="Times New Roman" w:hAnsi="Times New Roman"/>
                <w:i/>
                <w:szCs w:val="28"/>
                <w:lang w:val="pt-BR"/>
              </w:rPr>
              <w:t>+ Thực tế còn tình trạng bạo lực gia đình đáng lên án...</w:t>
            </w:r>
          </w:p>
          <w:p w:rsidR="00636BB3" w:rsidRPr="009B10CA" w:rsidRDefault="00636BB3" w:rsidP="003B3DBD">
            <w:pPr>
              <w:spacing w:line="276" w:lineRule="auto"/>
              <w:jc w:val="both"/>
              <w:rPr>
                <w:rFonts w:ascii="Times New Roman" w:hAnsi="Times New Roman"/>
                <w:i/>
                <w:szCs w:val="28"/>
                <w:lang w:val="pt-BR"/>
              </w:rPr>
            </w:pPr>
            <w:r w:rsidRPr="009B10CA">
              <w:rPr>
                <w:rFonts w:ascii="Times New Roman" w:hAnsi="Times New Roman"/>
                <w:i/>
                <w:szCs w:val="28"/>
                <w:lang w:val="pt-BR"/>
              </w:rPr>
              <w:t>+Ngăn chặn bạo lực gia đình, xây dựng hạnh phúc bền vững.</w:t>
            </w:r>
          </w:p>
        </w:tc>
      </w:tr>
    </w:tbl>
    <w:p w:rsidR="00636BB3" w:rsidRPr="009B10CA" w:rsidRDefault="00636BB3" w:rsidP="00636BB3">
      <w:pPr>
        <w:jc w:val="both"/>
        <w:rPr>
          <w:rFonts w:ascii="Times New Roman" w:hAnsi="Times New Roman"/>
          <w:szCs w:val="28"/>
        </w:rPr>
      </w:pPr>
      <w:r w:rsidRPr="009B10CA">
        <w:rPr>
          <w:rFonts w:ascii="Times New Roman" w:hAnsi="Times New Roman"/>
          <w:szCs w:val="28"/>
          <w:bdr w:val="none" w:sz="0" w:space="0" w:color="auto" w:frame="1"/>
        </w:rPr>
        <w:t xml:space="preserve">- </w:t>
      </w:r>
      <w:r w:rsidRPr="009B10CA">
        <w:rPr>
          <w:rFonts w:ascii="Times New Roman" w:hAnsi="Times New Roman"/>
          <w:i/>
          <w:szCs w:val="28"/>
          <w:bdr w:val="none" w:sz="0" w:space="0" w:color="auto" w:frame="1"/>
        </w:rPr>
        <w:t>Thực hiện giải pháp giải quyết tình huống và nhận ra sự phù hợp hay không phù hợp của giải pháp thực hiện</w:t>
      </w:r>
    </w:p>
    <w:p w:rsidR="00636BB3" w:rsidRPr="009B10CA" w:rsidRDefault="00636BB3" w:rsidP="00636BB3">
      <w:pPr>
        <w:spacing w:line="276" w:lineRule="auto"/>
        <w:jc w:val="both"/>
        <w:rPr>
          <w:rFonts w:ascii="Times New Roman" w:hAnsi="Times New Roman"/>
          <w:color w:val="000000"/>
          <w:szCs w:val="28"/>
          <w:lang w:val="pt-BR"/>
        </w:rPr>
      </w:pPr>
      <w:r w:rsidRPr="009B10CA">
        <w:rPr>
          <w:rFonts w:ascii="Times New Roman" w:hAnsi="Times New Roman"/>
          <w:b/>
          <w:i/>
          <w:color w:val="FF0000"/>
          <w:szCs w:val="28"/>
          <w:u w:val="single"/>
          <w:lang w:val="pt-BR"/>
        </w:rPr>
        <w:t>2. Chúng  em làm hoạ sĩ</w:t>
      </w:r>
      <w:r w:rsidRPr="009B10CA">
        <w:rPr>
          <w:rFonts w:ascii="Times New Roman" w:hAnsi="Times New Roman"/>
          <w:b/>
          <w:i/>
          <w:color w:val="FF0000"/>
          <w:szCs w:val="28"/>
          <w:lang w:val="pt-BR"/>
        </w:rPr>
        <w:t>.( Trình bày ản phẩm của nhóm đã chuẩn bị ở nhà)( 5P)</w:t>
      </w:r>
    </w:p>
    <w:p w:rsidR="00636BB3" w:rsidRPr="009B10CA" w:rsidRDefault="00636BB3" w:rsidP="00636BB3">
      <w:pPr>
        <w:spacing w:line="276" w:lineRule="auto"/>
        <w:jc w:val="both"/>
        <w:rPr>
          <w:rFonts w:ascii="Times New Roman" w:hAnsi="Times New Roman"/>
          <w:szCs w:val="28"/>
          <w:lang w:val="sv-SE"/>
        </w:rPr>
      </w:pPr>
      <w:r w:rsidRPr="009B10CA">
        <w:rPr>
          <w:rFonts w:ascii="Times New Roman" w:hAnsi="Times New Roman"/>
          <w:szCs w:val="28"/>
          <w:lang w:val="sv-SE"/>
        </w:rPr>
        <w:t xml:space="preserve">- Vẽ tranh với đề tài: + </w:t>
      </w:r>
      <w:r w:rsidRPr="009B10CA">
        <w:rPr>
          <w:rFonts w:ascii="Times New Roman" w:hAnsi="Times New Roman"/>
          <w:b/>
          <w:i/>
          <w:szCs w:val="28"/>
          <w:lang w:val="sv-SE"/>
        </w:rPr>
        <w:t>Người mẹ kính yêu</w:t>
      </w:r>
      <w:r w:rsidRPr="009B10CA">
        <w:rPr>
          <w:rFonts w:ascii="Times New Roman" w:hAnsi="Times New Roman"/>
          <w:szCs w:val="28"/>
          <w:lang w:val="sv-SE"/>
        </w:rPr>
        <w:t>.</w:t>
      </w:r>
    </w:p>
    <w:p w:rsidR="00636BB3" w:rsidRPr="009B10CA" w:rsidRDefault="00636BB3" w:rsidP="00636BB3">
      <w:pPr>
        <w:spacing w:line="276" w:lineRule="auto"/>
        <w:jc w:val="both"/>
        <w:rPr>
          <w:rFonts w:ascii="Times New Roman" w:hAnsi="Times New Roman"/>
          <w:b/>
          <w:i/>
          <w:szCs w:val="28"/>
          <w:lang w:val="pt-BR"/>
        </w:rPr>
      </w:pPr>
      <w:r w:rsidRPr="009B10CA">
        <w:rPr>
          <w:rFonts w:ascii="Times New Roman" w:hAnsi="Times New Roman"/>
          <w:b/>
          <w:i/>
          <w:szCs w:val="28"/>
          <w:lang w:val="pt-BR"/>
        </w:rPr>
        <w:t xml:space="preserve">                                + Ngôi trường mơ ước</w:t>
      </w:r>
    </w:p>
    <w:p w:rsidR="00636BB3" w:rsidRPr="009B10CA" w:rsidRDefault="00636BB3" w:rsidP="00636BB3">
      <w:pPr>
        <w:spacing w:line="276" w:lineRule="auto"/>
        <w:jc w:val="both"/>
        <w:rPr>
          <w:rFonts w:ascii="Times New Roman" w:hAnsi="Times New Roman"/>
          <w:b/>
          <w:szCs w:val="28"/>
          <w:lang w:val="sv-SE"/>
        </w:rPr>
      </w:pPr>
      <w:r w:rsidRPr="009B10CA">
        <w:rPr>
          <w:rFonts w:ascii="Times New Roman" w:hAnsi="Times New Roman"/>
          <w:b/>
          <w:szCs w:val="28"/>
          <w:lang w:val="sv-SE"/>
        </w:rPr>
        <w:t>-  Tiêu chí đánh giá.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4"/>
        <w:gridCol w:w="4142"/>
      </w:tblGrid>
      <w:tr w:rsidR="00636BB3" w:rsidRPr="009B10CA" w:rsidTr="003B3DBD">
        <w:trPr>
          <w:trHeight w:val="2370"/>
        </w:trPr>
        <w:tc>
          <w:tcPr>
            <w:tcW w:w="5885" w:type="dxa"/>
          </w:tcPr>
          <w:p w:rsidR="00636BB3" w:rsidRPr="009B10CA" w:rsidRDefault="00636BB3" w:rsidP="003B3DBD">
            <w:pPr>
              <w:spacing w:line="276" w:lineRule="auto"/>
              <w:jc w:val="both"/>
              <w:rPr>
                <w:rFonts w:ascii="Times New Roman" w:hAnsi="Times New Roman"/>
                <w:b/>
                <w:i/>
                <w:szCs w:val="28"/>
                <w:lang w:val="sv-SE"/>
              </w:rPr>
            </w:pPr>
            <w:r w:rsidRPr="009B10CA">
              <w:rPr>
                <w:rFonts w:ascii="Times New Roman" w:hAnsi="Times New Roman"/>
                <w:b/>
                <w:i/>
                <w:szCs w:val="28"/>
                <w:lang w:val="sv-SE"/>
              </w:rPr>
              <w:t>- Gv nêu yêu cầu:</w:t>
            </w:r>
          </w:p>
          <w:p w:rsidR="00636BB3" w:rsidRPr="009B10CA" w:rsidRDefault="00636BB3" w:rsidP="003B3DBD">
            <w:pPr>
              <w:spacing w:line="276" w:lineRule="auto"/>
              <w:jc w:val="both"/>
              <w:rPr>
                <w:rFonts w:ascii="Times New Roman" w:hAnsi="Times New Roman"/>
                <w:szCs w:val="28"/>
                <w:lang w:val="sv-SE"/>
              </w:rPr>
            </w:pPr>
            <w:r w:rsidRPr="009B10CA">
              <w:rPr>
                <w:rFonts w:ascii="Times New Roman" w:hAnsi="Times New Roman"/>
                <w:szCs w:val="28"/>
                <w:lang w:val="sv-SE"/>
              </w:rPr>
              <w:t>- Đề tài: Sản phẩm đúng đề tài lựa chọn (2 điểm)</w:t>
            </w:r>
          </w:p>
          <w:p w:rsidR="00636BB3" w:rsidRPr="009B10CA" w:rsidRDefault="00636BB3" w:rsidP="003B3DBD">
            <w:pPr>
              <w:spacing w:line="276" w:lineRule="auto"/>
              <w:jc w:val="both"/>
              <w:rPr>
                <w:rFonts w:ascii="Times New Roman" w:hAnsi="Times New Roman"/>
                <w:szCs w:val="28"/>
                <w:lang w:val="sv-SE"/>
              </w:rPr>
            </w:pPr>
            <w:r w:rsidRPr="009B10CA">
              <w:rPr>
                <w:rFonts w:ascii="Times New Roman" w:hAnsi="Times New Roman"/>
                <w:szCs w:val="28"/>
                <w:lang w:val="sv-SE"/>
              </w:rPr>
              <w:t>- Nội dung: Thể hiện đúng kiến thức đã học trong chủ đề, có tính sáng tạo và thể hiện tình cảm, tư tưởng của bản thân. ( 5 điển)</w:t>
            </w:r>
          </w:p>
          <w:p w:rsidR="00636BB3" w:rsidRPr="009B10CA" w:rsidRDefault="00636BB3" w:rsidP="003B3DBD">
            <w:pPr>
              <w:spacing w:line="276" w:lineRule="auto"/>
              <w:jc w:val="both"/>
              <w:rPr>
                <w:rFonts w:ascii="Times New Roman" w:hAnsi="Times New Roman"/>
                <w:szCs w:val="28"/>
                <w:lang w:val="sv-SE"/>
              </w:rPr>
            </w:pPr>
            <w:r w:rsidRPr="009B10CA">
              <w:rPr>
                <w:rFonts w:ascii="Times New Roman" w:hAnsi="Times New Roman"/>
                <w:szCs w:val="28"/>
                <w:lang w:val="sv-SE"/>
              </w:rPr>
              <w:t>- Hình thức: Bố cục hợp lý, trình bày sạch đẹp, hấp dẫn. ( 3 điểm)</w:t>
            </w:r>
          </w:p>
        </w:tc>
        <w:tc>
          <w:tcPr>
            <w:tcW w:w="4142" w:type="dxa"/>
          </w:tcPr>
          <w:p w:rsidR="00636BB3" w:rsidRPr="009B10CA" w:rsidRDefault="00636BB3" w:rsidP="003B3DBD">
            <w:pPr>
              <w:spacing w:line="276" w:lineRule="auto"/>
              <w:jc w:val="both"/>
              <w:rPr>
                <w:rFonts w:ascii="Times New Roman" w:hAnsi="Times New Roman"/>
                <w:szCs w:val="28"/>
                <w:bdr w:val="none" w:sz="0" w:space="0" w:color="auto" w:frame="1"/>
                <w:lang w:val="sv-SE"/>
              </w:rPr>
            </w:pPr>
          </w:p>
          <w:p w:rsidR="00636BB3" w:rsidRPr="009B10CA" w:rsidRDefault="00636BB3" w:rsidP="003B3DBD">
            <w:pPr>
              <w:spacing w:line="276" w:lineRule="auto"/>
              <w:jc w:val="both"/>
              <w:rPr>
                <w:rFonts w:ascii="Times New Roman" w:hAnsi="Times New Roman"/>
                <w:szCs w:val="28"/>
                <w:bdr w:val="none" w:sz="0" w:space="0" w:color="auto" w:frame="1"/>
                <w:lang w:val="sv-SE"/>
              </w:rPr>
            </w:pPr>
          </w:p>
          <w:p w:rsidR="00636BB3" w:rsidRPr="009B10CA" w:rsidRDefault="00636BB3" w:rsidP="003B3DBD">
            <w:pPr>
              <w:spacing w:line="276" w:lineRule="auto"/>
              <w:jc w:val="both"/>
              <w:rPr>
                <w:rFonts w:ascii="Times New Roman" w:hAnsi="Times New Roman"/>
                <w:szCs w:val="28"/>
                <w:bdr w:val="none" w:sz="0" w:space="0" w:color="auto" w:frame="1"/>
                <w:lang w:val="sv-SE"/>
              </w:rPr>
            </w:pPr>
            <w:r w:rsidRPr="009B10CA">
              <w:rPr>
                <w:rFonts w:ascii="Times New Roman" w:hAnsi="Times New Roman"/>
                <w:szCs w:val="28"/>
                <w:bdr w:val="none" w:sz="0" w:space="0" w:color="auto" w:frame="1"/>
                <w:lang w:val="sv-SE"/>
              </w:rPr>
              <w:t>- Hs lựa chọn đề tài, nội dung, cách thức trình bày sản phẩm.</w:t>
            </w:r>
          </w:p>
          <w:p w:rsidR="00636BB3" w:rsidRPr="009B10CA" w:rsidRDefault="00636BB3" w:rsidP="003B3DBD">
            <w:pPr>
              <w:spacing w:line="276" w:lineRule="auto"/>
              <w:jc w:val="both"/>
              <w:rPr>
                <w:rFonts w:ascii="Times New Roman" w:hAnsi="Times New Roman"/>
                <w:szCs w:val="28"/>
                <w:bdr w:val="none" w:sz="0" w:space="0" w:color="auto" w:frame="1"/>
                <w:lang w:val="sv-SE"/>
              </w:rPr>
            </w:pPr>
            <w:r w:rsidRPr="009B10CA">
              <w:rPr>
                <w:rFonts w:ascii="Times New Roman" w:hAnsi="Times New Roman"/>
                <w:szCs w:val="28"/>
                <w:bdr w:val="none" w:sz="0" w:space="0" w:color="auto" w:frame="1"/>
                <w:lang w:val="sv-SE"/>
              </w:rPr>
              <w:t>- Chuẩn bị, tạo sản phẩm ở nhà.</w:t>
            </w:r>
          </w:p>
          <w:p w:rsidR="00636BB3" w:rsidRPr="009B10CA" w:rsidRDefault="00636BB3" w:rsidP="003B3DBD">
            <w:pPr>
              <w:spacing w:line="276" w:lineRule="auto"/>
              <w:jc w:val="both"/>
              <w:rPr>
                <w:rFonts w:ascii="Times New Roman" w:hAnsi="Times New Roman"/>
                <w:szCs w:val="28"/>
                <w:bdr w:val="none" w:sz="0" w:space="0" w:color="auto" w:frame="1"/>
              </w:rPr>
            </w:pPr>
            <w:r w:rsidRPr="009B10CA">
              <w:rPr>
                <w:rFonts w:ascii="Times New Roman" w:hAnsi="Times New Roman"/>
                <w:szCs w:val="28"/>
                <w:bdr w:val="none" w:sz="0" w:space="0" w:color="auto" w:frame="1"/>
              </w:rPr>
              <w:t>- Trình bày trước lớp.</w:t>
            </w:r>
          </w:p>
          <w:p w:rsidR="00636BB3" w:rsidRPr="009B10CA" w:rsidRDefault="00636BB3" w:rsidP="003B3DBD">
            <w:pPr>
              <w:spacing w:line="276" w:lineRule="auto"/>
              <w:jc w:val="both"/>
              <w:rPr>
                <w:rFonts w:ascii="Times New Roman" w:hAnsi="Times New Roman"/>
                <w:szCs w:val="28"/>
                <w:bdr w:val="none" w:sz="0" w:space="0" w:color="auto" w:frame="1"/>
              </w:rPr>
            </w:pPr>
          </w:p>
        </w:tc>
      </w:tr>
    </w:tbl>
    <w:p w:rsidR="00636BB3" w:rsidRPr="009B10CA" w:rsidRDefault="00636BB3" w:rsidP="00636BB3">
      <w:pPr>
        <w:spacing w:line="276" w:lineRule="auto"/>
        <w:jc w:val="both"/>
        <w:rPr>
          <w:rFonts w:ascii="Times New Roman" w:hAnsi="Times New Roman"/>
          <w:b/>
          <w:color w:val="0000FF"/>
          <w:szCs w:val="28"/>
          <w:u w:val="single"/>
          <w:lang w:val="pt-BR"/>
        </w:rPr>
      </w:pPr>
      <w:r w:rsidRPr="009B10CA">
        <w:rPr>
          <w:rFonts w:ascii="Times New Roman" w:hAnsi="Times New Roman"/>
          <w:b/>
          <w:color w:val="0000FF"/>
          <w:szCs w:val="28"/>
          <w:u w:val="single"/>
          <w:lang w:val="pt-BR"/>
        </w:rPr>
        <w:t>III. HOẠT ĐỘNG BỔ SUNG</w:t>
      </w:r>
      <w:r w:rsidRPr="009B10CA">
        <w:rPr>
          <w:rFonts w:ascii="Times New Roman" w:hAnsi="Times New Roman"/>
          <w:b/>
          <w:color w:val="0000CC"/>
          <w:szCs w:val="28"/>
          <w:lang w:val="pt-BR"/>
        </w:rPr>
        <w:t>( 6P )</w:t>
      </w:r>
    </w:p>
    <w:p w:rsidR="00636BB3" w:rsidRPr="009B10CA" w:rsidRDefault="00636BB3" w:rsidP="00636BB3">
      <w:pPr>
        <w:spacing w:line="276" w:lineRule="auto"/>
        <w:jc w:val="both"/>
        <w:rPr>
          <w:rFonts w:ascii="Times New Roman" w:hAnsi="Times New Roman"/>
          <w:b/>
          <w:i/>
          <w:color w:val="000000"/>
          <w:szCs w:val="28"/>
          <w:u w:val="single"/>
          <w:lang w:val="pt-BR"/>
        </w:rPr>
      </w:pPr>
      <w:r w:rsidRPr="009B10CA">
        <w:rPr>
          <w:rFonts w:ascii="Times New Roman" w:hAnsi="Times New Roman"/>
          <w:b/>
          <w:i/>
          <w:color w:val="000000"/>
          <w:szCs w:val="28"/>
          <w:u w:val="single"/>
          <w:lang w:val="pt-BR"/>
        </w:rPr>
        <w:t>(1). Tập làm nhà phê bình văn học</w:t>
      </w:r>
    </w:p>
    <w:p w:rsidR="00636BB3" w:rsidRPr="009B10CA" w:rsidRDefault="00636BB3" w:rsidP="00636BB3">
      <w:pPr>
        <w:spacing w:line="276" w:lineRule="auto"/>
        <w:jc w:val="both"/>
        <w:rPr>
          <w:rFonts w:ascii="Times New Roman" w:hAnsi="Times New Roman"/>
          <w:b/>
          <w:i/>
          <w:color w:val="000000"/>
          <w:szCs w:val="28"/>
          <w:lang w:val="pt-BR"/>
        </w:rPr>
      </w:pPr>
      <w:r w:rsidRPr="009B10CA">
        <w:rPr>
          <w:rFonts w:ascii="Times New Roman" w:hAnsi="Times New Roman"/>
          <w:color w:val="000000"/>
          <w:szCs w:val="28"/>
          <w:lang w:val="pt-BR"/>
        </w:rPr>
        <w:t xml:space="preserve">  Viết bài văn ngắn nêu suy nghĩ về nhận xét: </w:t>
      </w:r>
      <w:r w:rsidRPr="009B10CA">
        <w:rPr>
          <w:rFonts w:ascii="Times New Roman" w:hAnsi="Times New Roman"/>
          <w:b/>
          <w:i/>
          <w:color w:val="000000"/>
          <w:szCs w:val="28"/>
          <w:lang w:val="pt-BR"/>
        </w:rPr>
        <w:t>Nguyễn Hồng là nhà văn của phụ nữ và nhi đồng.</w:t>
      </w:r>
    </w:p>
    <w:p w:rsidR="00636BB3" w:rsidRPr="009B10CA" w:rsidRDefault="00636BB3" w:rsidP="00636BB3">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t xml:space="preserve">- Nội dung dựa vào kiến thức đã học và tham khảo tài liệu. </w:t>
      </w:r>
    </w:p>
    <w:p w:rsidR="00636BB3" w:rsidRPr="009B10CA" w:rsidRDefault="00636BB3" w:rsidP="00636BB3">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t>- Hình thức: bài văn khoảng 50 câu.</w:t>
      </w:r>
    </w:p>
    <w:p w:rsidR="00636BB3" w:rsidRPr="009B10CA" w:rsidRDefault="00636BB3" w:rsidP="00636BB3">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t>(2) Vẽ sơ đồ tư duy hệ thống kiến thức chủ đề.</w:t>
      </w:r>
    </w:p>
    <w:p w:rsidR="00636BB3" w:rsidRPr="009B10CA" w:rsidRDefault="00636BB3" w:rsidP="00636BB3">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lastRenderedPageBreak/>
        <w:t>(3) Chuẩn bị bài “Tức nước vỡ bờ ” theo yêu cầu SGK. Sưu tầm tư liệu, hình ảnh liên quan đến Ngô Tất Tố và tác phẩm “ Tắt đèn” . Xem phim “ Chị Dậu”.</w:t>
      </w:r>
    </w:p>
    <w:p w:rsidR="00636BB3" w:rsidRDefault="00C90336" w:rsidP="00C90336">
      <w:pPr>
        <w:spacing w:line="276" w:lineRule="auto"/>
        <w:rPr>
          <w:rFonts w:ascii="Times New Roman" w:hAnsi="Times New Roman"/>
          <w:b/>
          <w:color w:val="0000CC"/>
          <w:szCs w:val="28"/>
          <w:lang w:val="pt-BR"/>
        </w:rPr>
      </w:pPr>
      <w:r w:rsidRPr="009B10CA">
        <w:rPr>
          <w:rFonts w:ascii="Times New Roman" w:hAnsi="Times New Roman"/>
          <w:b/>
          <w:color w:val="0000CC"/>
          <w:szCs w:val="28"/>
          <w:lang w:val="pt-BR"/>
        </w:rPr>
        <w:t xml:space="preserve"> </w:t>
      </w:r>
    </w:p>
    <w:p w:rsidR="00636BB3" w:rsidRDefault="00636BB3" w:rsidP="00C90336">
      <w:pPr>
        <w:spacing w:line="276" w:lineRule="auto"/>
        <w:rPr>
          <w:rFonts w:ascii="Times New Roman" w:hAnsi="Times New Roman"/>
          <w:b/>
          <w:color w:val="0000CC"/>
          <w:szCs w:val="28"/>
          <w:lang w:val="pt-BR"/>
        </w:rPr>
      </w:pPr>
    </w:p>
    <w:p w:rsidR="00C90336" w:rsidRPr="009B10CA" w:rsidRDefault="00C90336" w:rsidP="00C90336">
      <w:pPr>
        <w:spacing w:line="276" w:lineRule="auto"/>
        <w:rPr>
          <w:rFonts w:ascii="Times New Roman" w:hAnsi="Times New Roman"/>
          <w:b/>
          <w:color w:val="0000CC"/>
          <w:szCs w:val="28"/>
          <w:lang w:val="pt-BR"/>
        </w:rPr>
      </w:pPr>
      <w:r w:rsidRPr="009B10CA">
        <w:rPr>
          <w:rFonts w:ascii="Times New Roman" w:hAnsi="Times New Roman"/>
          <w:b/>
          <w:color w:val="0000CC"/>
          <w:szCs w:val="28"/>
          <w:lang w:val="pt-BR"/>
        </w:rPr>
        <w:t>HOẠT ĐỘNG V. TÌM TÒI, SÁNG TẠO( 4P )</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Học thuộc nội dung phần ghi nhớ.</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pt-BR"/>
        </w:rPr>
        <w:t xml:space="preserve">- Hãy viết văn bản  với chủ đề: </w:t>
      </w:r>
      <w:r w:rsidRPr="009B10CA">
        <w:rPr>
          <w:rFonts w:ascii="Times New Roman" w:hAnsi="Times New Roman"/>
          <w:b/>
          <w:szCs w:val="28"/>
          <w:lang w:val="pt-BR"/>
        </w:rPr>
        <w:t xml:space="preserve">Ngôi trường mến yêu  </w:t>
      </w:r>
      <w:r w:rsidRPr="009B10CA">
        <w:rPr>
          <w:rFonts w:ascii="Times New Roman" w:hAnsi="Times New Roman"/>
          <w:szCs w:val="28"/>
          <w:lang w:val="pt-BR"/>
        </w:rPr>
        <w:t>hoặc vẽ tranh với chủ đề</w:t>
      </w:r>
      <w:r w:rsidRPr="009B10CA">
        <w:rPr>
          <w:rFonts w:ascii="Times New Roman" w:hAnsi="Times New Roman"/>
          <w:b/>
          <w:szCs w:val="28"/>
          <w:lang w:val="pt-BR"/>
        </w:rPr>
        <w:t>:</w:t>
      </w:r>
      <w:r w:rsidRPr="009B10CA">
        <w:rPr>
          <w:rFonts w:ascii="Times New Roman" w:hAnsi="Times New Roman"/>
          <w:b/>
          <w:i/>
          <w:szCs w:val="28"/>
          <w:lang w:val="pt-BR"/>
        </w:rPr>
        <w:t xml:space="preserve"> Ngôi trường mơ ước</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Phân tích tính thống nhất chủ đề của văn bản vừa viết ?</w:t>
      </w:r>
    </w:p>
    <w:p w:rsidR="00C90336" w:rsidRPr="009B10CA" w:rsidRDefault="00C90336" w:rsidP="00C90336">
      <w:pPr>
        <w:spacing w:line="276" w:lineRule="auto"/>
        <w:rPr>
          <w:rFonts w:ascii="Times New Roman" w:hAnsi="Times New Roman"/>
          <w:szCs w:val="28"/>
          <w:lang w:val="pt-BR"/>
        </w:rPr>
      </w:pPr>
      <w:r w:rsidRPr="009B10CA">
        <w:rPr>
          <w:rFonts w:ascii="Times New Roman" w:hAnsi="Times New Roman"/>
          <w:szCs w:val="28"/>
          <w:lang w:val="pt-BR"/>
        </w:rPr>
        <w:t>- Chuẩn bị bài:  Bố cục của văn bản.</w:t>
      </w:r>
    </w:p>
    <w:p w:rsidR="00C90336" w:rsidRPr="009B10CA" w:rsidRDefault="00C90336" w:rsidP="00C90336">
      <w:pPr>
        <w:spacing w:line="276" w:lineRule="auto"/>
        <w:jc w:val="center"/>
        <w:rPr>
          <w:rFonts w:ascii="Times New Roman" w:hAnsi="Times New Roman"/>
          <w:szCs w:val="28"/>
        </w:rPr>
      </w:pPr>
      <w:r w:rsidRPr="009B10CA">
        <w:rPr>
          <w:rFonts w:ascii="Times New Roman" w:hAnsi="Times New Roman"/>
          <w:szCs w:val="28"/>
        </w:rPr>
        <w:t>---------------------</w:t>
      </w:r>
    </w:p>
    <w:p w:rsidR="00C90336" w:rsidRDefault="00C90336"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Default="00D8691D" w:rsidP="00C90336">
      <w:pPr>
        <w:spacing w:line="276" w:lineRule="auto"/>
        <w:jc w:val="both"/>
        <w:rPr>
          <w:rFonts w:ascii="Times New Roman" w:hAnsi="Times New Roman"/>
          <w:b/>
          <w:color w:val="0000CC"/>
          <w:szCs w:val="28"/>
        </w:rPr>
      </w:pPr>
    </w:p>
    <w:p w:rsidR="00D8691D" w:rsidRPr="009B10CA" w:rsidRDefault="00D8691D" w:rsidP="00C90336">
      <w:pPr>
        <w:spacing w:line="276" w:lineRule="auto"/>
        <w:jc w:val="both"/>
        <w:rPr>
          <w:rFonts w:ascii="Times New Roman" w:hAnsi="Times New Roman"/>
          <w:b/>
          <w:color w:val="0000CC"/>
          <w:szCs w:val="28"/>
        </w:rPr>
      </w:pPr>
    </w:p>
    <w:p w:rsidR="00C90336" w:rsidRPr="009B10CA" w:rsidRDefault="00C90336" w:rsidP="00C90336">
      <w:pPr>
        <w:spacing w:line="276" w:lineRule="auto"/>
        <w:jc w:val="both"/>
        <w:rPr>
          <w:rFonts w:ascii="Times New Roman" w:hAnsi="Times New Roman"/>
          <w:b/>
          <w:color w:val="0000CC"/>
          <w:szCs w:val="28"/>
        </w:rPr>
      </w:pPr>
    </w:p>
    <w:tbl>
      <w:tblPr>
        <w:tblW w:w="0" w:type="auto"/>
        <w:tblLook w:val="01E0" w:firstRow="1" w:lastRow="1" w:firstColumn="1" w:lastColumn="1" w:noHBand="0" w:noVBand="0"/>
      </w:tblPr>
      <w:tblGrid>
        <w:gridCol w:w="2851"/>
        <w:gridCol w:w="7175"/>
      </w:tblGrid>
      <w:tr w:rsidR="00C90336" w:rsidRPr="009B10CA" w:rsidTr="00C90336">
        <w:tc>
          <w:tcPr>
            <w:tcW w:w="2879" w:type="dxa"/>
          </w:tcPr>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b/>
                <w:i/>
                <w:szCs w:val="28"/>
                <w:lang w:val="pt-BR"/>
              </w:rPr>
              <w:t>Tiết 6</w:t>
            </w:r>
          </w:p>
          <w:p w:rsidR="00C90336" w:rsidRPr="009B10CA" w:rsidRDefault="00C90336" w:rsidP="00C90336">
            <w:pPr>
              <w:spacing w:line="276" w:lineRule="auto"/>
              <w:jc w:val="both"/>
              <w:rPr>
                <w:rFonts w:ascii="Times New Roman" w:hAnsi="Times New Roman"/>
                <w:szCs w:val="28"/>
                <w:lang w:val="pt-BR"/>
              </w:rPr>
            </w:pPr>
          </w:p>
        </w:tc>
        <w:tc>
          <w:tcPr>
            <w:tcW w:w="7258" w:type="dxa"/>
          </w:tcPr>
          <w:p w:rsidR="00C90336" w:rsidRPr="009B10CA" w:rsidRDefault="00636BB3" w:rsidP="00636BB3">
            <w:pPr>
              <w:spacing w:line="276" w:lineRule="auto"/>
              <w:rPr>
                <w:rFonts w:ascii="Times New Roman" w:hAnsi="Times New Roman"/>
                <w:b/>
                <w:szCs w:val="28"/>
                <w:lang w:val="pt-BR"/>
              </w:rPr>
            </w:pPr>
            <w:r>
              <w:rPr>
                <w:rFonts w:ascii="Times New Roman" w:hAnsi="Times New Roman"/>
                <w:b/>
                <w:szCs w:val="28"/>
                <w:lang w:val="pt-BR"/>
              </w:rPr>
              <w:t xml:space="preserve"> </w:t>
            </w:r>
            <w:r w:rsidR="00C90336" w:rsidRPr="009B10CA">
              <w:rPr>
                <w:rFonts w:ascii="Times New Roman" w:hAnsi="Times New Roman"/>
                <w:b/>
                <w:szCs w:val="28"/>
                <w:lang w:val="pt-BR"/>
              </w:rPr>
              <w:t>BỐ C</w:t>
            </w:r>
            <w:r>
              <w:rPr>
                <w:rFonts w:ascii="Times New Roman" w:hAnsi="Times New Roman"/>
                <w:b/>
                <w:szCs w:val="28"/>
                <w:lang w:val="pt-BR"/>
              </w:rPr>
              <w:t xml:space="preserve">ỤC CỦA VĂN BẢN </w:t>
            </w:r>
          </w:p>
        </w:tc>
      </w:tr>
    </w:tbl>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A.</w:t>
      </w:r>
      <w:r w:rsidR="00D8691D">
        <w:rPr>
          <w:rFonts w:ascii="Times New Roman" w:hAnsi="Times New Roman"/>
          <w:b/>
          <w:color w:val="FF0000"/>
          <w:szCs w:val="28"/>
          <w:lang w:val="pt-BR"/>
        </w:rPr>
        <w:t xml:space="preserve"> </w:t>
      </w:r>
      <w:r w:rsidRPr="009B10CA">
        <w:rPr>
          <w:rFonts w:ascii="Times New Roman" w:hAnsi="Times New Roman"/>
          <w:b/>
          <w:color w:val="FF0000"/>
          <w:szCs w:val="28"/>
          <w:lang w:val="pt-BR"/>
        </w:rPr>
        <w:t>MỤC TIÊU:</w:t>
      </w:r>
    </w:p>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b/>
          <w:i/>
          <w:szCs w:val="28"/>
          <w:lang w:val="pt-BR"/>
        </w:rPr>
        <w:t>1. Kiến thức:</w:t>
      </w:r>
      <w:r w:rsidRPr="009B10CA">
        <w:rPr>
          <w:rFonts w:ascii="Times New Roman" w:hAnsi="Times New Roman"/>
          <w:szCs w:val="28"/>
          <w:lang w:val="pt-BR"/>
        </w:rPr>
        <w:t xml:space="preserve"> Hướng dẫn học sinh nắm được bố cục của văn bản và tác dụng của nó. Đặc biệt là cách sắp xếp nội dung trong phần thân bài.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b/>
          <w:i/>
          <w:szCs w:val="28"/>
          <w:lang w:val="pt-BR"/>
        </w:rPr>
        <w:t>2. Kĩ năng:</w:t>
      </w:r>
      <w:r w:rsidRPr="009B10CA">
        <w:rPr>
          <w:rFonts w:ascii="Times New Roman" w:hAnsi="Times New Roman"/>
          <w:szCs w:val="28"/>
          <w:lang w:val="pt-BR"/>
        </w:rPr>
        <w:t xml:space="preserve"> - Biết cách xây dựng văn bản mạch lạc, phù hợp với đối tượng  phản ánh , ý đồ giao tiếp của người viết và nhận thức của người đọc. Rèn kỹ năng sắp xếp bố cục văn bản. Vận dụng trong qua strình Đọc - Hiểu VB.</w:t>
      </w:r>
    </w:p>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b/>
          <w:i/>
          <w:szCs w:val="28"/>
          <w:lang w:val="pt-BR"/>
        </w:rPr>
        <w:t>3. Thái độ, tình cảm:</w:t>
      </w:r>
    </w:p>
    <w:p w:rsidR="00C90336" w:rsidRPr="009B10CA" w:rsidRDefault="00C90336" w:rsidP="00C90336">
      <w:pPr>
        <w:spacing w:line="276" w:lineRule="auto"/>
        <w:jc w:val="both"/>
        <w:rPr>
          <w:rFonts w:ascii="Times New Roman" w:hAnsi="Times New Roman"/>
          <w:b/>
          <w:szCs w:val="28"/>
          <w:u w:val="single"/>
          <w:lang w:val="pt-BR"/>
        </w:rPr>
      </w:pPr>
      <w:r w:rsidRPr="009B10CA">
        <w:rPr>
          <w:rFonts w:ascii="Times New Roman" w:hAnsi="Times New Roman"/>
          <w:szCs w:val="28"/>
          <w:lang w:val="pt-BR"/>
        </w:rPr>
        <w:t>Giáo dục các em ý thức học tập tốt.</w:t>
      </w:r>
    </w:p>
    <w:p w:rsidR="00C90336" w:rsidRPr="009B10CA" w:rsidRDefault="00C90336" w:rsidP="00C90336">
      <w:pPr>
        <w:spacing w:line="276" w:lineRule="auto"/>
        <w:jc w:val="both"/>
        <w:rPr>
          <w:rFonts w:ascii="Times New Roman" w:hAnsi="Times New Roman"/>
          <w:b/>
          <w:i/>
          <w:szCs w:val="28"/>
          <w:u w:val="single"/>
          <w:lang w:val="pt-BR"/>
        </w:rPr>
      </w:pPr>
      <w:r w:rsidRPr="009B10CA">
        <w:rPr>
          <w:rFonts w:ascii="Times New Roman" w:hAnsi="Times New Roman"/>
          <w:b/>
          <w:szCs w:val="28"/>
          <w:lang w:val="da-DK"/>
        </w:rPr>
        <w:t xml:space="preserve"> </w:t>
      </w: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B. CHUẨN BỊ</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Theo yêu cầu SGK.              - Sơ đồ tư duy</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lastRenderedPageBreak/>
        <w:t>C. PHƯƠNG PHÁP/ KỸ THUẬT DẠY HỌC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-Kĩ thuật động não, thảo luận:                                  - Kĩ thuật trình bày một phút: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Kĩ thụât viết tích cực: Hs viết các đoạn văn .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PP trực quan, vấn đáp, thuyết trình, nêu vấn đề ...</w:t>
      </w:r>
      <w:r w:rsidRPr="009B10CA">
        <w:rPr>
          <w:rFonts w:ascii="Times New Roman" w:hAnsi="Times New Roman"/>
          <w:szCs w:val="28"/>
          <w:lang w:val="it-IT"/>
        </w:rPr>
        <w:t xml:space="preserve">                                           </w:t>
      </w:r>
      <w:r w:rsidRPr="009B10CA">
        <w:rPr>
          <w:rFonts w:ascii="Times New Roman" w:hAnsi="Times New Roman"/>
          <w:szCs w:val="28"/>
          <w:lang w:val="pt-BR"/>
        </w:rPr>
        <w:t xml:space="preserve">                                                                                           </w:t>
      </w:r>
    </w:p>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( 1P )</w:t>
      </w:r>
    </w:p>
    <w:p w:rsidR="00C90336" w:rsidRPr="009B10CA" w:rsidRDefault="00C90336" w:rsidP="00C90336">
      <w:pPr>
        <w:spacing w:line="276" w:lineRule="auto"/>
        <w:jc w:val="both"/>
        <w:rPr>
          <w:rFonts w:ascii="Times New Roman" w:hAnsi="Times New Roman"/>
          <w:b/>
          <w:i/>
          <w:color w:val="0000CC"/>
          <w:szCs w:val="28"/>
          <w:lang w:val="pt-BR"/>
        </w:rPr>
      </w:pPr>
      <w:r w:rsidRPr="009B10CA">
        <w:rPr>
          <w:rFonts w:ascii="Times New Roman" w:hAnsi="Times New Roman"/>
          <w:i/>
          <w:szCs w:val="28"/>
          <w:u w:val="single"/>
          <w:lang w:val="pt-BR"/>
        </w:rPr>
        <w:t xml:space="preserve">   </w:t>
      </w:r>
      <w:r w:rsidRPr="009B10CA">
        <w:rPr>
          <w:rFonts w:ascii="Times New Roman" w:hAnsi="Times New Roman"/>
          <w:szCs w:val="28"/>
          <w:lang w:val="pt-BR"/>
        </w:rPr>
        <w:t xml:space="preserve">  </w:t>
      </w:r>
      <w:r w:rsidRPr="009B10CA">
        <w:rPr>
          <w:rFonts w:ascii="Times New Roman" w:hAnsi="Times New Roman"/>
          <w:i/>
          <w:szCs w:val="28"/>
          <w:lang w:val="pt-BR"/>
        </w:rPr>
        <w:t>Mỗi văn bản đều được bố trí, sắp xếp như một công trình kiến trúc. Và ở mỗi kiểu văn bản lại có những cách sắp xếp khác nhau. Nhưng thông thường văn bản có bố cục như thế nào? Cách sắp xếp phần thân bài ra sao cho hợp lí? Để trả  lời câu hỏi đó, chúng ta đi tìm hiểu bài.</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II. HÌNH THÀNH KIẾN THỨC( 15P )</w:t>
      </w:r>
    </w:p>
    <w:p w:rsidR="00C90336" w:rsidRPr="009B10CA" w:rsidRDefault="00C90336" w:rsidP="00C90336">
      <w:pPr>
        <w:spacing w:line="276" w:lineRule="auto"/>
        <w:jc w:val="both"/>
        <w:rPr>
          <w:rFonts w:ascii="Times New Roman" w:hAnsi="Times New Roman"/>
          <w:b/>
          <w:i/>
          <w:szCs w:val="28"/>
          <w:u w:val="single"/>
        </w:rPr>
      </w:pPr>
      <w:r w:rsidRPr="009B10CA">
        <w:rPr>
          <w:rFonts w:ascii="Times New Roman" w:hAnsi="Times New Roman"/>
          <w:b/>
          <w:i/>
          <w:szCs w:val="28"/>
          <w:u w:val="single"/>
        </w:rPr>
        <w:t>I-Bố cục của văn bản</w:t>
      </w:r>
      <w:r w:rsidRPr="009B10CA">
        <w:rPr>
          <w:rFonts w:ascii="Times New Roman" w:hAnsi="Times New Roman"/>
          <w:b/>
          <w:color w:val="0000CC"/>
          <w:szCs w:val="28"/>
          <w:lang w:val="pt-BR"/>
        </w:rPr>
        <w:t>( 5P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807"/>
      </w:tblGrid>
      <w:tr w:rsidR="00C90336" w:rsidRPr="009B10CA" w:rsidTr="00C90336">
        <w:trPr>
          <w:trHeight w:val="384"/>
        </w:trPr>
        <w:tc>
          <w:tcPr>
            <w:tcW w:w="4077"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807"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077"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(1)</w:t>
            </w:r>
            <w:r w:rsidRPr="009B10CA">
              <w:rPr>
                <w:rFonts w:ascii="Times New Roman" w:hAnsi="Times New Roman"/>
                <w:szCs w:val="28"/>
              </w:rPr>
              <w:t xml:space="preserve"> HS đọc văn bản SGK</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lang w:val="pt-BR"/>
              </w:rPr>
              <w:t>(2)</w:t>
            </w:r>
            <w:r w:rsidRPr="009B10CA">
              <w:rPr>
                <w:rFonts w:ascii="Times New Roman" w:hAnsi="Times New Roman"/>
                <w:szCs w:val="28"/>
              </w:rPr>
              <w:t xml:space="preserve"> Văn bản trên chia làm mấy phần? Chỉ ra các phần đó ?  Nêu nhiệm vụ từng phần?</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(3) Phân tích mối quan hệ giữa các phần trong văn bản?</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(4)  Qua phân tích, em rút ra kết luận gì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suy nghĩ- phân tích ví dụ</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-Xung phong trả lời câu hỏi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Khái quát kiến thức</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Tham gia nhận xét, đánh giá, bổ sung...</w:t>
            </w:r>
          </w:p>
          <w:p w:rsidR="00C90336" w:rsidRPr="009B10CA" w:rsidRDefault="00C90336" w:rsidP="00C90336">
            <w:pPr>
              <w:spacing w:line="276" w:lineRule="auto"/>
              <w:jc w:val="both"/>
              <w:rPr>
                <w:rFonts w:ascii="Times New Roman" w:hAnsi="Times New Roman"/>
                <w:szCs w:val="28"/>
                <w:lang w:val="pt-BR"/>
              </w:rPr>
            </w:pP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pt-BR"/>
              </w:rPr>
              <w:t xml:space="preserve"> HS đọc ghi nhớ SGK</w:t>
            </w:r>
          </w:p>
        </w:tc>
        <w:tc>
          <w:tcPr>
            <w:tcW w:w="5807" w:type="dxa"/>
          </w:tcPr>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b/>
                <w:szCs w:val="28"/>
                <w:u w:val="single"/>
                <w:lang w:val="sv-SE"/>
              </w:rPr>
              <w:t>a-Dẫn chứng</w:t>
            </w:r>
            <w:r w:rsidRPr="009B10CA">
              <w:rPr>
                <w:rFonts w:ascii="Times New Roman" w:hAnsi="Times New Roman"/>
                <w:szCs w:val="28"/>
                <w:lang w:val="sv-SE"/>
              </w:rPr>
              <w:t>:“ Người thầy đạo cao đức trọng”</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sidRPr="009B10CA">
              <w:rPr>
                <w:rFonts w:ascii="Times New Roman" w:hAnsi="Times New Roman"/>
                <w:b/>
                <w:szCs w:val="28"/>
                <w:u w:val="single"/>
                <w:lang w:val="sv-SE"/>
              </w:rPr>
              <w:t>b- Nhận xét</w:t>
            </w:r>
            <w:r w:rsidRPr="009B10CA">
              <w:rPr>
                <w:rFonts w:ascii="Times New Roman" w:hAnsi="Times New Roman"/>
                <w:szCs w:val="28"/>
                <w:lang w:val="sv-SE"/>
              </w:rPr>
              <w:t>:</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Văn bản trên có 3 phần: Mở - Thân - kết bài</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Nhiệm vụ từng phần:</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Mở: Giới thiệu chung về nhân vật </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thân: nêu rõ đạo cao, đức trọng của nhân vật.</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Kết: Nêu cảm nghĩ về nhân vật </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MQH giữa các phần trong văn bản: phần 1 nêu khái quát, phần thân làm rõ cho phần mở, phần kết làm nhiệm vụ tôn cao và nhấm mạnh thêm cho phần mở và phần thân.</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=&gt; Bố cục văn bản là sự tổ chức các đoạn văn thể hiện chủ đề. Văn bản có bố cục 3 phần. Mỗi phần có nhiệm vụ riêng nhưng lại có mối quan hệ khăng khít với nhau để bổ sung hỗ trợ cho nhau.</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u w:val="single"/>
              </w:rPr>
              <w:t>* Ghi nhớ</w:t>
            </w:r>
            <w:r w:rsidRPr="009B10CA">
              <w:rPr>
                <w:rFonts w:ascii="Times New Roman" w:hAnsi="Times New Roman"/>
                <w:szCs w:val="28"/>
              </w:rPr>
              <w:t xml:space="preserve">: SGK </w:t>
            </w:r>
          </w:p>
        </w:tc>
      </w:tr>
    </w:tbl>
    <w:p w:rsidR="00C90336" w:rsidRPr="009B10CA" w:rsidRDefault="00C90336" w:rsidP="00C90336">
      <w:pPr>
        <w:spacing w:line="276" w:lineRule="auto"/>
        <w:jc w:val="both"/>
        <w:rPr>
          <w:rFonts w:ascii="Times New Roman" w:hAnsi="Times New Roman"/>
          <w:b/>
          <w:bCs/>
          <w:color w:val="FF0000"/>
          <w:szCs w:val="28"/>
          <w:lang w:val="da-DK"/>
        </w:rPr>
      </w:pPr>
      <w:r w:rsidRPr="009B10CA">
        <w:rPr>
          <w:rFonts w:ascii="Times New Roman" w:hAnsi="Times New Roman"/>
          <w:b/>
          <w:i/>
          <w:szCs w:val="28"/>
        </w:rPr>
        <w:t>II-Cách bố trí sắp xếp nội dung phần thân bài của văn bản</w:t>
      </w:r>
      <w:r w:rsidRPr="009B10CA">
        <w:rPr>
          <w:rFonts w:ascii="Times New Roman" w:hAnsi="Times New Roman"/>
          <w:b/>
          <w:color w:val="0000CC"/>
          <w:szCs w:val="28"/>
          <w:lang w:val="pt-BR"/>
        </w:rPr>
        <w:t>( 10P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807"/>
      </w:tblGrid>
      <w:tr w:rsidR="00C90336" w:rsidRPr="009B10CA" w:rsidTr="00C90336">
        <w:trPr>
          <w:trHeight w:val="384"/>
        </w:trPr>
        <w:tc>
          <w:tcPr>
            <w:tcW w:w="4077"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807"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077" w:type="dxa"/>
          </w:tcPr>
          <w:p w:rsidR="00C90336" w:rsidRPr="009B10CA" w:rsidRDefault="00C90336" w:rsidP="00C90336">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HOẠT ĐỘNG CHUNG CẢ LỚP</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rPr>
              <w:t>(1) VB “  Tôi đi học “ được bố trí sắp xếp theo trình tự nào?</w:t>
            </w:r>
          </w:p>
          <w:p w:rsidR="00C90336" w:rsidRPr="009B10CA" w:rsidRDefault="00C90336" w:rsidP="00C90336">
            <w:pPr>
              <w:jc w:val="both"/>
              <w:rPr>
                <w:rFonts w:ascii="Times New Roman" w:hAnsi="Times New Roman"/>
                <w:szCs w:val="28"/>
                <w:lang w:val="pt-BR"/>
              </w:rPr>
            </w:pP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GV hướng dẫn HS tìm hiểu đoạn trích “ Trong lòng mẹ” của </w:t>
            </w:r>
            <w:r w:rsidRPr="009B10CA">
              <w:rPr>
                <w:rFonts w:ascii="Times New Roman" w:hAnsi="Times New Roman"/>
                <w:szCs w:val="28"/>
                <w:lang w:val="pt-BR"/>
              </w:rPr>
              <w:lastRenderedPageBreak/>
              <w:t xml:space="preserve">Nguyên Hồng. </w:t>
            </w:r>
          </w:p>
          <w:p w:rsidR="00C90336" w:rsidRPr="009B10CA" w:rsidRDefault="00C90336" w:rsidP="00C90336">
            <w:pPr>
              <w:spacing w:line="276" w:lineRule="auto"/>
              <w:jc w:val="both"/>
              <w:rPr>
                <w:rFonts w:ascii="Times New Roman" w:hAnsi="Times New Roman"/>
                <w:szCs w:val="28"/>
                <w:lang w:val="pt-BR"/>
              </w:rPr>
            </w:pP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(2) Diễn biến tâm trạng của bé Hồng qua phần thân bài?</w:t>
            </w:r>
          </w:p>
          <w:p w:rsidR="00C90336" w:rsidRPr="009B10CA" w:rsidRDefault="00C90336" w:rsidP="00C90336">
            <w:pPr>
              <w:spacing w:line="276" w:lineRule="auto"/>
              <w:jc w:val="both"/>
              <w:rPr>
                <w:rFonts w:ascii="Times New Roman" w:hAnsi="Times New Roman"/>
                <w:szCs w:val="28"/>
                <w:lang w:val="pt-BR"/>
              </w:rPr>
            </w:pP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(3) Khi tả người, phong cảnh, vật, em sẽ tả theo trình tự nào?</w:t>
            </w:r>
          </w:p>
          <w:p w:rsidR="00C90336" w:rsidRPr="009B10CA" w:rsidRDefault="00C90336" w:rsidP="00C90336">
            <w:pPr>
              <w:spacing w:line="276" w:lineRule="auto"/>
              <w:jc w:val="both"/>
              <w:rPr>
                <w:rFonts w:ascii="Times New Roman" w:hAnsi="Times New Roman"/>
                <w:szCs w:val="28"/>
                <w:lang w:val="pt-BR"/>
              </w:rPr>
            </w:pP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(4)  Cách sắp xếp các sự việc trong văn bản “ người thày đạo cao đức trọng “?</w:t>
            </w:r>
          </w:p>
          <w:p w:rsidR="00C90336" w:rsidRPr="009B10CA" w:rsidRDefault="00C90336" w:rsidP="00C90336">
            <w:pPr>
              <w:spacing w:line="276" w:lineRule="auto"/>
              <w:jc w:val="both"/>
              <w:rPr>
                <w:rFonts w:ascii="Times New Roman" w:hAnsi="Times New Roman"/>
                <w:szCs w:val="28"/>
                <w:lang w:val="pt-BR"/>
              </w:rPr>
            </w:pPr>
          </w:p>
          <w:p w:rsidR="00C90336" w:rsidRPr="009B10CA" w:rsidRDefault="00C90336" w:rsidP="00C90336">
            <w:pPr>
              <w:tabs>
                <w:tab w:val="center" w:pos="4320"/>
                <w:tab w:val="right" w:pos="8640"/>
              </w:tabs>
              <w:spacing w:line="276" w:lineRule="auto"/>
              <w:jc w:val="both"/>
              <w:rPr>
                <w:rFonts w:ascii="Times New Roman" w:hAnsi="Times New Roman"/>
                <w:szCs w:val="28"/>
                <w:lang w:val="pt-BR"/>
              </w:rPr>
            </w:pPr>
            <w:r w:rsidRPr="009B10CA">
              <w:rPr>
                <w:rFonts w:ascii="Times New Roman" w:hAnsi="Times New Roman"/>
                <w:szCs w:val="28"/>
                <w:lang w:val="pt-BR"/>
              </w:rPr>
              <w:t>(5)  Nêu cách sắp xếp nội dung phần thân bài của văn bản nói chung?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Gọi HS trả lời câu hỏi</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HS tham gia nhận xét, đánh giá, bổ sung...</w:t>
            </w:r>
          </w:p>
          <w:p w:rsidR="00C90336" w:rsidRPr="009B10CA" w:rsidRDefault="00C90336" w:rsidP="00C90336">
            <w:pPr>
              <w:tabs>
                <w:tab w:val="center" w:pos="4320"/>
                <w:tab w:val="right" w:pos="8640"/>
              </w:tabs>
              <w:spacing w:line="276" w:lineRule="auto"/>
              <w:jc w:val="both"/>
              <w:rPr>
                <w:rFonts w:ascii="Times New Roman" w:hAnsi="Times New Roman"/>
                <w:b/>
                <w:szCs w:val="28"/>
                <w:lang w:val="pt-BR"/>
              </w:rPr>
            </w:pPr>
            <w:r w:rsidRPr="009B10CA">
              <w:rPr>
                <w:rFonts w:ascii="Times New Roman" w:hAnsi="Times New Roman"/>
                <w:szCs w:val="28"/>
                <w:lang w:val="pt-BR"/>
              </w:rPr>
              <w:t>- GV tổng hợp , bổ  sung, kết luận.</w:t>
            </w:r>
          </w:p>
        </w:tc>
        <w:tc>
          <w:tcPr>
            <w:tcW w:w="5807" w:type="dxa"/>
          </w:tcPr>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lastRenderedPageBreak/>
              <w:t>VB “  Tôi đi học “ sắp xếp theo sự hồi tưởng..</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Cảm xúc sắp xếp theo thứ tự  thời gian, không gian.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Sắp xếp theo sự liên tưởng đối lập: Con đường, ngôi trường...</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Đoạn trích “ Trong lòng mẹ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Những phản ứng tâm lý của chú bé khi bà cô </w:t>
            </w:r>
            <w:r w:rsidRPr="009B10CA">
              <w:rPr>
                <w:rFonts w:ascii="Times New Roman" w:hAnsi="Times New Roman"/>
                <w:szCs w:val="28"/>
              </w:rPr>
              <w:lastRenderedPageBreak/>
              <w:t>nói xấu, xúc phạm đến người mẹ.</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 Những cảm giác sung sướng cực điểm khi đột nhiên  gặp lại mẹ và được yêu thương, ấp ủ trong lòng.</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Tả người: Hình dáng-&gt; Nội tâm</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Tả vật: Hình dáng -&gt; Tính nết</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Phong cảnh: Gần -&gt; xa, chung -&gt; riêng...</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VB “ Người thày đạo cao đức trọng “</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 Dạy giỏi: Học trò theo đông.</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 Biết can ngăn, tránh điều xấu</w:t>
            </w: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xml:space="preserve">     + Học trò biết giữ lễ, thày nghiêm khắc ..</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=&gt; Thân bài được trình bày một cách mạch lạc. Có thể theo trình tự:+  Thời gian, không gian</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xml:space="preserve">+ Theo sự phát triển của sự việc </w:t>
            </w:r>
          </w:p>
          <w:p w:rsidR="00C90336" w:rsidRPr="009B10CA" w:rsidRDefault="00C90336" w:rsidP="00C90336">
            <w:pPr>
              <w:tabs>
                <w:tab w:val="center" w:pos="4320"/>
                <w:tab w:val="right" w:pos="8640"/>
              </w:tabs>
              <w:spacing w:line="276" w:lineRule="auto"/>
              <w:jc w:val="both"/>
              <w:rPr>
                <w:rFonts w:ascii="Times New Roman" w:hAnsi="Times New Roman"/>
                <w:szCs w:val="28"/>
              </w:rPr>
            </w:pPr>
            <w:r w:rsidRPr="009B10CA">
              <w:rPr>
                <w:rFonts w:ascii="Times New Roman" w:hAnsi="Times New Roman"/>
                <w:szCs w:val="28"/>
              </w:rPr>
              <w:t>+ Mạch suy luận</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rPr>
              <w:t>=&gt; Phù hợp với chủ đề văn bản và sự tiếp nhận của người đọc.</w:t>
            </w:r>
          </w:p>
        </w:tc>
      </w:tr>
    </w:tbl>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lastRenderedPageBreak/>
        <w:t>HOẠT ĐỘNG III. LUYỆN TẬP( 4P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5665"/>
      </w:tblGrid>
      <w:tr w:rsidR="00C90336" w:rsidRPr="009B10CA" w:rsidTr="00C90336">
        <w:trPr>
          <w:trHeight w:val="384"/>
        </w:trPr>
        <w:tc>
          <w:tcPr>
            <w:tcW w:w="4219"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665" w:type="dxa"/>
          </w:tcPr>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C90336" w:rsidRPr="009B10CA" w:rsidTr="00C90336">
        <w:trPr>
          <w:trHeight w:val="307"/>
        </w:trPr>
        <w:tc>
          <w:tcPr>
            <w:tcW w:w="4219" w:type="dxa"/>
          </w:tcPr>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szCs w:val="28"/>
              </w:rPr>
              <w:t>- Gọi HS đọc bài tập 1.</w:t>
            </w:r>
          </w:p>
          <w:p w:rsidR="00C90336" w:rsidRPr="009B10CA" w:rsidRDefault="00C90336" w:rsidP="00C90336">
            <w:pPr>
              <w:spacing w:line="276" w:lineRule="auto"/>
              <w:jc w:val="both"/>
              <w:rPr>
                <w:rFonts w:ascii="Times New Roman" w:hAnsi="Times New Roman"/>
                <w:b/>
                <w:color w:val="FF0000"/>
                <w:szCs w:val="28"/>
                <w:lang w:val="da-DK"/>
              </w:rPr>
            </w:pPr>
            <w:r w:rsidRPr="009B10CA">
              <w:rPr>
                <w:rFonts w:ascii="Times New Roman" w:hAnsi="Times New Roman"/>
                <w:b/>
                <w:color w:val="FF0000"/>
                <w:szCs w:val="28"/>
                <w:lang w:val="da-DK"/>
              </w:rPr>
              <w:t>HOẠT ĐỘNG NHÓM</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Giao nhiệm vụ cho các nhóm :</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1-2: phần a.</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3-4: phần b</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C90336" w:rsidRPr="009B10CA" w:rsidRDefault="00C90336" w:rsidP="00C90336">
            <w:pPr>
              <w:spacing w:line="276" w:lineRule="auto"/>
              <w:jc w:val="both"/>
              <w:rPr>
                <w:rFonts w:ascii="Times New Roman" w:hAnsi="Times New Roman"/>
                <w:szCs w:val="28"/>
                <w:lang w:val="da-DK"/>
              </w:rPr>
            </w:pPr>
            <w:r w:rsidRPr="009B10CA">
              <w:rPr>
                <w:rFonts w:ascii="Times New Roman" w:hAnsi="Times New Roman"/>
                <w:szCs w:val="28"/>
                <w:lang w:val="da-DK"/>
              </w:rPr>
              <w:t>- Tổ chức cho HS nhận xét</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szCs w:val="28"/>
                <w:lang w:val="da-DK"/>
              </w:rPr>
              <w:t>- Gv tổng hợp ý kiến và kết luận chung.</w:t>
            </w:r>
          </w:p>
        </w:tc>
        <w:tc>
          <w:tcPr>
            <w:tcW w:w="5665" w:type="dxa"/>
          </w:tcPr>
          <w:p w:rsidR="00C90336" w:rsidRPr="009B10CA" w:rsidRDefault="00C90336" w:rsidP="00C90336">
            <w:pPr>
              <w:tabs>
                <w:tab w:val="center" w:pos="4320"/>
                <w:tab w:val="right" w:pos="8640"/>
              </w:tabs>
              <w:spacing w:line="276" w:lineRule="auto"/>
              <w:jc w:val="both"/>
              <w:rPr>
                <w:rFonts w:ascii="Times New Roman" w:hAnsi="Times New Roman"/>
                <w:b/>
                <w:szCs w:val="28"/>
                <w:u w:val="single"/>
                <w:lang w:val="sv-SE"/>
              </w:rPr>
            </w:pPr>
            <w:r w:rsidRPr="009B10CA">
              <w:rPr>
                <w:rFonts w:ascii="Times New Roman" w:hAnsi="Times New Roman"/>
                <w:b/>
                <w:szCs w:val="28"/>
                <w:u w:val="single"/>
                <w:lang w:val="sv-SE"/>
              </w:rPr>
              <w:t>Bài 1</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a.Miêu tả cảnh sân chim theo trình tự không gian.</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Giới thiệu đàn chim từ xa đến gần.</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Miêu tả đàn chim bằng những quan sát mà mắt thấy tai nghe xen với miêu tả, cảm xúc và những liên tưởng so sánh.</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b.Miêu tả Ba vì:</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Theo không gian hẹp: Miêu tả trực tiếp Ba vì </w:t>
            </w:r>
          </w:p>
          <w:p w:rsidR="00C90336" w:rsidRPr="009B10CA" w:rsidRDefault="00C90336" w:rsidP="00C90336">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szCs w:val="28"/>
                <w:lang w:val="sv-SE"/>
              </w:rPr>
              <w:t>+ Theo không gian rộng: Miêu tả Ba vì trong mối quan hệ hài hoà với sự vật xung quanh</w:t>
            </w:r>
          </w:p>
        </w:tc>
      </w:tr>
    </w:tbl>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IV. VẬN DỤNG( 3P )</w:t>
      </w:r>
    </w:p>
    <w:p w:rsidR="00C90336" w:rsidRPr="009B10CA" w:rsidRDefault="00C90336" w:rsidP="00C90336">
      <w:pPr>
        <w:spacing w:line="276" w:lineRule="auto"/>
        <w:jc w:val="both"/>
        <w:rPr>
          <w:rFonts w:ascii="Times New Roman" w:hAnsi="Times New Roman"/>
          <w:b/>
          <w:i/>
          <w:szCs w:val="28"/>
          <w:u w:val="single"/>
          <w:lang w:val="da-DK"/>
        </w:rPr>
      </w:pPr>
      <w:r w:rsidRPr="009B10CA">
        <w:rPr>
          <w:rFonts w:ascii="Times New Roman" w:hAnsi="Times New Roman"/>
          <w:b/>
          <w:i/>
          <w:szCs w:val="28"/>
          <w:u w:val="single"/>
          <w:lang w:val="da-DK"/>
        </w:rPr>
        <w:t>Cho HS tham khảo mô hình tổng quát của bài văn nghị luận:</w:t>
      </w:r>
    </w:p>
    <w:p w:rsidR="00C90336" w:rsidRPr="009B10CA" w:rsidRDefault="00C90336" w:rsidP="00C90336">
      <w:pPr>
        <w:spacing w:line="276" w:lineRule="auto"/>
        <w:jc w:val="both"/>
        <w:rPr>
          <w:rFonts w:ascii="Times New Roman" w:hAnsi="Times New Roman"/>
          <w:b/>
          <w:i/>
          <w:szCs w:val="28"/>
          <w:u w:val="single"/>
          <w:lang w:val="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5526"/>
      </w:tblGrid>
      <w:tr w:rsidR="00C90336" w:rsidRPr="009B10CA" w:rsidTr="00C90336">
        <w:tc>
          <w:tcPr>
            <w:tcW w:w="4503" w:type="dxa"/>
          </w:tcPr>
          <w:p w:rsidR="00C90336" w:rsidRPr="009B10CA" w:rsidRDefault="00C90336" w:rsidP="00C90336">
            <w:pPr>
              <w:spacing w:line="276" w:lineRule="auto"/>
              <w:jc w:val="both"/>
              <w:rPr>
                <w:rFonts w:ascii="Times New Roman" w:hAnsi="Times New Roman"/>
                <w:i/>
                <w:szCs w:val="28"/>
              </w:rPr>
            </w:pPr>
            <w:r w:rsidRPr="009B10CA">
              <w:rPr>
                <w:rFonts w:ascii="Times New Roman" w:hAnsi="Times New Roman"/>
                <w:szCs w:val="28"/>
                <w:lang w:val="da-DK"/>
              </w:rPr>
              <w:t xml:space="preserve">                   </w:t>
            </w:r>
            <w:r w:rsidRPr="009B10CA">
              <w:rPr>
                <w:rFonts w:ascii="Times New Roman" w:hAnsi="Times New Roman"/>
                <w:i/>
                <w:szCs w:val="28"/>
                <w:lang w:val="da-DK"/>
              </w:rPr>
              <w:t xml:space="preserve">   </w:t>
            </w:r>
            <w:r w:rsidRPr="009B10CA">
              <w:rPr>
                <w:rFonts w:ascii="Times New Roman" w:hAnsi="Times New Roman"/>
                <w:i/>
                <w:szCs w:val="28"/>
              </w:rPr>
              <w:t>I ( Mở bài)</w:t>
            </w:r>
          </w:p>
          <w:p w:rsidR="00C90336" w:rsidRPr="009B10CA" w:rsidRDefault="009561EA" w:rsidP="00C90336">
            <w:pPr>
              <w:spacing w:line="276" w:lineRule="auto"/>
              <w:jc w:val="both"/>
              <w:rPr>
                <w:rFonts w:ascii="Times New Roman" w:hAnsi="Times New Roman"/>
                <w:i/>
                <w:szCs w:val="28"/>
              </w:rPr>
            </w:pPr>
            <w:r>
              <w:rPr>
                <w:rFonts w:ascii="Times New Roman" w:hAnsi="Times New Roman"/>
                <w:noProof/>
                <w:szCs w:val="28"/>
                <w:lang w:val="vi-VN" w:eastAsia="vi-VN"/>
              </w:rPr>
              <mc:AlternateContent>
                <mc:Choice Requires="wps">
                  <w:drawing>
                    <wp:anchor distT="0" distB="0" distL="114300" distR="114300" simplePos="0" relativeHeight="251704320" behindDoc="0" locked="0" layoutInCell="1" allowOverlap="1">
                      <wp:simplePos x="0" y="0"/>
                      <wp:positionH relativeFrom="column">
                        <wp:posOffset>1028700</wp:posOffset>
                      </wp:positionH>
                      <wp:positionV relativeFrom="paragraph">
                        <wp:posOffset>52070</wp:posOffset>
                      </wp:positionV>
                      <wp:extent cx="1028700" cy="342900"/>
                      <wp:effectExtent l="5715" t="6350" r="13335" b="12700"/>
                      <wp:wrapNone/>
                      <wp:docPr id="3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834AA" id="Line 4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1pt" to="162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703296" behindDoc="0" locked="0" layoutInCell="1" allowOverlap="1">
                      <wp:simplePos x="0" y="0"/>
                      <wp:positionH relativeFrom="column">
                        <wp:posOffset>1028700</wp:posOffset>
                      </wp:positionH>
                      <wp:positionV relativeFrom="paragraph">
                        <wp:posOffset>52070</wp:posOffset>
                      </wp:positionV>
                      <wp:extent cx="0" cy="228600"/>
                      <wp:effectExtent l="5715" t="6350" r="13335" b="12700"/>
                      <wp:wrapNone/>
                      <wp:docPr id="36"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191D0"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1pt" to="81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Z2QEwIAACk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702272" behindDoc="0" locked="0" layoutInCell="1" allowOverlap="1">
                      <wp:simplePos x="0" y="0"/>
                      <wp:positionH relativeFrom="column">
                        <wp:posOffset>228600</wp:posOffset>
                      </wp:positionH>
                      <wp:positionV relativeFrom="paragraph">
                        <wp:posOffset>52070</wp:posOffset>
                      </wp:positionV>
                      <wp:extent cx="800100" cy="342900"/>
                      <wp:effectExtent l="5715" t="6350" r="13335" b="12700"/>
                      <wp:wrapNone/>
                      <wp:docPr id="3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01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F218" id="Line 44"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1pt" to="81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"/>
                  </w:pict>
                </mc:Fallback>
              </mc:AlternateContent>
            </w:r>
          </w:p>
          <w:p w:rsidR="00C90336" w:rsidRPr="009B10CA" w:rsidRDefault="00C90336" w:rsidP="00C90336">
            <w:pPr>
              <w:spacing w:line="276" w:lineRule="auto"/>
              <w:jc w:val="both"/>
              <w:rPr>
                <w:rFonts w:ascii="Times New Roman" w:hAnsi="Times New Roman"/>
                <w:i/>
                <w:szCs w:val="28"/>
              </w:rPr>
            </w:pPr>
          </w:p>
          <w:p w:rsidR="00C90336" w:rsidRPr="009B10CA" w:rsidRDefault="00C90336" w:rsidP="00C90336">
            <w:pPr>
              <w:spacing w:line="276" w:lineRule="auto"/>
              <w:jc w:val="both"/>
              <w:rPr>
                <w:rFonts w:ascii="Times New Roman" w:hAnsi="Times New Roman"/>
                <w:i/>
                <w:szCs w:val="28"/>
              </w:rPr>
            </w:pPr>
            <w:r w:rsidRPr="009B10CA">
              <w:rPr>
                <w:rFonts w:ascii="Times New Roman" w:hAnsi="Times New Roman"/>
                <w:i/>
                <w:szCs w:val="28"/>
              </w:rPr>
              <w:t xml:space="preserve">    </w:t>
            </w:r>
            <w:r w:rsidRPr="009B10CA">
              <w:rPr>
                <w:rFonts w:ascii="Times New Roman" w:hAnsi="Times New Roman"/>
                <w:i/>
                <w:szCs w:val="28"/>
              </w:rPr>
              <w:lastRenderedPageBreak/>
              <w:t>II________III___________IV(Thân)</w:t>
            </w:r>
          </w:p>
          <w:p w:rsidR="00C90336" w:rsidRPr="009B10CA" w:rsidRDefault="009561EA" w:rsidP="00C90336">
            <w:pPr>
              <w:spacing w:line="276" w:lineRule="auto"/>
              <w:jc w:val="both"/>
              <w:rPr>
                <w:rFonts w:ascii="Times New Roman" w:hAnsi="Times New Roman"/>
                <w:i/>
                <w:szCs w:val="28"/>
              </w:rPr>
            </w:pPr>
            <w:r>
              <w:rPr>
                <w:rFonts w:ascii="Times New Roman" w:hAnsi="Times New Roman"/>
                <w:noProof/>
                <w:szCs w:val="28"/>
                <w:lang w:val="vi-VN" w:eastAsia="vi-VN"/>
              </w:rPr>
              <mc:AlternateContent>
                <mc:Choice Requires="wps">
                  <w:drawing>
                    <wp:anchor distT="0" distB="0" distL="114300" distR="114300" simplePos="0" relativeHeight="251707392" behindDoc="0" locked="0" layoutInCell="1" allowOverlap="1">
                      <wp:simplePos x="0" y="0"/>
                      <wp:positionH relativeFrom="column">
                        <wp:posOffset>800100</wp:posOffset>
                      </wp:positionH>
                      <wp:positionV relativeFrom="paragraph">
                        <wp:posOffset>55245</wp:posOffset>
                      </wp:positionV>
                      <wp:extent cx="1143000" cy="457200"/>
                      <wp:effectExtent l="5715" t="7620" r="13335" b="11430"/>
                      <wp:wrapNone/>
                      <wp:docPr id="3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DEB48" id="Line 49"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35pt" to="153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706368" behindDoc="0" locked="0" layoutInCell="1" allowOverlap="1">
                      <wp:simplePos x="0" y="0"/>
                      <wp:positionH relativeFrom="column">
                        <wp:posOffset>800100</wp:posOffset>
                      </wp:positionH>
                      <wp:positionV relativeFrom="paragraph">
                        <wp:posOffset>55245</wp:posOffset>
                      </wp:positionV>
                      <wp:extent cx="228600" cy="457200"/>
                      <wp:effectExtent l="5715" t="7620" r="13335" b="11430"/>
                      <wp:wrapNone/>
                      <wp:docPr id="3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CA2B" id="Line 48"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35pt" to="81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705344" behindDoc="0" locked="0" layoutInCell="1" allowOverlap="1">
                      <wp:simplePos x="0" y="0"/>
                      <wp:positionH relativeFrom="column">
                        <wp:posOffset>228600</wp:posOffset>
                      </wp:positionH>
                      <wp:positionV relativeFrom="paragraph">
                        <wp:posOffset>55245</wp:posOffset>
                      </wp:positionV>
                      <wp:extent cx="571500" cy="457200"/>
                      <wp:effectExtent l="5715" t="7620" r="13335" b="11430"/>
                      <wp:wrapNone/>
                      <wp:docPr id="3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1FB29" id="Line 47"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35pt" to="63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1HIFwIAAC4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"/>
                  </w:pict>
                </mc:Fallback>
              </mc:AlternateContent>
            </w:r>
          </w:p>
          <w:p w:rsidR="00C90336" w:rsidRPr="009B10CA" w:rsidRDefault="00C90336" w:rsidP="00C90336">
            <w:pPr>
              <w:spacing w:line="276" w:lineRule="auto"/>
              <w:jc w:val="both"/>
              <w:rPr>
                <w:rFonts w:ascii="Times New Roman" w:hAnsi="Times New Roman"/>
                <w:i/>
                <w:szCs w:val="28"/>
              </w:rPr>
            </w:pPr>
          </w:p>
          <w:p w:rsidR="00C90336" w:rsidRPr="009B10CA" w:rsidRDefault="00C90336" w:rsidP="00C90336">
            <w:pPr>
              <w:spacing w:line="276" w:lineRule="auto"/>
              <w:jc w:val="both"/>
              <w:rPr>
                <w:rFonts w:ascii="Times New Roman" w:hAnsi="Times New Roman"/>
                <w:i/>
                <w:szCs w:val="28"/>
              </w:rPr>
            </w:pPr>
          </w:p>
          <w:p w:rsidR="00C90336" w:rsidRPr="009B10CA" w:rsidRDefault="00C90336" w:rsidP="00C90336">
            <w:pPr>
              <w:spacing w:line="276" w:lineRule="auto"/>
              <w:jc w:val="both"/>
              <w:rPr>
                <w:rFonts w:ascii="Times New Roman" w:hAnsi="Times New Roman"/>
                <w:szCs w:val="28"/>
              </w:rPr>
            </w:pPr>
            <w:r w:rsidRPr="009B10CA">
              <w:rPr>
                <w:rFonts w:ascii="Times New Roman" w:hAnsi="Times New Roman"/>
                <w:i/>
                <w:szCs w:val="28"/>
              </w:rPr>
              <w:t xml:space="preserve">                   V( Kết luận)</w:t>
            </w:r>
          </w:p>
        </w:tc>
        <w:tc>
          <w:tcPr>
            <w:tcW w:w="5634" w:type="dxa"/>
          </w:tcPr>
          <w:p w:rsidR="00C90336" w:rsidRPr="009B10CA" w:rsidRDefault="009561EA" w:rsidP="00C90336">
            <w:pPr>
              <w:spacing w:line="276" w:lineRule="auto"/>
              <w:jc w:val="both"/>
              <w:rPr>
                <w:rFonts w:ascii="Times New Roman" w:hAnsi="Times New Roman"/>
                <w:szCs w:val="28"/>
              </w:rPr>
            </w:pPr>
            <w:r>
              <w:rPr>
                <w:rFonts w:ascii="Times New Roman" w:hAnsi="Times New Roman"/>
                <w:noProof/>
                <w:szCs w:val="28"/>
                <w:lang w:val="vi-VN" w:eastAsia="vi-VN"/>
              </w:rPr>
              <w:lastRenderedPageBreak/>
              <mc:AlternateContent>
                <mc:Choice Requires="wps">
                  <w:drawing>
                    <wp:anchor distT="0" distB="0" distL="114300" distR="114300" simplePos="0" relativeHeight="251708416" behindDoc="0" locked="0" layoutInCell="1" allowOverlap="1">
                      <wp:simplePos x="0" y="0"/>
                      <wp:positionH relativeFrom="column">
                        <wp:posOffset>48895</wp:posOffset>
                      </wp:positionH>
                      <wp:positionV relativeFrom="paragraph">
                        <wp:posOffset>127635</wp:posOffset>
                      </wp:positionV>
                      <wp:extent cx="1139825" cy="1905"/>
                      <wp:effectExtent l="8890" t="6350" r="13335" b="10795"/>
                      <wp:wrapNone/>
                      <wp:docPr id="3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3982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A354D" id="Line 50"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10.05pt" to="93.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709440" behindDoc="0" locked="0" layoutInCell="1" allowOverlap="1">
                      <wp:simplePos x="0" y="0"/>
                      <wp:positionH relativeFrom="column">
                        <wp:posOffset>620395</wp:posOffset>
                      </wp:positionH>
                      <wp:positionV relativeFrom="paragraph">
                        <wp:posOffset>129540</wp:posOffset>
                      </wp:positionV>
                      <wp:extent cx="571500" cy="228600"/>
                      <wp:effectExtent l="8890" t="8255" r="10160" b="10795"/>
                      <wp:wrapNone/>
                      <wp:docPr id="3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EBF2C" id="Line 51"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5pt,10.2pt" to="93.8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710464" behindDoc="0" locked="0" layoutInCell="1" allowOverlap="1">
                      <wp:simplePos x="0" y="0"/>
                      <wp:positionH relativeFrom="column">
                        <wp:posOffset>45720</wp:posOffset>
                      </wp:positionH>
                      <wp:positionV relativeFrom="paragraph">
                        <wp:posOffset>127635</wp:posOffset>
                      </wp:positionV>
                      <wp:extent cx="571500" cy="228600"/>
                      <wp:effectExtent l="5715" t="6350" r="13335" b="12700"/>
                      <wp:wrapNone/>
                      <wp:docPr id="29"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E11B7" id="Line 52"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0.05pt" to="48.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"/>
                  </w:pict>
                </mc:Fallback>
              </mc:AlternateContent>
            </w:r>
            <w:r w:rsidR="00C90336" w:rsidRPr="009B10CA">
              <w:rPr>
                <w:rFonts w:ascii="Times New Roman" w:hAnsi="Times New Roman"/>
                <w:szCs w:val="28"/>
              </w:rPr>
              <w:t xml:space="preserve">                             M : </w:t>
            </w:r>
            <w:r w:rsidR="00C90336" w:rsidRPr="009B10CA">
              <w:rPr>
                <w:rFonts w:ascii="Times New Roman" w:hAnsi="Times New Roman"/>
                <w:i/>
                <w:szCs w:val="28"/>
              </w:rPr>
              <w:t>nêu vấn đề cần giải quyết</w:t>
            </w:r>
          </w:p>
          <w:p w:rsidR="00C90336" w:rsidRPr="009B10CA" w:rsidRDefault="00C90336" w:rsidP="00C90336">
            <w:pPr>
              <w:spacing w:line="276" w:lineRule="auto"/>
              <w:jc w:val="both"/>
              <w:rPr>
                <w:rFonts w:ascii="Times New Roman" w:hAnsi="Times New Roman"/>
                <w:szCs w:val="28"/>
              </w:rPr>
            </w:pPr>
          </w:p>
          <w:p w:rsidR="00C90336" w:rsidRPr="009B10CA" w:rsidRDefault="009561EA" w:rsidP="00C90336">
            <w:pPr>
              <w:spacing w:line="276" w:lineRule="auto"/>
              <w:jc w:val="both"/>
              <w:rPr>
                <w:rFonts w:ascii="Times New Roman" w:hAnsi="Times New Roman"/>
                <w:szCs w:val="28"/>
              </w:rPr>
            </w:pPr>
            <w:r>
              <w:rPr>
                <w:rFonts w:ascii="Times New Roman" w:hAnsi="Times New Roman"/>
                <w:noProof/>
                <w:szCs w:val="28"/>
                <w:lang w:val="vi-VN" w:eastAsia="vi-VN"/>
              </w:rPr>
              <mc:AlternateContent>
                <mc:Choice Requires="wps">
                  <w:drawing>
                    <wp:anchor distT="0" distB="0" distL="114300" distR="114300" simplePos="0" relativeHeight="251700224" behindDoc="0" locked="0" layoutInCell="1" allowOverlap="1">
                      <wp:simplePos x="0" y="0"/>
                      <wp:positionH relativeFrom="column">
                        <wp:posOffset>1191895</wp:posOffset>
                      </wp:positionH>
                      <wp:positionV relativeFrom="paragraph">
                        <wp:posOffset>142240</wp:posOffset>
                      </wp:positionV>
                      <wp:extent cx="114300" cy="0"/>
                      <wp:effectExtent l="8890" t="10160" r="10160" b="8890"/>
                      <wp:wrapNone/>
                      <wp:docPr id="2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18223" id="Line 4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5pt,11.2pt" to="102.8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0l/Eg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699200" behindDoc="0" locked="0" layoutInCell="1" allowOverlap="1">
                      <wp:simplePos x="0" y="0"/>
                      <wp:positionH relativeFrom="column">
                        <wp:posOffset>1306195</wp:posOffset>
                      </wp:positionH>
                      <wp:positionV relativeFrom="paragraph">
                        <wp:posOffset>142240</wp:posOffset>
                      </wp:positionV>
                      <wp:extent cx="0" cy="685800"/>
                      <wp:effectExtent l="8890" t="10160" r="10160" b="8890"/>
                      <wp:wrapNone/>
                      <wp:docPr id="2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57CB1" id="Line 41"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85pt,11.2pt" to="102.8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jyFAIAACk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693056" behindDoc="0" locked="0" layoutInCell="1" allowOverlap="1">
                      <wp:simplePos x="0" y="0"/>
                      <wp:positionH relativeFrom="column">
                        <wp:posOffset>160020</wp:posOffset>
                      </wp:positionH>
                      <wp:positionV relativeFrom="paragraph">
                        <wp:posOffset>25400</wp:posOffset>
                      </wp:positionV>
                      <wp:extent cx="1028700" cy="228600"/>
                      <wp:effectExtent l="5715" t="7620" r="13335" b="11430"/>
                      <wp:wrapNone/>
                      <wp:docPr id="2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0589E" id="Rectangle 35" o:spid="_x0000_s1026" style="position:absolute;margin-left:12.6pt;margin-top:2pt;width:81pt;height: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"/>
                  </w:pict>
                </mc:Fallback>
              </mc:AlternateContent>
            </w:r>
          </w:p>
          <w:p w:rsidR="00C90336" w:rsidRPr="009B10CA" w:rsidRDefault="009561EA" w:rsidP="00C90336">
            <w:pPr>
              <w:spacing w:line="276" w:lineRule="auto"/>
              <w:jc w:val="both"/>
              <w:rPr>
                <w:rFonts w:ascii="Times New Roman" w:hAnsi="Times New Roman"/>
                <w:i/>
                <w:szCs w:val="28"/>
                <w:lang w:val="fr-FR"/>
              </w:rPr>
            </w:pPr>
            <w:r>
              <w:rPr>
                <w:rFonts w:ascii="Times New Roman" w:hAnsi="Times New Roman"/>
                <w:noProof/>
                <w:szCs w:val="28"/>
                <w:lang w:val="vi-VN" w:eastAsia="vi-VN"/>
              </w:rPr>
              <w:lastRenderedPageBreak/>
              <mc:AlternateContent>
                <mc:Choice Requires="wps">
                  <w:drawing>
                    <wp:anchor distT="0" distB="0" distL="114300" distR="114300" simplePos="0" relativeHeight="251694080" behindDoc="0" locked="0" layoutInCell="1" allowOverlap="1">
                      <wp:simplePos x="0" y="0"/>
                      <wp:positionH relativeFrom="column">
                        <wp:posOffset>160020</wp:posOffset>
                      </wp:positionH>
                      <wp:positionV relativeFrom="paragraph">
                        <wp:posOffset>149860</wp:posOffset>
                      </wp:positionV>
                      <wp:extent cx="1028700" cy="228600"/>
                      <wp:effectExtent l="5715" t="7620" r="13335" b="11430"/>
                      <wp:wrapNone/>
                      <wp:docPr id="25"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53391" id="Rectangle 36" o:spid="_x0000_s1026" style="position:absolute;margin-left:12.6pt;margin-top:11.8pt;width:81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"/>
                  </w:pict>
                </mc:Fallback>
              </mc:AlternateContent>
            </w:r>
            <w:r w:rsidR="00C90336" w:rsidRPr="009B10CA">
              <w:rPr>
                <w:rFonts w:ascii="Times New Roman" w:hAnsi="Times New Roman"/>
                <w:szCs w:val="28"/>
                <w:lang w:val="fr-FR"/>
              </w:rPr>
              <w:t xml:space="preserve">                                T:</w:t>
            </w:r>
            <w:r w:rsidR="00C90336" w:rsidRPr="009B10CA">
              <w:rPr>
                <w:rFonts w:ascii="Times New Roman" w:hAnsi="Times New Roman"/>
                <w:i/>
                <w:szCs w:val="28"/>
                <w:lang w:val="fr-FR"/>
              </w:rPr>
              <w:t>mỗi đoạn là  một luận điểm</w:t>
            </w:r>
          </w:p>
          <w:p w:rsidR="00C90336" w:rsidRPr="009B10CA" w:rsidRDefault="009561EA" w:rsidP="00C90336">
            <w:pPr>
              <w:spacing w:line="276" w:lineRule="auto"/>
              <w:jc w:val="both"/>
              <w:rPr>
                <w:rFonts w:ascii="Times New Roman" w:hAnsi="Times New Roman"/>
                <w:i/>
                <w:szCs w:val="28"/>
                <w:lang w:val="fr-FR"/>
              </w:rPr>
            </w:pPr>
            <w:r>
              <w:rPr>
                <w:rFonts w:ascii="Times New Roman" w:hAnsi="Times New Roman"/>
                <w:noProof/>
                <w:szCs w:val="28"/>
                <w:lang w:val="vi-VN" w:eastAsia="vi-VN"/>
              </w:rPr>
              <mc:AlternateContent>
                <mc:Choice Requires="wps">
                  <w:drawing>
                    <wp:anchor distT="0" distB="0" distL="114300" distR="114300" simplePos="0" relativeHeight="251711488" behindDoc="0" locked="0" layoutInCell="1" allowOverlap="1">
                      <wp:simplePos x="0" y="0"/>
                      <wp:positionH relativeFrom="column">
                        <wp:posOffset>1188720</wp:posOffset>
                      </wp:positionH>
                      <wp:positionV relativeFrom="paragraph">
                        <wp:posOffset>38100</wp:posOffset>
                      </wp:positionV>
                      <wp:extent cx="114300" cy="0"/>
                      <wp:effectExtent l="5715" t="9525" r="13335" b="9525"/>
                      <wp:wrapNone/>
                      <wp:docPr id="2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58E2" id="Line 53"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3pt" to="102.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"/>
                  </w:pict>
                </mc:Fallback>
              </mc:AlternateContent>
            </w:r>
            <w:r w:rsidR="00C90336" w:rsidRPr="009B10CA">
              <w:rPr>
                <w:rFonts w:ascii="Times New Roman" w:hAnsi="Times New Roman"/>
                <w:i/>
                <w:szCs w:val="28"/>
                <w:lang w:val="fr-FR"/>
              </w:rPr>
              <w:t xml:space="preserve">                                    các luận điểm tập trung    </w:t>
            </w:r>
          </w:p>
          <w:p w:rsidR="00C90336" w:rsidRPr="009B10CA" w:rsidRDefault="009561EA" w:rsidP="00C90336">
            <w:pPr>
              <w:spacing w:line="276" w:lineRule="auto"/>
              <w:jc w:val="both"/>
              <w:rPr>
                <w:rFonts w:ascii="Times New Roman" w:hAnsi="Times New Roman"/>
                <w:i/>
                <w:szCs w:val="28"/>
                <w:lang w:val="fr-FR"/>
              </w:rPr>
            </w:pPr>
            <w:r>
              <w:rPr>
                <w:rFonts w:ascii="Times New Roman" w:hAnsi="Times New Roman"/>
                <w:noProof/>
                <w:szCs w:val="28"/>
                <w:lang w:val="vi-VN" w:eastAsia="vi-VN"/>
              </w:rPr>
              <mc:AlternateContent>
                <mc:Choice Requires="wps">
                  <w:drawing>
                    <wp:anchor distT="0" distB="0" distL="114300" distR="114300" simplePos="0" relativeHeight="251701248" behindDoc="0" locked="0" layoutInCell="1" allowOverlap="1">
                      <wp:simplePos x="0" y="0"/>
                      <wp:positionH relativeFrom="column">
                        <wp:posOffset>1188720</wp:posOffset>
                      </wp:positionH>
                      <wp:positionV relativeFrom="paragraph">
                        <wp:posOffset>191770</wp:posOffset>
                      </wp:positionV>
                      <wp:extent cx="114300" cy="0"/>
                      <wp:effectExtent l="5715" t="9525" r="13335" b="9525"/>
                      <wp:wrapNone/>
                      <wp:docPr id="23"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D4C4B" id="Line 4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6pt,15.1pt" to="102.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UYi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"/>
                  </w:pict>
                </mc:Fallback>
              </mc:AlternateContent>
            </w:r>
            <w:r w:rsidR="00C90336" w:rsidRPr="009B10CA">
              <w:rPr>
                <w:rFonts w:ascii="Times New Roman" w:hAnsi="Times New Roman"/>
                <w:szCs w:val="28"/>
                <w:lang w:val="fr-FR"/>
              </w:rPr>
              <w:t xml:space="preserve">                              </w:t>
            </w:r>
            <w:r>
              <w:rPr>
                <w:rFonts w:ascii="Times New Roman" w:hAnsi="Times New Roman"/>
                <w:noProof/>
                <w:szCs w:val="28"/>
                <w:lang w:val="vi-VN" w:eastAsia="vi-VN"/>
              </w:rPr>
              <mc:AlternateContent>
                <mc:Choice Requires="wps">
                  <w:drawing>
                    <wp:anchor distT="0" distB="0" distL="114300" distR="114300" simplePos="0" relativeHeight="251695104" behindDoc="0" locked="0" layoutInCell="1" allowOverlap="1">
                      <wp:simplePos x="0" y="0"/>
                      <wp:positionH relativeFrom="column">
                        <wp:posOffset>163195</wp:posOffset>
                      </wp:positionH>
                      <wp:positionV relativeFrom="paragraph">
                        <wp:posOffset>92710</wp:posOffset>
                      </wp:positionV>
                      <wp:extent cx="1028700" cy="228600"/>
                      <wp:effectExtent l="8890" t="5715" r="10160" b="13335"/>
                      <wp:wrapNone/>
                      <wp:docPr id="2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3CFD20" id="Rectangle 37" o:spid="_x0000_s1026" style="position:absolute;margin-left:12.85pt;margin-top:7.3pt;width:81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"/>
                  </w:pict>
                </mc:Fallback>
              </mc:AlternateContent>
            </w:r>
            <w:r w:rsidR="00C90336" w:rsidRPr="009B10CA">
              <w:rPr>
                <w:rFonts w:ascii="Times New Roman" w:hAnsi="Times New Roman"/>
                <w:szCs w:val="28"/>
                <w:lang w:val="fr-FR"/>
              </w:rPr>
              <w:t xml:space="preserve"> </w:t>
            </w:r>
            <w:r w:rsidR="00C90336" w:rsidRPr="009B10CA">
              <w:rPr>
                <w:rFonts w:ascii="Times New Roman" w:hAnsi="Times New Roman"/>
                <w:i/>
                <w:szCs w:val="28"/>
                <w:lang w:val="fr-FR"/>
              </w:rPr>
              <w:t xml:space="preserve">làm nổi bậtv/đ đã nêu ở MB </w:t>
            </w:r>
          </w:p>
          <w:p w:rsidR="00C90336" w:rsidRPr="009B10CA" w:rsidRDefault="00C90336" w:rsidP="00C90336">
            <w:pPr>
              <w:spacing w:line="276" w:lineRule="auto"/>
              <w:jc w:val="both"/>
              <w:rPr>
                <w:rFonts w:ascii="Times New Roman" w:hAnsi="Times New Roman"/>
                <w:szCs w:val="28"/>
                <w:lang w:val="fr-FR"/>
              </w:rPr>
            </w:pPr>
          </w:p>
          <w:p w:rsidR="00C90336" w:rsidRPr="009B10CA" w:rsidRDefault="009561EA" w:rsidP="00C90336">
            <w:pPr>
              <w:spacing w:line="276" w:lineRule="auto"/>
              <w:jc w:val="both"/>
              <w:rPr>
                <w:rFonts w:ascii="Times New Roman" w:hAnsi="Times New Roman"/>
                <w:i/>
                <w:szCs w:val="28"/>
                <w:lang w:val="fr-FR"/>
              </w:rPr>
            </w:pPr>
            <w:r>
              <w:rPr>
                <w:rFonts w:ascii="Times New Roman" w:hAnsi="Times New Roman"/>
                <w:noProof/>
                <w:szCs w:val="28"/>
                <w:lang w:val="vi-VN" w:eastAsia="vi-VN"/>
              </w:rPr>
              <mc:AlternateContent>
                <mc:Choice Requires="wps">
                  <w:drawing>
                    <wp:anchor distT="0" distB="0" distL="114300" distR="114300" simplePos="0" relativeHeight="251696128" behindDoc="0" locked="0" layoutInCell="1" allowOverlap="1">
                      <wp:simplePos x="0" y="0"/>
                      <wp:positionH relativeFrom="column">
                        <wp:posOffset>620395</wp:posOffset>
                      </wp:positionH>
                      <wp:positionV relativeFrom="paragraph">
                        <wp:posOffset>70485</wp:posOffset>
                      </wp:positionV>
                      <wp:extent cx="571500" cy="228600"/>
                      <wp:effectExtent l="10160" t="8255" r="8890" b="10795"/>
                      <wp:wrapNone/>
                      <wp:docPr id="21"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42DC8"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85pt,5.55pt" to="93.8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"/>
                  </w:pict>
                </mc:Fallback>
              </mc:AlternateContent>
            </w:r>
            <w:r>
              <w:rPr>
                <w:rFonts w:ascii="Times New Roman" w:hAnsi="Times New Roman"/>
                <w:noProof/>
                <w:szCs w:val="28"/>
                <w:lang w:val="vi-VN" w:eastAsia="vi-VN"/>
              </w:rPr>
              <mc:AlternateContent>
                <mc:Choice Requires="wps">
                  <w:drawing>
                    <wp:anchor distT="0" distB="0" distL="114300" distR="114300" simplePos="0" relativeHeight="251697152" behindDoc="0" locked="0" layoutInCell="1" allowOverlap="1">
                      <wp:simplePos x="0" y="0"/>
                      <wp:positionH relativeFrom="column">
                        <wp:posOffset>45720</wp:posOffset>
                      </wp:positionH>
                      <wp:positionV relativeFrom="paragraph">
                        <wp:posOffset>67945</wp:posOffset>
                      </wp:positionV>
                      <wp:extent cx="571500" cy="228600"/>
                      <wp:effectExtent l="6985" t="5715" r="12065" b="13335"/>
                      <wp:wrapNone/>
                      <wp:docPr id="2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150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75CB2" id="Line 3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35pt" to="48.6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"/>
                  </w:pict>
                </mc:Fallback>
              </mc:AlternateContent>
            </w:r>
            <w:r w:rsidR="00C90336" w:rsidRPr="009B10CA">
              <w:rPr>
                <w:rFonts w:ascii="Times New Roman" w:hAnsi="Times New Roman"/>
                <w:szCs w:val="28"/>
                <w:lang w:val="fr-FR"/>
              </w:rPr>
              <w:t xml:space="preserve">                             K</w:t>
            </w:r>
            <w:r w:rsidR="00C90336" w:rsidRPr="009B10CA">
              <w:rPr>
                <w:rFonts w:ascii="Times New Roman" w:hAnsi="Times New Roman"/>
                <w:i/>
                <w:szCs w:val="28"/>
                <w:lang w:val="fr-FR"/>
              </w:rPr>
              <w:t xml:space="preserve">: TTổng hợp các luận điểm </w:t>
            </w:r>
          </w:p>
          <w:p w:rsidR="00C90336" w:rsidRPr="009B10CA" w:rsidRDefault="009561EA" w:rsidP="00C90336">
            <w:pPr>
              <w:spacing w:line="276" w:lineRule="auto"/>
              <w:jc w:val="both"/>
              <w:rPr>
                <w:rFonts w:ascii="Times New Roman" w:hAnsi="Times New Roman"/>
                <w:i/>
                <w:szCs w:val="28"/>
                <w:lang w:val="fr-FR"/>
              </w:rPr>
            </w:pPr>
            <w:r>
              <w:rPr>
                <w:rFonts w:ascii="Times New Roman" w:hAnsi="Times New Roman"/>
                <w:noProof/>
                <w:szCs w:val="28"/>
                <w:lang w:val="vi-VN" w:eastAsia="vi-VN"/>
              </w:rPr>
              <mc:AlternateContent>
                <mc:Choice Requires="wps">
                  <w:drawing>
                    <wp:anchor distT="0" distB="0" distL="114300" distR="114300" simplePos="0" relativeHeight="251698176" behindDoc="0" locked="0" layoutInCell="1" allowOverlap="1">
                      <wp:simplePos x="0" y="0"/>
                      <wp:positionH relativeFrom="column">
                        <wp:posOffset>45720</wp:posOffset>
                      </wp:positionH>
                      <wp:positionV relativeFrom="paragraph">
                        <wp:posOffset>77470</wp:posOffset>
                      </wp:positionV>
                      <wp:extent cx="1143000" cy="0"/>
                      <wp:effectExtent l="6985" t="5080" r="12065" b="13970"/>
                      <wp:wrapNone/>
                      <wp:docPr id="1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A0DFE4"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6.1pt" to="93.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p6FEwIAACoEAAAOAAAAZHJzL2Uyb0RvYy54bWysU8GO2jAQvVfqP1i+QxI2U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"/>
                  </w:pict>
                </mc:Fallback>
              </mc:AlternateContent>
            </w:r>
            <w:r w:rsidR="00C90336" w:rsidRPr="009B10CA">
              <w:rPr>
                <w:rFonts w:ascii="Times New Roman" w:hAnsi="Times New Roman"/>
                <w:i/>
                <w:szCs w:val="28"/>
                <w:lang w:val="fr-FR"/>
              </w:rPr>
              <w:t xml:space="preserve">                               đã trình bày,đánh giá, gợi mở.</w:t>
            </w:r>
          </w:p>
        </w:tc>
      </w:tr>
    </w:tbl>
    <w:p w:rsidR="00C90336" w:rsidRPr="009B10CA" w:rsidRDefault="00C90336" w:rsidP="00C90336">
      <w:pPr>
        <w:spacing w:line="276" w:lineRule="auto"/>
        <w:jc w:val="both"/>
        <w:rPr>
          <w:rFonts w:ascii="Times New Roman" w:hAnsi="Times New Roman"/>
          <w:szCs w:val="28"/>
          <w:lang w:val="fr-FR"/>
        </w:rPr>
      </w:pPr>
      <w:r w:rsidRPr="009B10CA">
        <w:rPr>
          <w:rFonts w:ascii="Times New Roman" w:hAnsi="Times New Roman"/>
          <w:szCs w:val="28"/>
          <w:lang w:val="fr-FR"/>
        </w:rPr>
        <w:lastRenderedPageBreak/>
        <w:t>*** Nhìn vào mô hình, nêu tính hệ thống của bố cục một văn bản?</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V. TÌM TÒI, SÁNG TẠO( 1P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-Xem lại bài học, học thuộc phần ghi nhớ, Làm bài tập còn lại trong SGK.</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-Soạn bài “ Tức nước vỡ bờ “. Đọc văn bản SGK. Tìm đọc cả tác phẩm và xem phim “ Chị Dậu” từ nguồn Internet.</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-Chuẩn bị viết bài số 1</w:t>
      </w:r>
    </w:p>
    <w:p w:rsidR="00C90336" w:rsidRPr="009B10CA" w:rsidRDefault="00C90336" w:rsidP="00C90336">
      <w:pPr>
        <w:spacing w:line="276" w:lineRule="auto"/>
        <w:jc w:val="center"/>
        <w:rPr>
          <w:rFonts w:ascii="Times New Roman" w:hAnsi="Times New Roman"/>
          <w:b/>
          <w:color w:val="0000CC"/>
          <w:szCs w:val="28"/>
        </w:rPr>
      </w:pPr>
      <w:r w:rsidRPr="009B10CA">
        <w:rPr>
          <w:rFonts w:ascii="Times New Roman" w:hAnsi="Times New Roman"/>
          <w:b/>
          <w:color w:val="0000CC"/>
          <w:szCs w:val="28"/>
        </w:rPr>
        <w:t>-------------------------</w:t>
      </w:r>
    </w:p>
    <w:p w:rsidR="00C90336" w:rsidRPr="009B10CA" w:rsidRDefault="00C90336" w:rsidP="00C9033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TIẾP NỐI:     LUYỆN TẬP- TỔNG KẾT CHỦ ĐỀ ( 16P)</w:t>
      </w:r>
    </w:p>
    <w:p w:rsidR="00C90336" w:rsidRPr="009B10CA" w:rsidRDefault="00C90336" w:rsidP="00C90336">
      <w:pPr>
        <w:spacing w:line="276" w:lineRule="auto"/>
        <w:jc w:val="both"/>
        <w:rPr>
          <w:rFonts w:ascii="Times New Roman" w:hAnsi="Times New Roman"/>
          <w:b/>
          <w:color w:val="0000CC"/>
          <w:szCs w:val="28"/>
          <w:lang w:val="pt-BR"/>
        </w:rPr>
      </w:pP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b/>
          <w:bCs/>
          <w:szCs w:val="28"/>
          <w:u w:val="single"/>
          <w:lang w:val="pt-BR"/>
        </w:rPr>
        <w:t>A. MỤC TIÊU CẦN ĐẠT</w:t>
      </w:r>
      <w:r w:rsidRPr="009B10CA">
        <w:rPr>
          <w:rFonts w:ascii="Times New Roman" w:hAnsi="Times New Roman"/>
          <w:szCs w:val="28"/>
          <w:lang w:val="pt-BR"/>
        </w:rPr>
        <w:t>:</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b/>
          <w:i/>
          <w:szCs w:val="28"/>
          <w:lang w:val="sv-SE"/>
        </w:rPr>
        <w:t>1.Kiến thức:</w:t>
      </w:r>
      <w:r w:rsidRPr="009B10CA">
        <w:rPr>
          <w:rFonts w:ascii="Times New Roman" w:hAnsi="Times New Roman"/>
          <w:szCs w:val="28"/>
          <w:lang w:val="sv-SE"/>
        </w:rPr>
        <w:t xml:space="preserve"> Luyện tập củng cố, nâng cao kiến thức về  chủ đề. Kiểm tra đánh giá kết quả học tập của học sinh.</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b/>
          <w:i/>
          <w:szCs w:val="28"/>
          <w:lang w:val="sv-SE"/>
        </w:rPr>
        <w:t>2.Kỹ năng:</w:t>
      </w:r>
      <w:r w:rsidRPr="009B10CA">
        <w:rPr>
          <w:rFonts w:ascii="Times New Roman" w:hAnsi="Times New Roman"/>
          <w:szCs w:val="28"/>
          <w:lang w:val="sv-SE"/>
        </w:rPr>
        <w:t xml:space="preserve"> Rèn kĩ năng hệ thống, tổng hợp kiến thức.</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b/>
          <w:i/>
          <w:szCs w:val="28"/>
          <w:lang w:val="sv-SE"/>
        </w:rPr>
        <w:t>3. Thái độ:</w:t>
      </w:r>
      <w:r w:rsidRPr="009B10CA">
        <w:rPr>
          <w:rFonts w:ascii="Times New Roman" w:hAnsi="Times New Roman"/>
          <w:szCs w:val="28"/>
          <w:lang w:val="sv-SE"/>
        </w:rPr>
        <w:t xml:space="preserve"> HS tự hào về truyền thống dân tộc, trân trọng di tích lịch sử.</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b/>
          <w:i/>
          <w:szCs w:val="28"/>
          <w:lang w:val="sv-SE"/>
        </w:rPr>
        <w:t>* Phát triển năng lực</w:t>
      </w:r>
      <w:r w:rsidRPr="009B10CA">
        <w:rPr>
          <w:rFonts w:ascii="Times New Roman" w:hAnsi="Times New Roman"/>
          <w:szCs w:val="28"/>
          <w:lang w:val="sv-SE"/>
        </w:rPr>
        <w:t>: giao tiếp, trình bày, giới thiệu,.</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b/>
          <w:szCs w:val="28"/>
          <w:u w:val="single"/>
          <w:lang w:val="pt-BR"/>
        </w:rPr>
        <w:t xml:space="preserve">B.CHUẨN BỊ: </w:t>
      </w:r>
      <w:r w:rsidRPr="009B10CA">
        <w:rPr>
          <w:rFonts w:ascii="Times New Roman" w:hAnsi="Times New Roman"/>
          <w:i/>
          <w:szCs w:val="28"/>
          <w:lang w:val="pt-BR"/>
        </w:rPr>
        <w:t>Phương tiện: máy chiếu, vi tính, ...hình ảnh, tư liệu</w:t>
      </w:r>
    </w:p>
    <w:p w:rsidR="00C90336" w:rsidRPr="009B10CA" w:rsidRDefault="00C90336" w:rsidP="00C90336">
      <w:pPr>
        <w:spacing w:line="276" w:lineRule="auto"/>
        <w:jc w:val="both"/>
        <w:rPr>
          <w:rFonts w:ascii="Times New Roman" w:hAnsi="Times New Roman"/>
          <w:b/>
          <w:szCs w:val="28"/>
          <w:u w:val="single"/>
          <w:lang w:val="pt-BR"/>
        </w:rPr>
      </w:pPr>
      <w:r w:rsidRPr="009B10CA">
        <w:rPr>
          <w:rFonts w:ascii="Times New Roman" w:hAnsi="Times New Roman"/>
          <w:b/>
          <w:szCs w:val="28"/>
          <w:u w:val="single"/>
          <w:lang w:val="pt-BR"/>
        </w:rPr>
        <w:t>C. PHƯƠNG PHÁP/ KĨ THUẬT  DẠY HỌC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Động não , HS trao đổi, thảo luận về nội dung, bài học ....</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Trình bày, báo cáo, thuyết rình,...</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Đóng vai...</w:t>
      </w:r>
    </w:p>
    <w:p w:rsidR="00C90336" w:rsidRPr="009B10CA" w:rsidRDefault="00C90336" w:rsidP="00C90336">
      <w:pPr>
        <w:spacing w:line="276" w:lineRule="auto"/>
        <w:jc w:val="both"/>
        <w:rPr>
          <w:rFonts w:ascii="Times New Roman" w:hAnsi="Times New Roman"/>
          <w:b/>
          <w:bCs/>
          <w:szCs w:val="28"/>
          <w:u w:val="single"/>
          <w:lang w:val="pt-BR"/>
        </w:rPr>
      </w:pPr>
      <w:r w:rsidRPr="009B10CA">
        <w:rPr>
          <w:rFonts w:ascii="Times New Roman" w:hAnsi="Times New Roman"/>
          <w:b/>
          <w:szCs w:val="28"/>
          <w:lang w:val="pt-BR"/>
        </w:rPr>
        <w:t>D.</w:t>
      </w:r>
      <w:r w:rsidRPr="009B10CA">
        <w:rPr>
          <w:rFonts w:ascii="Times New Roman" w:hAnsi="Times New Roman"/>
          <w:b/>
          <w:bCs/>
          <w:szCs w:val="28"/>
          <w:u w:val="single"/>
          <w:lang w:val="pt-BR"/>
        </w:rPr>
        <w:t xml:space="preserve"> TỔ CHỨC CÁC HOẠT ĐỘNG</w:t>
      </w:r>
    </w:p>
    <w:p w:rsidR="00C90336" w:rsidRPr="009B10CA" w:rsidRDefault="00C90336" w:rsidP="00C90336">
      <w:pPr>
        <w:spacing w:line="276" w:lineRule="auto"/>
        <w:jc w:val="both"/>
        <w:rPr>
          <w:rFonts w:ascii="Times New Roman" w:hAnsi="Times New Roman"/>
          <w:b/>
          <w:color w:val="C00000"/>
          <w:szCs w:val="28"/>
          <w:lang w:val="pt-BR"/>
        </w:rPr>
      </w:pPr>
      <w:r w:rsidRPr="009B10CA">
        <w:rPr>
          <w:rFonts w:ascii="Times New Roman" w:hAnsi="Times New Roman"/>
          <w:szCs w:val="28"/>
          <w:lang w:val="pt-BR"/>
        </w:rPr>
        <w:t>(1</w:t>
      </w:r>
      <w:r w:rsidRPr="009B10CA">
        <w:rPr>
          <w:rFonts w:ascii="Times New Roman" w:hAnsi="Times New Roman"/>
          <w:b/>
          <w:szCs w:val="28"/>
          <w:lang w:val="pt-BR"/>
        </w:rPr>
        <w:t>) TÂM SỰ TUỔI HỌC TRÒ:</w:t>
      </w:r>
      <w:r w:rsidRPr="009B10CA">
        <w:rPr>
          <w:rFonts w:ascii="Times New Roman" w:hAnsi="Times New Roman"/>
          <w:b/>
          <w:color w:val="C00000"/>
          <w:szCs w:val="28"/>
          <w:lang w:val="pt-BR"/>
        </w:rPr>
        <w:t xml:space="preserve">  </w:t>
      </w:r>
      <w:r w:rsidRPr="009B10CA">
        <w:rPr>
          <w:rFonts w:ascii="Times New Roman" w:hAnsi="Times New Roman"/>
          <w:b/>
          <w:i/>
          <w:color w:val="C00000"/>
          <w:szCs w:val="28"/>
          <w:lang w:val="pt-BR"/>
        </w:rPr>
        <w:t>Gia đình - Điều em muốn nói!( 10P)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3"/>
        <w:gridCol w:w="3141"/>
        <w:gridCol w:w="3322"/>
      </w:tblGrid>
      <w:tr w:rsidR="00C90336" w:rsidRPr="009B10CA" w:rsidTr="00C90336">
        <w:tc>
          <w:tcPr>
            <w:tcW w:w="3570" w:type="dxa"/>
          </w:tcPr>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2C4B84A5" wp14:editId="682C7113">
                  <wp:extent cx="2019300" cy="1333500"/>
                  <wp:effectExtent l="0" t="0" r="0" b="0"/>
                  <wp:docPr id="7" name="Picture 7"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9300" cy="1333500"/>
                          </a:xfrm>
                          <a:prstGeom prst="rect">
                            <a:avLst/>
                          </a:prstGeom>
                          <a:noFill/>
                          <a:ln>
                            <a:noFill/>
                          </a:ln>
                        </pic:spPr>
                      </pic:pic>
                    </a:graphicData>
                  </a:graphic>
                </wp:inline>
              </w:drawing>
            </w:r>
          </w:p>
        </w:tc>
        <w:tc>
          <w:tcPr>
            <w:tcW w:w="3138" w:type="dxa"/>
          </w:tcPr>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0BFADC84" wp14:editId="31EA7C09">
                  <wp:extent cx="1857375" cy="1285875"/>
                  <wp:effectExtent l="0" t="0" r="0" b="0"/>
                  <wp:docPr id="6" name="Picture 6"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375" cy="1285875"/>
                          </a:xfrm>
                          <a:prstGeom prst="rect">
                            <a:avLst/>
                          </a:prstGeom>
                          <a:noFill/>
                          <a:ln>
                            <a:noFill/>
                          </a:ln>
                        </pic:spPr>
                      </pic:pic>
                    </a:graphicData>
                  </a:graphic>
                </wp:inline>
              </w:drawing>
            </w:r>
          </w:p>
        </w:tc>
        <w:tc>
          <w:tcPr>
            <w:tcW w:w="3323" w:type="dxa"/>
          </w:tcPr>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0BA53512" wp14:editId="5BF1B82C">
                  <wp:extent cx="1962150" cy="1333500"/>
                  <wp:effectExtent l="0" t="0" r="0" b="0"/>
                  <wp:docPr id="5" name="Picture 5"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62150" cy="1333500"/>
                          </a:xfrm>
                          <a:prstGeom prst="rect">
                            <a:avLst/>
                          </a:prstGeom>
                          <a:noFill/>
                          <a:ln>
                            <a:noFill/>
                          </a:ln>
                        </pic:spPr>
                      </pic:pic>
                    </a:graphicData>
                  </a:graphic>
                </wp:inline>
              </w:drawing>
            </w:r>
          </w:p>
        </w:tc>
      </w:tr>
    </w:tbl>
    <w:p w:rsidR="00C90336" w:rsidRPr="009B10CA" w:rsidRDefault="00C90336" w:rsidP="00C90336">
      <w:pPr>
        <w:spacing w:line="276" w:lineRule="auto"/>
        <w:jc w:val="both"/>
        <w:rPr>
          <w:rFonts w:ascii="Times New Roman" w:hAnsi="Times New Roman"/>
          <w:b/>
          <w:color w:val="0000FF"/>
          <w:szCs w:val="28"/>
          <w:u w:val="single"/>
          <w:lang w:val="pt-BR"/>
        </w:rPr>
      </w:pPr>
    </w:p>
    <w:p w:rsidR="00C90336" w:rsidRPr="009B10CA" w:rsidRDefault="00C90336" w:rsidP="00C90336">
      <w:pPr>
        <w:spacing w:line="276" w:lineRule="auto"/>
        <w:jc w:val="both"/>
        <w:rPr>
          <w:rFonts w:ascii="Times New Roman" w:hAnsi="Times New Roman"/>
          <w:b/>
          <w:color w:val="0000FF"/>
          <w:szCs w:val="28"/>
          <w:u w:val="single"/>
          <w:lang w:val="pt-B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4"/>
        <w:gridCol w:w="2366"/>
        <w:gridCol w:w="2217"/>
        <w:gridCol w:w="2929"/>
      </w:tblGrid>
      <w:tr w:rsidR="00C90336" w:rsidRPr="009B10CA" w:rsidTr="00C90336">
        <w:tc>
          <w:tcPr>
            <w:tcW w:w="2943" w:type="dxa"/>
          </w:tcPr>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lastRenderedPageBreak/>
              <w:drawing>
                <wp:inline distT="0" distB="0" distL="0" distR="0" wp14:anchorId="63335882" wp14:editId="43D75BFA">
                  <wp:extent cx="1476375" cy="1362075"/>
                  <wp:effectExtent l="0" t="0" r="0" b="0"/>
                  <wp:docPr id="4" name="Picture 4"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6375" cy="1362075"/>
                          </a:xfrm>
                          <a:prstGeom prst="rect">
                            <a:avLst/>
                          </a:prstGeom>
                          <a:noFill/>
                          <a:ln>
                            <a:noFill/>
                          </a:ln>
                        </pic:spPr>
                      </pic:pic>
                    </a:graphicData>
                  </a:graphic>
                </wp:inline>
              </w:drawing>
            </w:r>
          </w:p>
        </w:tc>
        <w:tc>
          <w:tcPr>
            <w:tcW w:w="2677" w:type="dxa"/>
          </w:tcPr>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37F05D1D" wp14:editId="1B30EC77">
                  <wp:extent cx="1381125" cy="1438275"/>
                  <wp:effectExtent l="0" t="0" r="0" b="0"/>
                  <wp:docPr id="3" name="Picture 3"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1125" cy="1438275"/>
                          </a:xfrm>
                          <a:prstGeom prst="rect">
                            <a:avLst/>
                          </a:prstGeom>
                          <a:noFill/>
                          <a:ln>
                            <a:noFill/>
                          </a:ln>
                        </pic:spPr>
                      </pic:pic>
                    </a:graphicData>
                  </a:graphic>
                </wp:inline>
              </w:drawing>
            </w:r>
          </w:p>
        </w:tc>
        <w:tc>
          <w:tcPr>
            <w:tcW w:w="2143" w:type="dxa"/>
          </w:tcPr>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3EEC5D48" wp14:editId="0CC37B03">
                  <wp:extent cx="1285875" cy="1428750"/>
                  <wp:effectExtent l="0" t="0" r="0" b="0"/>
                  <wp:docPr id="2" name="Picture 2"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5875" cy="1428750"/>
                          </a:xfrm>
                          <a:prstGeom prst="rect">
                            <a:avLst/>
                          </a:prstGeom>
                          <a:noFill/>
                          <a:ln>
                            <a:noFill/>
                          </a:ln>
                        </pic:spPr>
                      </pic:pic>
                    </a:graphicData>
                  </a:graphic>
                </wp:inline>
              </w:drawing>
            </w:r>
          </w:p>
        </w:tc>
        <w:tc>
          <w:tcPr>
            <w:tcW w:w="2268" w:type="dxa"/>
          </w:tcPr>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noProof/>
                <w:szCs w:val="28"/>
                <w:lang w:val="vi-VN" w:eastAsia="vi-VN"/>
              </w:rPr>
              <w:drawing>
                <wp:inline distT="0" distB="0" distL="0" distR="0" wp14:anchorId="4252CC20" wp14:editId="7D6DBDA4">
                  <wp:extent cx="1743075" cy="1428750"/>
                  <wp:effectExtent l="0" t="0" r="0" b="0"/>
                  <wp:docPr id="1" name="Picture 1"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3075" cy="1428750"/>
                          </a:xfrm>
                          <a:prstGeom prst="rect">
                            <a:avLst/>
                          </a:prstGeom>
                          <a:noFill/>
                          <a:ln>
                            <a:noFill/>
                          </a:ln>
                        </pic:spPr>
                      </pic:pic>
                    </a:graphicData>
                  </a:graphic>
                </wp:inline>
              </w:drawing>
            </w:r>
          </w:p>
        </w:tc>
      </w:tr>
    </w:tbl>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ml:space="preserve">   Quan sát hình ảnh và thảo luận, chuẩn bị bà</w:t>
      </w:r>
      <w:r w:rsidR="00D8691D">
        <w:rPr>
          <w:rFonts w:ascii="Times New Roman" w:hAnsi="Times New Roman"/>
          <w:szCs w:val="28"/>
          <w:lang w:val="pt-BR"/>
        </w:rPr>
        <w:t>i thuyết trình bày tỏ quan điểm</w:t>
      </w:r>
      <w:r w:rsidRPr="009B10CA">
        <w:rPr>
          <w:rFonts w:ascii="Times New Roman" w:hAnsi="Times New Roman"/>
          <w:szCs w:val="28"/>
          <w:lang w:val="pt-BR"/>
        </w:rPr>
        <w:t xml:space="preserve">, suy nghĩ về gia đình Việt trong đó </w:t>
      </w:r>
      <w:r w:rsidRPr="009B10CA">
        <w:rPr>
          <w:rFonts w:ascii="Times New Roman" w:hAnsi="Times New Roman"/>
          <w:szCs w:val="28"/>
          <w:bdr w:val="none" w:sz="0" w:space="0" w:color="auto" w:frame="1"/>
        </w:rPr>
        <w:t>đề xuất được giải pháp giải quyết tình huống đề ra.</w:t>
      </w:r>
    </w:p>
    <w:tbl>
      <w:tblP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6233"/>
      </w:tblGrid>
      <w:tr w:rsidR="00C90336" w:rsidRPr="009B10CA" w:rsidTr="00C90336">
        <w:trPr>
          <w:trHeight w:val="1246"/>
        </w:trPr>
        <w:tc>
          <w:tcPr>
            <w:tcW w:w="3794" w:type="dxa"/>
          </w:tcPr>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Học sinh làm sử dụng hình ảnh đã chuẩn bị</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Dựa vào các kiến thức thực tế và kiến thức hai văn bản đã học, kết hợp ảnh minh hoạ để giới thiệu.</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Cần chú ý đến kĩ năng trình bày. Vận dụng kiến thức về bố cục và tính thống nhất chủ đề trong khi trình bày.</w:t>
            </w:r>
          </w:p>
        </w:tc>
        <w:tc>
          <w:tcPr>
            <w:tcW w:w="6233" w:type="dxa"/>
          </w:tcPr>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Tự giới thiệu về bản thân trước khi nói.</w:t>
            </w:r>
          </w:p>
          <w:p w:rsidR="00C90336" w:rsidRPr="009B10CA" w:rsidRDefault="00C90336" w:rsidP="00C90336">
            <w:pPr>
              <w:spacing w:line="276" w:lineRule="auto"/>
              <w:jc w:val="both"/>
              <w:rPr>
                <w:rFonts w:ascii="Times New Roman" w:hAnsi="Times New Roman"/>
                <w:b/>
                <w:color w:val="000000"/>
                <w:szCs w:val="28"/>
                <w:lang w:val="pt-BR"/>
              </w:rPr>
            </w:pPr>
            <w:r w:rsidRPr="009B10CA">
              <w:rPr>
                <w:rFonts w:ascii="Times New Roman" w:hAnsi="Times New Roman"/>
                <w:szCs w:val="28"/>
                <w:lang w:val="pt-BR"/>
              </w:rPr>
              <w:t>+ Chú ý ngôn ngữ, cử chỉ, nét mặt...Sự tự tin và cách biểu cảm.Cảm ơn sau khi trình bày.</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Xây dựng bố cục hợp lý. Diễn đạt có liên kết.</w:t>
            </w:r>
          </w:p>
          <w:p w:rsidR="00C90336" w:rsidRPr="009B10CA" w:rsidRDefault="00C90336" w:rsidP="00C90336">
            <w:pPr>
              <w:spacing w:line="276" w:lineRule="auto"/>
              <w:jc w:val="both"/>
              <w:rPr>
                <w:rFonts w:ascii="Times New Roman" w:hAnsi="Times New Roman"/>
                <w:szCs w:val="28"/>
                <w:lang w:val="pt-BR"/>
              </w:rPr>
            </w:pPr>
            <w:r w:rsidRPr="009B10CA">
              <w:rPr>
                <w:rFonts w:ascii="Times New Roman" w:hAnsi="Times New Roman"/>
                <w:szCs w:val="28"/>
                <w:lang w:val="pt-BR"/>
              </w:rPr>
              <w:t>- Nôi dung hướng vào :</w:t>
            </w:r>
          </w:p>
          <w:p w:rsidR="00C90336" w:rsidRPr="009B10CA" w:rsidRDefault="00C90336" w:rsidP="00C90336">
            <w:pPr>
              <w:spacing w:line="276" w:lineRule="auto"/>
              <w:jc w:val="both"/>
              <w:rPr>
                <w:rFonts w:ascii="Times New Roman" w:hAnsi="Times New Roman"/>
                <w:i/>
                <w:szCs w:val="28"/>
                <w:lang w:val="pt-BR"/>
              </w:rPr>
            </w:pPr>
            <w:r w:rsidRPr="009B10CA">
              <w:rPr>
                <w:rFonts w:ascii="Times New Roman" w:hAnsi="Times New Roman"/>
                <w:i/>
                <w:szCs w:val="28"/>
                <w:lang w:val="pt-BR"/>
              </w:rPr>
              <w:t>+ Gia đình và vai trò của gia đình.</w:t>
            </w:r>
          </w:p>
          <w:p w:rsidR="00C90336" w:rsidRPr="009B10CA" w:rsidRDefault="00C90336" w:rsidP="00C90336">
            <w:pPr>
              <w:spacing w:line="276" w:lineRule="auto"/>
              <w:jc w:val="both"/>
              <w:rPr>
                <w:rFonts w:ascii="Times New Roman" w:hAnsi="Times New Roman"/>
                <w:i/>
                <w:szCs w:val="28"/>
                <w:lang w:val="pt-BR"/>
              </w:rPr>
            </w:pPr>
            <w:r w:rsidRPr="009B10CA">
              <w:rPr>
                <w:rFonts w:ascii="Times New Roman" w:hAnsi="Times New Roman"/>
                <w:i/>
                <w:szCs w:val="28"/>
                <w:lang w:val="pt-BR"/>
              </w:rPr>
              <w:t>+ Tuổi thơ khao khát một mái ấm gia đình hạnh phúc.</w:t>
            </w:r>
          </w:p>
          <w:p w:rsidR="00C90336" w:rsidRPr="009B10CA" w:rsidRDefault="00C90336" w:rsidP="00C90336">
            <w:pPr>
              <w:spacing w:line="276" w:lineRule="auto"/>
              <w:jc w:val="both"/>
              <w:rPr>
                <w:rFonts w:ascii="Times New Roman" w:hAnsi="Times New Roman"/>
                <w:i/>
                <w:szCs w:val="28"/>
                <w:lang w:val="pt-BR"/>
              </w:rPr>
            </w:pPr>
            <w:r w:rsidRPr="009B10CA">
              <w:rPr>
                <w:rFonts w:ascii="Times New Roman" w:hAnsi="Times New Roman"/>
                <w:i/>
                <w:szCs w:val="28"/>
                <w:lang w:val="pt-BR"/>
              </w:rPr>
              <w:t>+ Thực tế còn tình trạng bạo lực gia đình đáng lên án...</w:t>
            </w:r>
          </w:p>
          <w:p w:rsidR="00C90336" w:rsidRPr="009B10CA" w:rsidRDefault="00C90336" w:rsidP="00C90336">
            <w:pPr>
              <w:spacing w:line="276" w:lineRule="auto"/>
              <w:jc w:val="both"/>
              <w:rPr>
                <w:rFonts w:ascii="Times New Roman" w:hAnsi="Times New Roman"/>
                <w:i/>
                <w:szCs w:val="28"/>
                <w:lang w:val="pt-BR"/>
              </w:rPr>
            </w:pPr>
            <w:r w:rsidRPr="009B10CA">
              <w:rPr>
                <w:rFonts w:ascii="Times New Roman" w:hAnsi="Times New Roman"/>
                <w:i/>
                <w:szCs w:val="28"/>
                <w:lang w:val="pt-BR"/>
              </w:rPr>
              <w:t>+Ngăn chặn bạo lực gia đình, xây dựng hạnh phúc bền vững.</w:t>
            </w:r>
          </w:p>
        </w:tc>
      </w:tr>
    </w:tbl>
    <w:p w:rsidR="00C90336" w:rsidRPr="009B10CA" w:rsidRDefault="00C90336" w:rsidP="00C90336">
      <w:pPr>
        <w:jc w:val="both"/>
        <w:rPr>
          <w:rFonts w:ascii="Times New Roman" w:hAnsi="Times New Roman"/>
          <w:szCs w:val="28"/>
        </w:rPr>
      </w:pPr>
      <w:r w:rsidRPr="009B10CA">
        <w:rPr>
          <w:rFonts w:ascii="Times New Roman" w:hAnsi="Times New Roman"/>
          <w:szCs w:val="28"/>
          <w:bdr w:val="none" w:sz="0" w:space="0" w:color="auto" w:frame="1"/>
        </w:rPr>
        <w:t xml:space="preserve">- </w:t>
      </w:r>
      <w:r w:rsidRPr="009B10CA">
        <w:rPr>
          <w:rFonts w:ascii="Times New Roman" w:hAnsi="Times New Roman"/>
          <w:i/>
          <w:szCs w:val="28"/>
          <w:bdr w:val="none" w:sz="0" w:space="0" w:color="auto" w:frame="1"/>
        </w:rPr>
        <w:t>Thực hiện giải pháp giải quyết tình huống và nhận ra sự phù hợp hay không phù hợp của giải pháp thực hiện</w:t>
      </w:r>
    </w:p>
    <w:p w:rsidR="00C90336" w:rsidRPr="009B10CA" w:rsidRDefault="00C90336" w:rsidP="00C90336">
      <w:pPr>
        <w:spacing w:line="276" w:lineRule="auto"/>
        <w:jc w:val="both"/>
        <w:rPr>
          <w:rFonts w:ascii="Times New Roman" w:hAnsi="Times New Roman"/>
          <w:color w:val="000000"/>
          <w:szCs w:val="28"/>
          <w:lang w:val="pt-BR"/>
        </w:rPr>
      </w:pPr>
      <w:r w:rsidRPr="009B10CA">
        <w:rPr>
          <w:rFonts w:ascii="Times New Roman" w:hAnsi="Times New Roman"/>
          <w:b/>
          <w:i/>
          <w:color w:val="FF0000"/>
          <w:szCs w:val="28"/>
          <w:u w:val="single"/>
          <w:lang w:val="pt-BR"/>
        </w:rPr>
        <w:t>2. Chúng  em làm hoạ sĩ</w:t>
      </w:r>
      <w:r w:rsidRPr="009B10CA">
        <w:rPr>
          <w:rFonts w:ascii="Times New Roman" w:hAnsi="Times New Roman"/>
          <w:b/>
          <w:i/>
          <w:color w:val="FF0000"/>
          <w:szCs w:val="28"/>
          <w:lang w:val="pt-BR"/>
        </w:rPr>
        <w:t>.( Trình bày ản phẩm của nhóm đã chuẩn bị ở nhà)( 5P)</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xml:space="preserve">- Vẽ tranh với đề tài: + </w:t>
      </w:r>
      <w:r w:rsidRPr="009B10CA">
        <w:rPr>
          <w:rFonts w:ascii="Times New Roman" w:hAnsi="Times New Roman"/>
          <w:b/>
          <w:i/>
          <w:szCs w:val="28"/>
          <w:lang w:val="sv-SE"/>
        </w:rPr>
        <w:t>Người mẹ kính yêu</w:t>
      </w:r>
      <w:r w:rsidRPr="009B10CA">
        <w:rPr>
          <w:rFonts w:ascii="Times New Roman" w:hAnsi="Times New Roman"/>
          <w:szCs w:val="28"/>
          <w:lang w:val="sv-SE"/>
        </w:rPr>
        <w:t>.</w:t>
      </w:r>
    </w:p>
    <w:p w:rsidR="00C90336" w:rsidRPr="009B10CA" w:rsidRDefault="00C90336" w:rsidP="00C90336">
      <w:pPr>
        <w:spacing w:line="276" w:lineRule="auto"/>
        <w:jc w:val="both"/>
        <w:rPr>
          <w:rFonts w:ascii="Times New Roman" w:hAnsi="Times New Roman"/>
          <w:b/>
          <w:i/>
          <w:szCs w:val="28"/>
          <w:lang w:val="pt-BR"/>
        </w:rPr>
      </w:pPr>
      <w:r w:rsidRPr="009B10CA">
        <w:rPr>
          <w:rFonts w:ascii="Times New Roman" w:hAnsi="Times New Roman"/>
          <w:b/>
          <w:i/>
          <w:szCs w:val="28"/>
          <w:lang w:val="pt-BR"/>
        </w:rPr>
        <w:t xml:space="preserve">                                + Ngôi trường mơ ước</w:t>
      </w:r>
    </w:p>
    <w:p w:rsidR="00C90336" w:rsidRPr="009B10CA" w:rsidRDefault="00C90336" w:rsidP="00C90336">
      <w:pPr>
        <w:spacing w:line="276" w:lineRule="auto"/>
        <w:jc w:val="both"/>
        <w:rPr>
          <w:rFonts w:ascii="Times New Roman" w:hAnsi="Times New Roman"/>
          <w:b/>
          <w:szCs w:val="28"/>
          <w:lang w:val="sv-SE"/>
        </w:rPr>
      </w:pPr>
      <w:r w:rsidRPr="009B10CA">
        <w:rPr>
          <w:rFonts w:ascii="Times New Roman" w:hAnsi="Times New Roman"/>
          <w:b/>
          <w:szCs w:val="28"/>
          <w:lang w:val="sv-SE"/>
        </w:rPr>
        <w:t>-  Tiêu chí đánh giá.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4"/>
        <w:gridCol w:w="4142"/>
      </w:tblGrid>
      <w:tr w:rsidR="00C90336" w:rsidRPr="009B10CA" w:rsidTr="00C90336">
        <w:trPr>
          <w:trHeight w:val="2370"/>
        </w:trPr>
        <w:tc>
          <w:tcPr>
            <w:tcW w:w="5885" w:type="dxa"/>
          </w:tcPr>
          <w:p w:rsidR="00C90336" w:rsidRPr="009B10CA" w:rsidRDefault="00C90336" w:rsidP="00C90336">
            <w:pPr>
              <w:spacing w:line="276" w:lineRule="auto"/>
              <w:jc w:val="both"/>
              <w:rPr>
                <w:rFonts w:ascii="Times New Roman" w:hAnsi="Times New Roman"/>
                <w:b/>
                <w:i/>
                <w:szCs w:val="28"/>
                <w:lang w:val="sv-SE"/>
              </w:rPr>
            </w:pPr>
            <w:r w:rsidRPr="009B10CA">
              <w:rPr>
                <w:rFonts w:ascii="Times New Roman" w:hAnsi="Times New Roman"/>
                <w:b/>
                <w:i/>
                <w:szCs w:val="28"/>
                <w:lang w:val="sv-SE"/>
              </w:rPr>
              <w:t>- Gv nêu yêu cầu:</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Đề tài: Sản phẩm đúng đề tài lựa chọn (2 điểm)</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Nội dung: Thể hiện đúng kiến thức đã học trong chủ đề, có tính sáng tạo và thể hiện tình cảm, tư tưởng của bản thân. ( 5 điển)</w:t>
            </w:r>
          </w:p>
          <w:p w:rsidR="00C90336" w:rsidRPr="009B10CA" w:rsidRDefault="00C90336" w:rsidP="00C90336">
            <w:pPr>
              <w:spacing w:line="276" w:lineRule="auto"/>
              <w:jc w:val="both"/>
              <w:rPr>
                <w:rFonts w:ascii="Times New Roman" w:hAnsi="Times New Roman"/>
                <w:szCs w:val="28"/>
                <w:lang w:val="sv-SE"/>
              </w:rPr>
            </w:pPr>
            <w:r w:rsidRPr="009B10CA">
              <w:rPr>
                <w:rFonts w:ascii="Times New Roman" w:hAnsi="Times New Roman"/>
                <w:szCs w:val="28"/>
                <w:lang w:val="sv-SE"/>
              </w:rPr>
              <w:t>- Hình thức: Bố cục hợp lý, trình bày sạch đẹp, hấp dẫn. ( 3 điểm)</w:t>
            </w:r>
          </w:p>
        </w:tc>
        <w:tc>
          <w:tcPr>
            <w:tcW w:w="4142" w:type="dxa"/>
          </w:tcPr>
          <w:p w:rsidR="00C90336" w:rsidRPr="009B10CA" w:rsidRDefault="00C90336" w:rsidP="00C90336">
            <w:pPr>
              <w:spacing w:line="276" w:lineRule="auto"/>
              <w:jc w:val="both"/>
              <w:rPr>
                <w:rFonts w:ascii="Times New Roman" w:hAnsi="Times New Roman"/>
                <w:szCs w:val="28"/>
                <w:bdr w:val="none" w:sz="0" w:space="0" w:color="auto" w:frame="1"/>
                <w:lang w:val="sv-SE"/>
              </w:rPr>
            </w:pPr>
          </w:p>
          <w:p w:rsidR="00C90336" w:rsidRPr="009B10CA" w:rsidRDefault="00C90336" w:rsidP="00C90336">
            <w:pPr>
              <w:spacing w:line="276" w:lineRule="auto"/>
              <w:jc w:val="both"/>
              <w:rPr>
                <w:rFonts w:ascii="Times New Roman" w:hAnsi="Times New Roman"/>
                <w:szCs w:val="28"/>
                <w:bdr w:val="none" w:sz="0" w:space="0" w:color="auto" w:frame="1"/>
                <w:lang w:val="sv-SE"/>
              </w:rPr>
            </w:pPr>
          </w:p>
          <w:p w:rsidR="00C90336" w:rsidRPr="009B10CA" w:rsidRDefault="00C90336" w:rsidP="00C90336">
            <w:pPr>
              <w:spacing w:line="276" w:lineRule="auto"/>
              <w:jc w:val="both"/>
              <w:rPr>
                <w:rFonts w:ascii="Times New Roman" w:hAnsi="Times New Roman"/>
                <w:szCs w:val="28"/>
                <w:bdr w:val="none" w:sz="0" w:space="0" w:color="auto" w:frame="1"/>
                <w:lang w:val="sv-SE"/>
              </w:rPr>
            </w:pPr>
            <w:r w:rsidRPr="009B10CA">
              <w:rPr>
                <w:rFonts w:ascii="Times New Roman" w:hAnsi="Times New Roman"/>
                <w:szCs w:val="28"/>
                <w:bdr w:val="none" w:sz="0" w:space="0" w:color="auto" w:frame="1"/>
                <w:lang w:val="sv-SE"/>
              </w:rPr>
              <w:t>- Hs lựa chọn đề tài, nội dung, cách thức trình bày sản phẩm.</w:t>
            </w:r>
          </w:p>
          <w:p w:rsidR="00C90336" w:rsidRPr="009B10CA" w:rsidRDefault="00C90336" w:rsidP="00C90336">
            <w:pPr>
              <w:spacing w:line="276" w:lineRule="auto"/>
              <w:jc w:val="both"/>
              <w:rPr>
                <w:rFonts w:ascii="Times New Roman" w:hAnsi="Times New Roman"/>
                <w:szCs w:val="28"/>
                <w:bdr w:val="none" w:sz="0" w:space="0" w:color="auto" w:frame="1"/>
                <w:lang w:val="sv-SE"/>
              </w:rPr>
            </w:pPr>
            <w:r w:rsidRPr="009B10CA">
              <w:rPr>
                <w:rFonts w:ascii="Times New Roman" w:hAnsi="Times New Roman"/>
                <w:szCs w:val="28"/>
                <w:bdr w:val="none" w:sz="0" w:space="0" w:color="auto" w:frame="1"/>
                <w:lang w:val="sv-SE"/>
              </w:rPr>
              <w:t>- Chuẩn bị, tạo sản phẩm ở nhà.</w:t>
            </w:r>
          </w:p>
          <w:p w:rsidR="00C90336" w:rsidRPr="009B10CA" w:rsidRDefault="00C90336" w:rsidP="00C90336">
            <w:pPr>
              <w:spacing w:line="276" w:lineRule="auto"/>
              <w:jc w:val="both"/>
              <w:rPr>
                <w:rFonts w:ascii="Times New Roman" w:hAnsi="Times New Roman"/>
                <w:szCs w:val="28"/>
                <w:bdr w:val="none" w:sz="0" w:space="0" w:color="auto" w:frame="1"/>
              </w:rPr>
            </w:pPr>
            <w:r w:rsidRPr="009B10CA">
              <w:rPr>
                <w:rFonts w:ascii="Times New Roman" w:hAnsi="Times New Roman"/>
                <w:szCs w:val="28"/>
                <w:bdr w:val="none" w:sz="0" w:space="0" w:color="auto" w:frame="1"/>
              </w:rPr>
              <w:t>- Trình bày trước lớp.</w:t>
            </w:r>
          </w:p>
          <w:p w:rsidR="00C90336" w:rsidRPr="009B10CA" w:rsidRDefault="00C90336" w:rsidP="00C90336">
            <w:pPr>
              <w:spacing w:line="276" w:lineRule="auto"/>
              <w:jc w:val="both"/>
              <w:rPr>
                <w:rFonts w:ascii="Times New Roman" w:hAnsi="Times New Roman"/>
                <w:szCs w:val="28"/>
                <w:bdr w:val="none" w:sz="0" w:space="0" w:color="auto" w:frame="1"/>
              </w:rPr>
            </w:pPr>
          </w:p>
        </w:tc>
      </w:tr>
    </w:tbl>
    <w:p w:rsidR="00C90336" w:rsidRPr="009B10CA" w:rsidRDefault="00C90336" w:rsidP="00C90336">
      <w:pPr>
        <w:spacing w:line="276" w:lineRule="auto"/>
        <w:jc w:val="both"/>
        <w:rPr>
          <w:rFonts w:ascii="Times New Roman" w:hAnsi="Times New Roman"/>
          <w:b/>
          <w:color w:val="0000FF"/>
          <w:szCs w:val="28"/>
          <w:u w:val="single"/>
          <w:lang w:val="pt-BR"/>
        </w:rPr>
      </w:pPr>
      <w:r w:rsidRPr="009B10CA">
        <w:rPr>
          <w:rFonts w:ascii="Times New Roman" w:hAnsi="Times New Roman"/>
          <w:b/>
          <w:color w:val="0000FF"/>
          <w:szCs w:val="28"/>
          <w:u w:val="single"/>
          <w:lang w:val="pt-BR"/>
        </w:rPr>
        <w:t>III. HOẠT ĐỘNG BỔ SUNG</w:t>
      </w:r>
      <w:r w:rsidRPr="009B10CA">
        <w:rPr>
          <w:rFonts w:ascii="Times New Roman" w:hAnsi="Times New Roman"/>
          <w:b/>
          <w:color w:val="0000CC"/>
          <w:szCs w:val="28"/>
          <w:lang w:val="pt-BR"/>
        </w:rPr>
        <w:t>( 6P )</w:t>
      </w:r>
    </w:p>
    <w:p w:rsidR="00C90336" w:rsidRPr="009B10CA" w:rsidRDefault="00C90336" w:rsidP="00C90336">
      <w:pPr>
        <w:spacing w:line="276" w:lineRule="auto"/>
        <w:jc w:val="both"/>
        <w:rPr>
          <w:rFonts w:ascii="Times New Roman" w:hAnsi="Times New Roman"/>
          <w:b/>
          <w:i/>
          <w:color w:val="000000"/>
          <w:szCs w:val="28"/>
          <w:u w:val="single"/>
          <w:lang w:val="pt-BR"/>
        </w:rPr>
      </w:pPr>
      <w:r w:rsidRPr="009B10CA">
        <w:rPr>
          <w:rFonts w:ascii="Times New Roman" w:hAnsi="Times New Roman"/>
          <w:b/>
          <w:i/>
          <w:color w:val="000000"/>
          <w:szCs w:val="28"/>
          <w:u w:val="single"/>
          <w:lang w:val="pt-BR"/>
        </w:rPr>
        <w:t>(1). Tập làm nhà phê bình văn học</w:t>
      </w:r>
    </w:p>
    <w:p w:rsidR="00C90336" w:rsidRPr="009B10CA" w:rsidRDefault="00C90336" w:rsidP="00C90336">
      <w:pPr>
        <w:spacing w:line="276" w:lineRule="auto"/>
        <w:jc w:val="both"/>
        <w:rPr>
          <w:rFonts w:ascii="Times New Roman" w:hAnsi="Times New Roman"/>
          <w:b/>
          <w:i/>
          <w:color w:val="000000"/>
          <w:szCs w:val="28"/>
          <w:lang w:val="pt-BR"/>
        </w:rPr>
      </w:pPr>
      <w:r w:rsidRPr="009B10CA">
        <w:rPr>
          <w:rFonts w:ascii="Times New Roman" w:hAnsi="Times New Roman"/>
          <w:color w:val="000000"/>
          <w:szCs w:val="28"/>
          <w:lang w:val="pt-BR"/>
        </w:rPr>
        <w:t xml:space="preserve">  Viết bài văn ngắn nêu suy nghĩ về nhận xét: </w:t>
      </w:r>
      <w:r w:rsidRPr="009B10CA">
        <w:rPr>
          <w:rFonts w:ascii="Times New Roman" w:hAnsi="Times New Roman"/>
          <w:b/>
          <w:i/>
          <w:color w:val="000000"/>
          <w:szCs w:val="28"/>
          <w:lang w:val="pt-BR"/>
        </w:rPr>
        <w:t>Nguyễn Hồng là nhà văn của phụ nữ và nhi đồng.</w:t>
      </w:r>
    </w:p>
    <w:p w:rsidR="00C90336" w:rsidRPr="009B10CA" w:rsidRDefault="00C90336" w:rsidP="00C90336">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t xml:space="preserve">- Nội dung dựa vào kiến thức đã học và tham khảo tài liệu. </w:t>
      </w:r>
    </w:p>
    <w:p w:rsidR="00C90336" w:rsidRPr="009B10CA" w:rsidRDefault="00C90336" w:rsidP="00C90336">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t>- Hình thức: bài văn khoảng 50 câu.</w:t>
      </w:r>
    </w:p>
    <w:p w:rsidR="00C90336" w:rsidRPr="009B10CA" w:rsidRDefault="00C90336" w:rsidP="00C90336">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t>(2) Vẽ sơ đồ tư duy hệ thống kiến thức chủ đề.</w:t>
      </w:r>
    </w:p>
    <w:p w:rsidR="00C90336" w:rsidRPr="009B10CA" w:rsidRDefault="00C90336" w:rsidP="00C90336">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lastRenderedPageBreak/>
        <w:t>(3) Chuẩn bị bài “Tức nước vỡ bờ ” theo yêu cầu SGK. Sưu tầm tư liệu, hình ảnh liên quan đến Ngô Tất Tố và tác phẩm “ Tắt đèn” . Xem phim “ Chị Dậu”.</w:t>
      </w:r>
    </w:p>
    <w:p w:rsidR="00C90336" w:rsidRPr="009B10CA" w:rsidRDefault="00C90336" w:rsidP="00C90336">
      <w:pPr>
        <w:spacing w:line="276" w:lineRule="auto"/>
        <w:jc w:val="both"/>
        <w:rPr>
          <w:rFonts w:ascii="Times New Roman" w:hAnsi="Times New Roman"/>
          <w:color w:val="000000"/>
          <w:szCs w:val="28"/>
          <w:lang w:val="pt-BR"/>
        </w:rPr>
      </w:pPr>
      <w:r w:rsidRPr="009B10CA">
        <w:rPr>
          <w:rFonts w:ascii="Times New Roman" w:hAnsi="Times New Roman"/>
          <w:color w:val="000000"/>
          <w:szCs w:val="28"/>
          <w:lang w:val="pt-BR"/>
        </w:rPr>
        <w:t>-----------------</w:t>
      </w:r>
    </w:p>
    <w:p w:rsidR="00C90336" w:rsidRPr="00C90336" w:rsidRDefault="00C90336" w:rsidP="00C90336">
      <w:pPr>
        <w:spacing w:line="276" w:lineRule="auto"/>
        <w:jc w:val="both"/>
        <w:rPr>
          <w:rFonts w:ascii="Times New Roman" w:hAnsi="Times New Roman"/>
          <w:sz w:val="26"/>
          <w:szCs w:val="26"/>
        </w:rPr>
      </w:pPr>
    </w:p>
    <w:p w:rsidR="00365D26" w:rsidRDefault="00365D26" w:rsidP="00365D26">
      <w:pPr>
        <w:rPr>
          <w:bCs/>
          <w:i/>
          <w:sz w:val="32"/>
          <w:szCs w:val="32"/>
        </w:rPr>
      </w:pPr>
    </w:p>
    <w:p w:rsidR="00365D26" w:rsidRPr="00545114" w:rsidRDefault="00365D26" w:rsidP="00365D26">
      <w:pPr>
        <w:rPr>
          <w:bCs/>
          <w:i/>
          <w:sz w:val="18"/>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D8691D" w:rsidRDefault="00D8691D" w:rsidP="00365D26">
      <w:pPr>
        <w:rPr>
          <w:rFonts w:ascii="Times New Roman" w:hAnsi="Times New Roman"/>
          <w:b/>
          <w:sz w:val="32"/>
          <w:szCs w:val="32"/>
        </w:rPr>
      </w:pPr>
    </w:p>
    <w:p w:rsidR="00365D26" w:rsidRPr="00365D26" w:rsidRDefault="00365D26" w:rsidP="00365D26">
      <w:pPr>
        <w:jc w:val="both"/>
        <w:rPr>
          <w:rFonts w:ascii="Times New Roman" w:hAnsi="Times New Roman"/>
        </w:rPr>
      </w:pPr>
    </w:p>
    <w:p w:rsidR="00365D26" w:rsidRDefault="00365D26" w:rsidP="00365D26">
      <w:pPr>
        <w:rPr>
          <w:rFonts w:ascii="Times New Roman" w:hAnsi="Times New Roman"/>
        </w:rPr>
      </w:pPr>
    </w:p>
    <w:p w:rsidR="00F92F78" w:rsidRPr="00365D26" w:rsidRDefault="00F92F78"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F92F78" w:rsidRPr="00365D26" w:rsidRDefault="00F92F78" w:rsidP="00F92F78">
      <w:pPr>
        <w:rPr>
          <w:rFonts w:ascii="Times New Roman" w:hAnsi="Times New Roman"/>
          <w:sz w:val="52"/>
          <w:szCs w:val="52"/>
        </w:rPr>
      </w:pPr>
      <w:r w:rsidRPr="00365D26">
        <w:rPr>
          <w:rFonts w:ascii="Times New Roman" w:hAnsi="Times New Roman"/>
          <w:b/>
          <w:bCs/>
          <w:szCs w:val="28"/>
        </w:rPr>
        <w:t xml:space="preserve">Tiết </w:t>
      </w:r>
      <w:r w:rsidR="00747900">
        <w:rPr>
          <w:rFonts w:ascii="Times New Roman" w:hAnsi="Times New Roman"/>
          <w:b/>
          <w:bCs/>
          <w:szCs w:val="28"/>
        </w:rPr>
        <w:t>7</w:t>
      </w:r>
      <w:r>
        <w:rPr>
          <w:rFonts w:ascii="Times New Roman" w:hAnsi="Times New Roman"/>
          <w:b/>
          <w:bCs/>
          <w:szCs w:val="28"/>
        </w:rPr>
        <w:t>:</w:t>
      </w:r>
      <w:r w:rsidRPr="00365D26">
        <w:rPr>
          <w:rFonts w:ascii="Times New Roman" w:hAnsi="Times New Roman"/>
          <w:sz w:val="52"/>
          <w:szCs w:val="52"/>
        </w:rPr>
        <w:t xml:space="preserve">         </w:t>
      </w:r>
    </w:p>
    <w:p w:rsidR="00F92F78" w:rsidRPr="00365D26" w:rsidRDefault="00F92F78" w:rsidP="00F92F78">
      <w:pPr>
        <w:jc w:val="center"/>
        <w:rPr>
          <w:rFonts w:ascii="Times New Roman" w:hAnsi="Times New Roman"/>
          <w:b/>
          <w:bCs/>
          <w:i/>
          <w:sz w:val="52"/>
          <w:szCs w:val="52"/>
        </w:rPr>
      </w:pPr>
      <w:r w:rsidRPr="00365D26">
        <w:rPr>
          <w:rFonts w:ascii="Times New Roman" w:hAnsi="Times New Roman"/>
          <w:b/>
          <w:bCs/>
          <w:i/>
          <w:sz w:val="52"/>
          <w:szCs w:val="52"/>
        </w:rPr>
        <w:t>Xây dựng đoạn văn trong văn bản</w:t>
      </w:r>
    </w:p>
    <w:p w:rsidR="00F92F78" w:rsidRPr="00365D26" w:rsidRDefault="00F92F78" w:rsidP="00F92F78">
      <w:pPr>
        <w:jc w:val="center"/>
        <w:rPr>
          <w:rFonts w:ascii="Times New Roman" w:hAnsi="Times New Roman"/>
          <w:sz w:val="16"/>
          <w:szCs w:val="28"/>
        </w:rPr>
      </w:pPr>
    </w:p>
    <w:p w:rsidR="00F92F78" w:rsidRPr="00365D26" w:rsidRDefault="00F92F78" w:rsidP="00F92F78">
      <w:pPr>
        <w:jc w:val="both"/>
        <w:rPr>
          <w:rFonts w:ascii="Times New Roman" w:hAnsi="Times New Roman"/>
          <w:b/>
          <w:bCs/>
          <w:lang w:val="nl-NL"/>
        </w:rPr>
      </w:pPr>
      <w:r w:rsidRPr="00365D26">
        <w:rPr>
          <w:rFonts w:ascii="Times New Roman" w:hAnsi="Times New Roman"/>
          <w:b/>
          <w:bCs/>
          <w:lang w:val="nl-NL"/>
        </w:rPr>
        <w:t>I. Mục tiêu bài học:</w:t>
      </w:r>
    </w:p>
    <w:p w:rsidR="00F92F78" w:rsidRPr="00F92F78" w:rsidRDefault="00F92F78" w:rsidP="009271D9">
      <w:pPr>
        <w:pStyle w:val="ListParagraph"/>
        <w:numPr>
          <w:ilvl w:val="0"/>
          <w:numId w:val="22"/>
        </w:numPr>
        <w:jc w:val="both"/>
        <w:rPr>
          <w:rFonts w:ascii="Times New Roman" w:hAnsi="Times New Roman"/>
          <w:b/>
          <w:szCs w:val="28"/>
          <w:lang w:val="nl-NL"/>
        </w:rPr>
      </w:pPr>
      <w:r w:rsidRPr="00F92F78">
        <w:rPr>
          <w:rFonts w:ascii="Times New Roman" w:hAnsi="Times New Roman"/>
          <w:b/>
          <w:szCs w:val="28"/>
          <w:lang w:val="nl-NL"/>
        </w:rPr>
        <w:t>V</w:t>
      </w:r>
      <w:r w:rsidRPr="00F92F78">
        <w:rPr>
          <w:rFonts w:ascii="Times New Roman" w:hAnsi="Times New Roman" w:cs="Arial"/>
          <w:b/>
          <w:szCs w:val="28"/>
          <w:lang w:val="nl-NL"/>
        </w:rPr>
        <w:t>ề</w:t>
      </w:r>
      <w:r w:rsidRPr="00F92F78">
        <w:rPr>
          <w:rFonts w:ascii="Times New Roman" w:hAnsi="Times New Roman"/>
          <w:b/>
          <w:szCs w:val="28"/>
          <w:lang w:val="nl-NL"/>
        </w:rPr>
        <w:t xml:space="preserve"> ki</w:t>
      </w:r>
      <w:r w:rsidRPr="00F92F78">
        <w:rPr>
          <w:rFonts w:ascii="Times New Roman" w:hAnsi="Times New Roman" w:cs="Arial"/>
          <w:b/>
          <w:szCs w:val="28"/>
          <w:lang w:val="nl-NL"/>
        </w:rPr>
        <w:t>ế</w:t>
      </w:r>
      <w:r w:rsidRPr="00F92F78">
        <w:rPr>
          <w:rFonts w:ascii="Times New Roman" w:hAnsi="Times New Roman"/>
          <w:b/>
          <w:szCs w:val="28"/>
          <w:lang w:val="nl-NL"/>
        </w:rPr>
        <w:t>n th</w:t>
      </w:r>
      <w:r w:rsidRPr="00F92F78">
        <w:rPr>
          <w:rFonts w:ascii="Times New Roman" w:hAnsi="Times New Roman" w:cs="Arial"/>
          <w:b/>
          <w:szCs w:val="28"/>
          <w:lang w:val="nl-NL"/>
        </w:rPr>
        <w:t>ứ</w:t>
      </w:r>
      <w:r w:rsidRPr="00F92F78">
        <w:rPr>
          <w:rFonts w:ascii="Times New Roman" w:hAnsi="Times New Roman"/>
          <w:b/>
          <w:szCs w:val="28"/>
          <w:lang w:val="nl-NL"/>
        </w:rPr>
        <w:t>c:</w:t>
      </w:r>
      <w:r w:rsidRPr="00F92F78">
        <w:rPr>
          <w:rFonts w:ascii="Times New Roman" w:hAnsi="Times New Roman"/>
          <w:b/>
          <w:i/>
          <w:szCs w:val="28"/>
          <w:lang w:val="nl-NL"/>
        </w:rPr>
        <w:t xml:space="preserve"> </w:t>
      </w:r>
      <w:r w:rsidRPr="00F92F78">
        <w:rPr>
          <w:rFonts w:ascii="Times New Roman" w:hAnsi="Times New Roman"/>
          <w:lang w:val="nl-NL"/>
        </w:rPr>
        <w:t>Cần có khái niệm đoạn văn, từ ngữ chủ đề, câu chủ đề, quan hệ giữa các câu trong đoạn văn và cách trình bày nội dung đoạn văn.</w:t>
      </w:r>
    </w:p>
    <w:p w:rsidR="00F92F78" w:rsidRPr="00F92F78" w:rsidRDefault="00F92F78" w:rsidP="009271D9">
      <w:pPr>
        <w:pStyle w:val="ListParagraph"/>
        <w:numPr>
          <w:ilvl w:val="0"/>
          <w:numId w:val="22"/>
        </w:numPr>
        <w:jc w:val="both"/>
        <w:rPr>
          <w:rFonts w:ascii="Times New Roman" w:hAnsi="Times New Roman"/>
          <w:lang w:val="nl-NL"/>
        </w:rPr>
      </w:pPr>
      <w:r w:rsidRPr="00F92F78">
        <w:rPr>
          <w:rFonts w:ascii="Times New Roman" w:hAnsi="Times New Roman"/>
          <w:b/>
          <w:szCs w:val="28"/>
          <w:lang w:val="nl-NL"/>
        </w:rPr>
        <w:t>V</w:t>
      </w:r>
      <w:r w:rsidRPr="00F92F78">
        <w:rPr>
          <w:rFonts w:ascii="Times New Roman" w:hAnsi="Times New Roman" w:cs="Arial"/>
          <w:b/>
          <w:szCs w:val="28"/>
          <w:lang w:val="nl-NL"/>
        </w:rPr>
        <w:t>ề</w:t>
      </w:r>
      <w:r w:rsidRPr="00F92F78">
        <w:rPr>
          <w:rFonts w:ascii="Times New Roman" w:hAnsi="Times New Roman"/>
          <w:b/>
          <w:szCs w:val="28"/>
          <w:lang w:val="nl-NL"/>
        </w:rPr>
        <w:t xml:space="preserve"> k</w:t>
      </w:r>
      <w:r w:rsidRPr="00F92F78">
        <w:rPr>
          <w:rFonts w:ascii="Times New Roman" w:hAnsi="Times New Roman" w:cs="Arial"/>
          <w:b/>
          <w:szCs w:val="28"/>
          <w:lang w:val="nl-NL"/>
        </w:rPr>
        <w:t>ỹ</w:t>
      </w:r>
      <w:r w:rsidRPr="00F92F78">
        <w:rPr>
          <w:rFonts w:ascii="Times New Roman" w:hAnsi="Times New Roman"/>
          <w:b/>
          <w:szCs w:val="28"/>
          <w:lang w:val="nl-NL"/>
        </w:rPr>
        <w:t xml:space="preserve"> n</w:t>
      </w:r>
      <w:r w:rsidRPr="00F92F78">
        <w:rPr>
          <w:rFonts w:ascii="Times New Roman" w:hAnsi="Times New Roman" w:cs="Arial"/>
          <w:b/>
          <w:szCs w:val="28"/>
          <w:lang w:val="nl-NL"/>
        </w:rPr>
        <w:t>ă</w:t>
      </w:r>
      <w:r w:rsidRPr="00F92F78">
        <w:rPr>
          <w:rFonts w:ascii="Times New Roman" w:hAnsi="Times New Roman"/>
          <w:b/>
          <w:szCs w:val="28"/>
          <w:lang w:val="nl-NL"/>
        </w:rPr>
        <w:t>ng</w:t>
      </w:r>
      <w:r w:rsidRPr="00F92F78">
        <w:rPr>
          <w:rFonts w:ascii="Times New Roman" w:hAnsi="Times New Roman"/>
          <w:sz w:val="32"/>
          <w:szCs w:val="32"/>
          <w:lang w:val="nl-NL"/>
        </w:rPr>
        <w:t>:</w:t>
      </w:r>
      <w:r w:rsidRPr="00F92F78">
        <w:rPr>
          <w:rFonts w:ascii="Times New Roman" w:hAnsi="Times New Roman"/>
          <w:lang w:val="nl-NL"/>
        </w:rPr>
        <w:t xml:space="preserve"> Biết rèn kỹ năng viết các đoạn văn mạch lạc, đủ sức làm sáng tỏ một nội dung nhất định.</w:t>
      </w:r>
    </w:p>
    <w:p w:rsidR="00F92F78" w:rsidRPr="00F92F78" w:rsidRDefault="00F92F78" w:rsidP="009271D9">
      <w:pPr>
        <w:pStyle w:val="ListParagraph"/>
        <w:numPr>
          <w:ilvl w:val="0"/>
          <w:numId w:val="22"/>
        </w:numPr>
        <w:jc w:val="both"/>
        <w:rPr>
          <w:rFonts w:ascii="Times New Roman" w:hAnsi="Times New Roman"/>
          <w:lang w:val="nl-NL"/>
        </w:rPr>
      </w:pPr>
      <w:r w:rsidRPr="00F92F78">
        <w:rPr>
          <w:rFonts w:ascii="Times New Roman" w:hAnsi="Times New Roman"/>
          <w:b/>
          <w:szCs w:val="28"/>
          <w:lang w:val="nl-NL"/>
        </w:rPr>
        <w:t>Về thái độ</w:t>
      </w:r>
      <w:r w:rsidRPr="00F92F78">
        <w:rPr>
          <w:rFonts w:ascii="Times New Roman" w:hAnsi="Times New Roman"/>
          <w:sz w:val="32"/>
          <w:szCs w:val="32"/>
          <w:lang w:val="nl-NL"/>
        </w:rPr>
        <w:t>:</w:t>
      </w:r>
      <w:r w:rsidRPr="00F92F78">
        <w:rPr>
          <w:rFonts w:ascii="Times New Roman" w:hAnsi="Times New Roman"/>
          <w:lang w:val="nl-NL"/>
        </w:rPr>
        <w:t xml:space="preserve"> Bồi dưỡng ý thức học tập bộ môn cho học sinh.</w:t>
      </w:r>
    </w:p>
    <w:p w:rsidR="00F92F78" w:rsidRPr="00365D26" w:rsidRDefault="00F92F78" w:rsidP="00F92F78">
      <w:pPr>
        <w:jc w:val="both"/>
        <w:rPr>
          <w:rFonts w:ascii="Times New Roman" w:hAnsi="Times New Roman"/>
          <w:b/>
          <w:bCs/>
          <w:lang w:val="nl-NL"/>
        </w:rPr>
      </w:pPr>
      <w:r>
        <w:rPr>
          <w:rFonts w:ascii="Times New Roman" w:hAnsi="Times New Roman"/>
          <w:b/>
          <w:bCs/>
          <w:lang w:val="nl-NL"/>
        </w:rPr>
        <w:t>II</w:t>
      </w:r>
      <w:r w:rsidRPr="00365D26">
        <w:rPr>
          <w:rFonts w:ascii="Times New Roman" w:hAnsi="Times New Roman"/>
          <w:b/>
          <w:bCs/>
          <w:lang w:val="nl-NL"/>
        </w:rPr>
        <w:t>.</w:t>
      </w:r>
      <w:r>
        <w:rPr>
          <w:rFonts w:ascii="Times New Roman" w:hAnsi="Times New Roman"/>
          <w:b/>
          <w:bCs/>
          <w:lang w:val="nl-NL"/>
        </w:rPr>
        <w:t xml:space="preserve"> </w:t>
      </w:r>
      <w:r w:rsidRPr="00365D26">
        <w:rPr>
          <w:rFonts w:ascii="Times New Roman" w:hAnsi="Times New Roman"/>
          <w:b/>
          <w:bCs/>
          <w:lang w:val="nl-NL"/>
        </w:rPr>
        <w:t>Chuẩn bị của giỏo vi</w:t>
      </w:r>
      <w:r>
        <w:rPr>
          <w:rFonts w:ascii="Times New Roman" w:hAnsi="Times New Roman"/>
          <w:b/>
          <w:bCs/>
          <w:lang w:val="nl-NL"/>
        </w:rPr>
        <w:t>ê</w:t>
      </w:r>
      <w:r w:rsidRPr="00365D26">
        <w:rPr>
          <w:rFonts w:ascii="Times New Roman" w:hAnsi="Times New Roman"/>
          <w:b/>
          <w:bCs/>
          <w:lang w:val="nl-NL"/>
        </w:rPr>
        <w:t>n và học sinh:</w:t>
      </w:r>
    </w:p>
    <w:p w:rsidR="00F92F78" w:rsidRPr="00365D26" w:rsidRDefault="00F92F78" w:rsidP="00F92F78">
      <w:pPr>
        <w:jc w:val="both"/>
        <w:rPr>
          <w:rFonts w:ascii="Times New Roman" w:hAnsi="Times New Roman"/>
          <w:lang w:val="nl-NL"/>
        </w:rPr>
      </w:pPr>
      <w:r w:rsidRPr="00365D26">
        <w:rPr>
          <w:rFonts w:ascii="Times New Roman" w:hAnsi="Times New Roman"/>
          <w:b/>
          <w:lang w:val="nl-NL"/>
        </w:rPr>
        <w:t xml:space="preserve">    1- Giáo viên:</w:t>
      </w:r>
      <w:r w:rsidRPr="00365D26">
        <w:rPr>
          <w:rFonts w:ascii="Times New Roman" w:hAnsi="Times New Roman"/>
          <w:lang w:val="nl-NL"/>
        </w:rPr>
        <w:t xml:space="preserve"> Chuẩn bị nội dung lên lớp.</w:t>
      </w:r>
    </w:p>
    <w:p w:rsidR="00F92F78" w:rsidRDefault="00F92F78" w:rsidP="00F92F78">
      <w:pPr>
        <w:jc w:val="both"/>
        <w:rPr>
          <w:rFonts w:ascii="Times New Roman" w:hAnsi="Times New Roman"/>
          <w:lang w:val="nl-NL"/>
        </w:rPr>
      </w:pPr>
      <w:r w:rsidRPr="00365D26">
        <w:rPr>
          <w:rFonts w:ascii="Times New Roman" w:hAnsi="Times New Roman"/>
          <w:b/>
          <w:lang w:val="nl-NL"/>
        </w:rPr>
        <w:lastRenderedPageBreak/>
        <w:t xml:space="preserve">    2</w:t>
      </w:r>
      <w:r w:rsidRPr="00365D26">
        <w:rPr>
          <w:rFonts w:ascii="Times New Roman" w:hAnsi="Times New Roman"/>
          <w:b/>
        </w:rPr>
        <w:t>- Học sinh:</w:t>
      </w:r>
      <w:r w:rsidRPr="00365D26">
        <w:rPr>
          <w:rFonts w:ascii="Times New Roman" w:hAnsi="Times New Roman"/>
        </w:rPr>
        <w:t xml:space="preserve"> Học và chuẩn bị bài.</w:t>
      </w:r>
    </w:p>
    <w:p w:rsidR="00F92F78" w:rsidRPr="00F92F78" w:rsidRDefault="00F92F78" w:rsidP="00F92F78">
      <w:pPr>
        <w:jc w:val="both"/>
        <w:rPr>
          <w:rFonts w:ascii="Times New Roman" w:hAnsi="Times New Roman"/>
          <w:lang w:val="nl-NL"/>
        </w:rPr>
      </w:pPr>
      <w:r w:rsidRPr="00365D26">
        <w:rPr>
          <w:rFonts w:ascii="Times New Roman" w:hAnsi="Times New Roman"/>
          <w:b/>
        </w:rPr>
        <w:t>III.</w:t>
      </w:r>
      <w:r>
        <w:rPr>
          <w:rFonts w:ascii="Times New Roman" w:hAnsi="Times New Roman"/>
          <w:b/>
        </w:rPr>
        <w:t xml:space="preserve"> </w:t>
      </w:r>
      <w:r w:rsidRPr="00365D26">
        <w:rPr>
          <w:rFonts w:ascii="Times New Roman" w:hAnsi="Times New Roman"/>
          <w:b/>
        </w:rPr>
        <w:t>Ph</w:t>
      </w:r>
      <w:r w:rsidRPr="00365D26">
        <w:rPr>
          <w:rFonts w:ascii="Times New Roman" w:hAnsi="Times New Roman"/>
          <w:b/>
          <w:lang w:val="vi-VN"/>
        </w:rPr>
        <w:t>ương pháp dạy- học</w:t>
      </w:r>
      <w:r w:rsidRPr="00365D26">
        <w:rPr>
          <w:rFonts w:ascii="Times New Roman" w:hAnsi="Times New Roman"/>
          <w:b/>
        </w:rPr>
        <w:t>:</w:t>
      </w:r>
      <w:r w:rsidRPr="00365D26">
        <w:rPr>
          <w:rFonts w:ascii="Times New Roman" w:hAnsi="Times New Roman"/>
          <w:szCs w:val="28"/>
        </w:rPr>
        <w:t xml:space="preserve"> Vấn đáp, thảo luận, thuyết tr</w:t>
      </w:r>
      <w:r>
        <w:rPr>
          <w:rFonts w:ascii="Times New Roman" w:hAnsi="Times New Roman"/>
          <w:szCs w:val="28"/>
        </w:rPr>
        <w:t>ì</w:t>
      </w:r>
      <w:r w:rsidRPr="00365D26">
        <w:rPr>
          <w:rFonts w:ascii="Times New Roman" w:hAnsi="Times New Roman"/>
          <w:szCs w:val="28"/>
        </w:rPr>
        <w:t>nh</w:t>
      </w:r>
    </w:p>
    <w:p w:rsidR="00F92F78" w:rsidRPr="00365D26" w:rsidRDefault="00F92F78" w:rsidP="00F92F78">
      <w:pPr>
        <w:jc w:val="both"/>
        <w:rPr>
          <w:rFonts w:ascii="Times New Roman" w:hAnsi="Times New Roman"/>
          <w:b/>
        </w:rPr>
      </w:pPr>
      <w:r w:rsidRPr="00365D26">
        <w:rPr>
          <w:rFonts w:ascii="Times New Roman" w:hAnsi="Times New Roman"/>
          <w:b/>
        </w:rPr>
        <w:t>IV. Tiến tr</w:t>
      </w:r>
      <w:r>
        <w:rPr>
          <w:rFonts w:ascii="Times New Roman" w:hAnsi="Times New Roman"/>
          <w:b/>
        </w:rPr>
        <w:t>ì</w:t>
      </w:r>
      <w:r w:rsidRPr="00365D26">
        <w:rPr>
          <w:rFonts w:ascii="Times New Roman" w:hAnsi="Times New Roman"/>
          <w:b/>
        </w:rPr>
        <w:t>nh dạy- học:</w:t>
      </w:r>
    </w:p>
    <w:p w:rsidR="00F92F78" w:rsidRPr="00365D26" w:rsidRDefault="00F92F78" w:rsidP="00F92F78">
      <w:pPr>
        <w:jc w:val="both"/>
        <w:rPr>
          <w:rFonts w:ascii="Times New Roman" w:hAnsi="Times New Roman"/>
          <w:b/>
          <w:lang w:val="vi-VN"/>
        </w:rPr>
      </w:pPr>
      <w:r>
        <w:rPr>
          <w:rFonts w:ascii="Times New Roman" w:hAnsi="Times New Roman"/>
          <w:b/>
        </w:rPr>
        <w:t>HOẠT ĐỘNG 1: KHỞI ĐỘNG</w:t>
      </w:r>
    </w:p>
    <w:p w:rsidR="00F92F78" w:rsidRPr="00365D26" w:rsidRDefault="00F92F78" w:rsidP="00F92F78">
      <w:pPr>
        <w:jc w:val="both"/>
        <w:rPr>
          <w:rFonts w:ascii="Arial" w:hAnsi="Arial" w:cs="Arial"/>
          <w:b/>
        </w:rPr>
      </w:pPr>
      <w:r w:rsidRPr="00365D26">
        <w:rPr>
          <w:rFonts w:ascii="Times New Roman" w:hAnsi="Times New Roman"/>
          <w:b/>
        </w:rPr>
        <w:t>Gi</w:t>
      </w:r>
      <w:r w:rsidRPr="00365D26">
        <w:rPr>
          <w:rFonts w:ascii="Times New Roman" w:hAnsi="Times New Roman"/>
          <w:b/>
          <w:lang w:val="vi-VN"/>
        </w:rPr>
        <w:t>ới thiệu và dạy bài mới</w:t>
      </w:r>
      <w:r w:rsidRPr="00365D26">
        <w:rPr>
          <w:rFonts w:ascii="Times New Roman" w:hAnsi="Times New Roman"/>
          <w:b/>
        </w:rPr>
        <w:t>:</w:t>
      </w:r>
    </w:p>
    <w:p w:rsidR="00F92F78" w:rsidRPr="00365D26" w:rsidRDefault="00F92F78" w:rsidP="00F92F78">
      <w:pPr>
        <w:jc w:val="both"/>
        <w:rPr>
          <w:rFonts w:ascii="Times New Roman" w:hAnsi="Times New Roman"/>
        </w:rPr>
      </w:pPr>
      <w:r w:rsidRPr="00365D26">
        <w:rPr>
          <w:rFonts w:ascii="Times New Roman" w:hAnsi="Times New Roman"/>
        </w:rPr>
        <w:t xml:space="preserve">        Lớp 6 và lớp 7 các em đã được học cách viết đoạn văn trong các kiểu văn bản: đoạn văn tự sự, đoạn văn miêu tả, đoạn văn nghị luận. Tiết học này cô cung các em tìm hiểu về cách xây dựng đoạn văn trong văn bản.</w:t>
      </w:r>
    </w:p>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chung về đoạn văn.</w:t>
      </w:r>
    </w:p>
    <w:p w:rsidR="00F92F78" w:rsidRPr="00365D26" w:rsidRDefault="00F92F78" w:rsidP="00F92F78">
      <w:pPr>
        <w:tabs>
          <w:tab w:val="left" w:pos="60"/>
        </w:tabs>
        <w:jc w:val="both"/>
        <w:rPr>
          <w:rFonts w:ascii="Times New Roman" w:hAnsi="Times New Roman"/>
          <w:szCs w:val="28"/>
        </w:rPr>
      </w:pPr>
      <w:r>
        <w:rPr>
          <w:rFonts w:ascii="Times New Roman" w:hAnsi="Times New Roman"/>
          <w:b/>
          <w:szCs w:val="28"/>
        </w:rPr>
        <w:t>+ Mục tiê</w:t>
      </w:r>
      <w:r w:rsidRPr="00365D26">
        <w:rPr>
          <w:rFonts w:ascii="Times New Roman" w:hAnsi="Times New Roman"/>
          <w:b/>
          <w:szCs w:val="28"/>
        </w:rPr>
        <w:t xml:space="preserve">u: </w:t>
      </w:r>
      <w:r w:rsidR="003700A9">
        <w:rPr>
          <w:rFonts w:ascii="Times New Roman" w:hAnsi="Times New Roman"/>
          <w:szCs w:val="28"/>
        </w:rPr>
        <w:t>Hì</w:t>
      </w:r>
      <w:r w:rsidRPr="00365D26">
        <w:rPr>
          <w:rFonts w:ascii="Times New Roman" w:hAnsi="Times New Roman"/>
          <w:szCs w:val="28"/>
        </w:rPr>
        <w:t>nh thành kh</w:t>
      </w:r>
      <w:r>
        <w:rPr>
          <w:rFonts w:ascii="Times New Roman" w:hAnsi="Times New Roman"/>
          <w:szCs w:val="28"/>
        </w:rPr>
        <w:t>á</w:t>
      </w:r>
      <w:r w:rsidRPr="00365D26">
        <w:rPr>
          <w:rFonts w:ascii="Times New Roman" w:hAnsi="Times New Roman"/>
          <w:szCs w:val="28"/>
        </w:rPr>
        <w:t>i niệm đoạn văn.</w:t>
      </w:r>
    </w:p>
    <w:p w:rsidR="00F92F78" w:rsidRPr="00365D26" w:rsidRDefault="00F92F78" w:rsidP="00F92F78">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F92F78" w:rsidRPr="00365D26" w:rsidRDefault="00F92F78" w:rsidP="00F92F78">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Pr>
          <w:rFonts w:ascii="Times New Roman" w:hAnsi="Times New Roman"/>
          <w:szCs w:val="28"/>
        </w:rPr>
        <w:t>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F92F78" w:rsidRPr="00365D26" w:rsidTr="00F92F78">
        <w:tc>
          <w:tcPr>
            <w:tcW w:w="3192" w:type="dxa"/>
          </w:tcPr>
          <w:p w:rsidR="00F92F78" w:rsidRPr="00365D26" w:rsidRDefault="00F92F78" w:rsidP="00F92F78">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F92F78" w:rsidRPr="00365D26" w:rsidRDefault="00F92F78"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F92F78" w:rsidRPr="00365D26" w:rsidRDefault="00F92F78"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F92F78" w:rsidRPr="00365D26" w:rsidTr="00F92F78">
        <w:tc>
          <w:tcPr>
            <w:tcW w:w="3192" w:type="dxa"/>
          </w:tcPr>
          <w:p w:rsidR="00F92F78" w:rsidRPr="00365D26" w:rsidRDefault="00F92F78" w:rsidP="00A92645">
            <w:pPr>
              <w:spacing w:before="120" w:after="120"/>
              <w:rPr>
                <w:rFonts w:ascii="Times New Roman" w:hAnsi="Times New Roman"/>
              </w:rPr>
            </w:pPr>
            <w:r w:rsidRPr="00365D26">
              <w:rPr>
                <w:rFonts w:ascii="Times New Roman" w:hAnsi="Times New Roman"/>
              </w:rPr>
              <w:t>Hoạt động 1</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xml:space="preserve">- Gv nêu yêu cầu hs đọc VB: "Người thầy đạo cao đức trọng" </w:t>
            </w:r>
          </w:p>
          <w:p w:rsidR="00F92F78" w:rsidRPr="00365D26" w:rsidRDefault="00F92F78" w:rsidP="00A92645">
            <w:pPr>
              <w:jc w:val="both"/>
              <w:rPr>
                <w:rFonts w:ascii="Times New Roman" w:hAnsi="Times New Roman"/>
              </w:rPr>
            </w:pPr>
            <w:r w:rsidRPr="00365D26">
              <w:rPr>
                <w:rFonts w:ascii="Times New Roman" w:hAnsi="Times New Roman"/>
                <w:i/>
              </w:rPr>
              <w:t>? VB trên gồm mấy ý? Mỗi ý được viết thành mấy đoạn?</w:t>
            </w:r>
            <w:r w:rsidRPr="00365D26">
              <w:rPr>
                <w:rFonts w:ascii="Times New Roman" w:hAnsi="Times New Roman"/>
              </w:rPr>
              <w:t xml:space="preserve"> - - Đánh dấu bước phát triển cao nhất của phong trào Cần Vương d</w:t>
            </w:r>
            <w:r w:rsidRPr="00365D26">
              <w:rPr>
                <w:rFonts w:ascii="Times New Roman" w:hAnsi="Times New Roman"/>
              </w:rPr>
              <w:softHyphen/>
              <w:t>ưới sự lãnh đạo của các văn thân sĩ phu yêu nước.</w:t>
            </w:r>
          </w:p>
          <w:p w:rsidR="00F92F78" w:rsidRPr="00365D26" w:rsidRDefault="00F92F78" w:rsidP="00A92645">
            <w:pPr>
              <w:jc w:val="both"/>
              <w:rPr>
                <w:rFonts w:ascii="Times New Roman" w:hAnsi="Times New Roman"/>
              </w:rPr>
            </w:pPr>
            <w:r w:rsidRPr="00365D26">
              <w:rPr>
                <w:rFonts w:ascii="Times New Roman" w:hAnsi="Times New Roman"/>
              </w:rPr>
              <w:t>- Thể hiện truyền thống yêu nư</w:t>
            </w:r>
            <w:r w:rsidRPr="00365D26">
              <w:rPr>
                <w:rFonts w:ascii="Times New Roman" w:hAnsi="Times New Roman"/>
              </w:rPr>
              <w:softHyphen/>
              <w:t>ớc bất khất của DT, rút ra những bài học kinh nghiệm cho cuộc khởi nghĩa sau này.</w:t>
            </w:r>
          </w:p>
          <w:p w:rsidR="00F92F78" w:rsidRPr="00365D26" w:rsidRDefault="00F92F78" w:rsidP="00A92645">
            <w:pPr>
              <w:jc w:val="both"/>
              <w:rPr>
                <w:rFonts w:ascii="Times New Roman" w:hAnsi="Times New Roman"/>
              </w:rPr>
            </w:pPr>
            <w:r w:rsidRPr="00365D26">
              <w:rPr>
                <w:rFonts w:ascii="Times New Roman" w:hAnsi="Times New Roman"/>
              </w:rPr>
              <w:t>- Cuộc khởi nghĩa thất bại đánh dấu phong trào Cần Vương kết thúc trong cả nước đoạn văn.</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r w:rsidRPr="00365D26">
              <w:rPr>
                <w:rFonts w:ascii="Times New Roman" w:hAnsi="Times New Roman"/>
              </w:rPr>
              <w:t>- Gọi HS đọc bài tập (T1/36)</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Căn cứ vào đó em hãy tìm những dấu hiệu hình thức để nhận biết đoạn văn?</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xml:space="preserve">? Theo em đoạn văn là </w:t>
            </w:r>
            <w:r w:rsidRPr="00365D26">
              <w:rPr>
                <w:rFonts w:ascii="Times New Roman" w:hAnsi="Times New Roman"/>
                <w:i/>
              </w:rPr>
              <w:lastRenderedPageBreak/>
              <w:t xml:space="preserve">gì? </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GV: Đoạn văn là một đơn vị trên câu, có vai trò quan trọng việc tạo lập văn bản.</w:t>
            </w:r>
          </w:p>
          <w:p w:rsidR="00F92F78" w:rsidRPr="00365D26" w:rsidRDefault="00F92F78" w:rsidP="00A92645">
            <w:pPr>
              <w:spacing w:before="120" w:after="120"/>
              <w:jc w:val="both"/>
              <w:rPr>
                <w:rFonts w:ascii="Times New Roman" w:hAnsi="Times New Roman"/>
              </w:rPr>
            </w:pPr>
            <w:r w:rsidRPr="00365D26">
              <w:rPr>
                <w:rFonts w:ascii="Times New Roman" w:hAnsi="Times New Roman"/>
                <w:i/>
              </w:rPr>
              <w:t>? Văn bản chia làm mấy ý? Mỗi ý được diễn đạt thành mấy đoạn văn?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Y/c HS xác định đúng số ý và số đoạn văn, căn cứ vào dấu hiệu hình thức để xác định.</w:t>
            </w:r>
          </w:p>
        </w:tc>
        <w:tc>
          <w:tcPr>
            <w:tcW w:w="3192" w:type="dxa"/>
          </w:tcPr>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đọc lại VB.</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phát hiện</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phát hiện</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phân tích trình bày</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xml:space="preserve">HS đọc </w:t>
            </w:r>
          </w:p>
          <w:p w:rsidR="00F92F78" w:rsidRPr="00365D26" w:rsidRDefault="00F92F78" w:rsidP="00A92645">
            <w:pPr>
              <w:spacing w:before="120" w:after="120"/>
              <w:rPr>
                <w:rFonts w:ascii="Times New Roman" w:hAnsi="Times New Roman"/>
              </w:rPr>
            </w:pPr>
            <w:r w:rsidRPr="00365D26">
              <w:rPr>
                <w:rFonts w:ascii="Times New Roman" w:hAnsi="Times New Roman"/>
              </w:rPr>
              <w:t>HS phân tích</w:t>
            </w:r>
          </w:p>
          <w:p w:rsidR="00F92F78" w:rsidRPr="00365D26" w:rsidRDefault="00F92F78" w:rsidP="00A92645">
            <w:pPr>
              <w:spacing w:before="120" w:after="120"/>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p>
          <w:p w:rsidR="00F92F78" w:rsidRPr="00365D26" w:rsidRDefault="00F92F78" w:rsidP="00A92645">
            <w:pPr>
              <w:tabs>
                <w:tab w:val="left" w:pos="2838"/>
              </w:tabs>
              <w:rPr>
                <w:rFonts w:ascii="Times New Roman" w:hAnsi="Times New Roman"/>
              </w:rPr>
            </w:pPr>
            <w:r w:rsidRPr="00365D26">
              <w:rPr>
                <w:rFonts w:ascii="Times New Roman" w:hAnsi="Times New Roman"/>
              </w:rPr>
              <w:t>-Hs trả lời</w:t>
            </w:r>
          </w:p>
        </w:tc>
        <w:tc>
          <w:tcPr>
            <w:tcW w:w="3714" w:type="dxa"/>
          </w:tcPr>
          <w:p w:rsidR="00F92F78" w:rsidRPr="00365D26" w:rsidRDefault="00F92F78" w:rsidP="00A92645">
            <w:pPr>
              <w:keepNext/>
              <w:keepLines/>
              <w:spacing w:before="200"/>
              <w:jc w:val="both"/>
              <w:outlineLvl w:val="4"/>
              <w:rPr>
                <w:rFonts w:ascii="Times New Roman" w:eastAsiaTheme="majorEastAsia" w:hAnsi="Times New Roman"/>
                <w:i/>
                <w:color w:val="000000" w:themeColor="text1"/>
              </w:rPr>
            </w:pPr>
            <w:r w:rsidRPr="00365D26">
              <w:rPr>
                <w:rFonts w:ascii="Times New Roman" w:eastAsiaTheme="majorEastAsia" w:hAnsi="Times New Roman"/>
                <w:i/>
                <w:color w:val="000000" w:themeColor="text1"/>
              </w:rPr>
              <w:lastRenderedPageBreak/>
              <w:t>I. Thế nào là đoạn văn</w:t>
            </w:r>
          </w:p>
          <w:p w:rsidR="00F92F78" w:rsidRPr="00365D26" w:rsidRDefault="00F92F78" w:rsidP="00A92645">
            <w:pPr>
              <w:rPr>
                <w:rFonts w:ascii="Times New Roman" w:hAnsi="Times New Roman"/>
              </w:rPr>
            </w:pPr>
            <w:r w:rsidRPr="00365D26">
              <w:rPr>
                <w:rFonts w:ascii="Times New Roman" w:hAnsi="Times New Roman"/>
              </w:rPr>
              <w:t>1. Tìm hiểu ngữ liệu</w:t>
            </w:r>
          </w:p>
          <w:p w:rsidR="00F92F78" w:rsidRPr="00365D26" w:rsidRDefault="00F92F78" w:rsidP="00A92645">
            <w:pPr>
              <w:spacing w:before="120" w:after="120"/>
              <w:jc w:val="both"/>
              <w:rPr>
                <w:rFonts w:ascii="Times New Roman" w:hAnsi="Times New Roman"/>
              </w:rPr>
            </w:pPr>
            <w:r w:rsidRPr="00365D26">
              <w:rPr>
                <w:rFonts w:ascii="Times New Roman" w:hAnsi="Times New Roman"/>
                <w:b/>
                <w:bCs/>
                <w:u w:val="single"/>
              </w:rPr>
              <w:t>a. Bài tập:</w:t>
            </w:r>
            <w:r w:rsidRPr="00365D26">
              <w:rPr>
                <w:rFonts w:ascii="Times New Roman" w:hAnsi="Times New Roman"/>
              </w:rPr>
              <w:t xml:space="preserve"> Văn bản: Ngô Tất Tố và tác phẩm tắt đèn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b. Nhận xét:</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Gồm 2 ý: Mỗi ý được viết thành 1 đoạn văn.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Đoạn đầu nói về tác giả NTT.</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Đoạn hai: Nói về tác phẩm tắt đèn.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Dấu hiệu nhận biết: Viết hoa, lùi đầu dòng và dấu chấm xuống dòng.</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Hình thức: Viết hoa lùi đầu dòng và chấm xuống dòng</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Nội dung: biểu đạt ý tương đối hoàn chỉnh.</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Có nhiều câu tạo thành.</w:t>
            </w:r>
          </w:p>
          <w:p w:rsidR="00F92F78" w:rsidRPr="00365D26" w:rsidRDefault="003700A9" w:rsidP="00A92645">
            <w:pPr>
              <w:spacing w:before="120" w:after="120"/>
              <w:jc w:val="both"/>
              <w:rPr>
                <w:rFonts w:ascii="Times New Roman" w:hAnsi="Times New Roman"/>
              </w:rPr>
            </w:pPr>
            <w:r>
              <w:rPr>
                <w:rFonts w:ascii="Times New Roman" w:hAnsi="Times New Roman"/>
              </w:rPr>
              <w:t>* Bài tập1: Văn bản “</w:t>
            </w:r>
            <w:r w:rsidR="00F92F78" w:rsidRPr="00365D26">
              <w:rPr>
                <w:rFonts w:ascii="Times New Roman" w:hAnsi="Times New Roman"/>
              </w:rPr>
              <w:t>ai nhầm ” VB gồm 2 đoạn, mỗi đoạn biểu đạt 1 ý tương đối hoàn chỉnh.</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r w:rsidRPr="00365D26">
              <w:rPr>
                <w:rFonts w:ascii="Times New Roman" w:hAnsi="Times New Roman"/>
              </w:rPr>
              <w:t>2. Ghi nhớ: SGK/36.</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r w:rsidRPr="00365D26">
              <w:rPr>
                <w:rFonts w:ascii="Times New Roman" w:hAnsi="Times New Roman"/>
              </w:rPr>
              <w:t xml:space="preserve">- VB gồm 2 ý: Mỗi ý được </w:t>
            </w:r>
            <w:r w:rsidRPr="00365D26">
              <w:rPr>
                <w:rFonts w:ascii="Times New Roman" w:hAnsi="Times New Roman"/>
              </w:rPr>
              <w:lastRenderedPageBreak/>
              <w:t>diễn đạt thành 1 đoạn văn.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ý 1: Đoạn văn 1: Thầy đồ cho chép bài văn tế ông thân sinh mình để tế bà chủ nhà chết.</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ý 2: Đoạn văn 2 chủ nhà trách thầy chép nhầm, thầy cãi là do chết nhầm.</w:t>
            </w:r>
          </w:p>
        </w:tc>
      </w:tr>
    </w:tbl>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2: </w:t>
      </w:r>
      <w:r w:rsidR="003700A9">
        <w:rPr>
          <w:rFonts w:ascii="Times New Roman" w:hAnsi="Times New Roman"/>
          <w:szCs w:val="28"/>
        </w:rPr>
        <w:t>Hướng dẫn học sinh tì</w:t>
      </w:r>
      <w:r w:rsidRPr="00365D26">
        <w:rPr>
          <w:rFonts w:ascii="Times New Roman" w:hAnsi="Times New Roman"/>
          <w:szCs w:val="28"/>
        </w:rPr>
        <w:t>m hiểu chung về từ ngữ và câu trong đoạn văn.</w:t>
      </w:r>
    </w:p>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t>+ Mục ti</w:t>
      </w:r>
      <w:r w:rsidR="003700A9">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thế nào là từ ngữ và câu trong đoạn văn.</w:t>
      </w:r>
    </w:p>
    <w:p w:rsidR="00F92F78" w:rsidRPr="00365D26" w:rsidRDefault="00F92F78" w:rsidP="00F92F78">
      <w:pPr>
        <w:tabs>
          <w:tab w:val="left" w:pos="60"/>
        </w:tabs>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 xml:space="preserve">+ Phương pháp: </w:t>
      </w:r>
      <w:r w:rsidRPr="00365D26">
        <w:rPr>
          <w:rFonts w:ascii="Times New Roman" w:hAnsi="Times New Roman"/>
          <w:szCs w:val="28"/>
        </w:rPr>
        <w:t>Vấn đáp</w:t>
      </w:r>
    </w:p>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F92F78" w:rsidRPr="00365D26" w:rsidRDefault="00F92F78" w:rsidP="00F92F78">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sidR="003700A9">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192"/>
      </w:tblGrid>
      <w:tr w:rsidR="00F92F78" w:rsidRPr="00365D26" w:rsidTr="00A92645">
        <w:tc>
          <w:tcPr>
            <w:tcW w:w="3192" w:type="dxa"/>
          </w:tcPr>
          <w:p w:rsidR="00F92F78" w:rsidRPr="00365D26" w:rsidRDefault="00F92F78" w:rsidP="003700A9">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3700A9">
              <w:rPr>
                <w:rFonts w:ascii="Times New Roman" w:hAnsi="Times New Roman"/>
                <w:b/>
                <w:kern w:val="1"/>
                <w:szCs w:val="28"/>
              </w:rPr>
              <w:t>giáo viên</w:t>
            </w:r>
          </w:p>
        </w:tc>
        <w:tc>
          <w:tcPr>
            <w:tcW w:w="3192" w:type="dxa"/>
          </w:tcPr>
          <w:p w:rsidR="00F92F78" w:rsidRPr="00365D26" w:rsidRDefault="00F92F78"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F92F78" w:rsidRPr="00365D26" w:rsidRDefault="00F92F78"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F92F78" w:rsidRPr="00365D26" w:rsidTr="00A92645">
        <w:tc>
          <w:tcPr>
            <w:tcW w:w="3192" w:type="dxa"/>
          </w:tcPr>
          <w:p w:rsidR="00F92F78" w:rsidRPr="00365D26" w:rsidRDefault="00F92F78" w:rsidP="00A92645">
            <w:pPr>
              <w:spacing w:before="120" w:after="120"/>
              <w:rPr>
                <w:rFonts w:ascii="Times New Roman" w:hAnsi="Times New Roman"/>
              </w:rPr>
            </w:pPr>
            <w:r w:rsidRPr="00365D26">
              <w:rPr>
                <w:rFonts w:ascii="Times New Roman" w:hAnsi="Times New Roman"/>
              </w:rPr>
              <w:t>Hoạt động 2</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xml:space="preserve">? Tìm các từ ngữ chủ đề cho mỗi đoạn văn? </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ý khái quát bao trùm cả đoạn văn là gì?</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rPr>
              <w:t xml:space="preserve">? Câu nào trong đoạn văn chứa đựng ý khái quát ấy? </w:t>
            </w:r>
            <w:r w:rsidRPr="00365D26">
              <w:rPr>
                <w:rFonts w:ascii="Times New Roman" w:hAnsi="Times New Roman"/>
                <w:i/>
                <w:lang w:val="nl-NL"/>
              </w:rPr>
              <w:t>( câu then chốt )</w:t>
            </w:r>
          </w:p>
          <w:p w:rsidR="00F92F78" w:rsidRPr="00365D26" w:rsidRDefault="00F92F78" w:rsidP="00A92645">
            <w:pPr>
              <w:spacing w:before="120" w:after="120"/>
              <w:jc w:val="both"/>
              <w:rPr>
                <w:rFonts w:ascii="Times New Roman" w:hAnsi="Times New Roman"/>
                <w:i/>
                <w:lang w:val="nl-NL"/>
              </w:rPr>
            </w:pP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Nhận xét gì về câu chủ đề?</w:t>
            </w:r>
          </w:p>
          <w:p w:rsidR="00F92F78" w:rsidRPr="00365D26" w:rsidRDefault="00F92F78" w:rsidP="00A92645">
            <w:pPr>
              <w:spacing w:before="120" w:after="120"/>
              <w:jc w:val="both"/>
              <w:rPr>
                <w:rFonts w:ascii="Times New Roman" w:hAnsi="Times New Roman"/>
                <w:lang w:val="nl-NL"/>
              </w:rPr>
            </w:pPr>
          </w:p>
          <w:p w:rsidR="00F92F78" w:rsidRPr="00365D26" w:rsidRDefault="00F92F78" w:rsidP="00A92645">
            <w:pPr>
              <w:spacing w:before="120" w:after="120"/>
              <w:jc w:val="both"/>
              <w:rPr>
                <w:rFonts w:ascii="Times New Roman" w:hAnsi="Times New Roman"/>
                <w:lang w:val="nl-NL"/>
              </w:rPr>
            </w:pP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Từ nhận thức trên em hiểu từ ngữ chủ đề, câu chủ đề là gì? Chúng đóng vai trò gì trong văn bản?</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GVKQ: Từ ngữ chủ đề là các từ ngữ dùng làm đề mục hoặc được lặp đi lặp lại nhiều lần nhằm duy trì đối tượng được nói đến trong đoạn văn. Câu chủ đề thường có vai trò định hướng cho cả đoạn văn. Vì vậy, khi một văn bản có nhiều đoạn văn thì chỉ cần nhặt ra các câu chủ đề rồi ghép lại với nhau chúng ta sẽ có một văn bản tóm tắt khá hoàn chỉnh.</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GV yêu cầu h/s tìm hiểu VB.</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So sán</w:t>
            </w:r>
            <w:r w:rsidR="003700A9">
              <w:rPr>
                <w:rFonts w:ascii="Times New Roman" w:hAnsi="Times New Roman"/>
                <w:i/>
              </w:rPr>
              <w:t>h cách trình bày ý của hai đoạn</w:t>
            </w:r>
            <w:r w:rsidRPr="00365D26">
              <w:rPr>
                <w:rFonts w:ascii="Times New Roman" w:hAnsi="Times New Roman"/>
                <w:i/>
              </w:rPr>
              <w:t xml:space="preserve"> văn trong VB trên?</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Đoạn 1 có câu chủ đề không?</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yếu tố nào duy trì đối tượng trong đoạn văn?</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Quan hệ ý nghĩa giữa các câu trong đoạn văn ntn?</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Nội dung đoạn văn được triển khai theo trình tự nào?</w:t>
            </w:r>
          </w:p>
          <w:p w:rsidR="00F92F78" w:rsidRPr="00365D26" w:rsidRDefault="00F92F78" w:rsidP="00A92645">
            <w:pPr>
              <w:spacing w:before="120" w:after="120"/>
              <w:jc w:val="both"/>
              <w:rPr>
                <w:rFonts w:ascii="Times New Roman" w:hAnsi="Times New Roman"/>
                <w:i/>
              </w:rPr>
            </w:pPr>
          </w:p>
          <w:p w:rsidR="00F92F78" w:rsidRPr="00365D26" w:rsidRDefault="00F92F78" w:rsidP="00A92645">
            <w:pPr>
              <w:spacing w:before="120" w:after="120"/>
              <w:jc w:val="both"/>
              <w:rPr>
                <w:rFonts w:ascii="Times New Roman" w:hAnsi="Times New Roman"/>
                <w:i/>
              </w:rPr>
            </w:pP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lastRenderedPageBreak/>
              <w:t>? Cho biết cách trình bày ý?</w:t>
            </w:r>
          </w:p>
          <w:p w:rsidR="00F92F78" w:rsidRPr="00365D26" w:rsidRDefault="00F92F78" w:rsidP="00A92645">
            <w:pPr>
              <w:spacing w:before="120" w:after="120"/>
              <w:jc w:val="both"/>
              <w:rPr>
                <w:rFonts w:ascii="Times New Roman" w:hAnsi="Times New Roman"/>
                <w:i/>
              </w:rPr>
            </w:pPr>
          </w:p>
          <w:p w:rsidR="00F92F78" w:rsidRPr="00365D26" w:rsidRDefault="00F92F78" w:rsidP="00A92645">
            <w:pPr>
              <w:spacing w:before="120" w:after="120"/>
              <w:jc w:val="both"/>
              <w:rPr>
                <w:rFonts w:ascii="Times New Roman" w:hAnsi="Times New Roman"/>
                <w:i/>
              </w:rPr>
            </w:pPr>
          </w:p>
          <w:p w:rsidR="00F92F78" w:rsidRPr="00365D26" w:rsidRDefault="00F92F78" w:rsidP="00A92645">
            <w:pPr>
              <w:spacing w:before="120" w:after="120"/>
              <w:jc w:val="both"/>
              <w:rPr>
                <w:rFonts w:ascii="Times New Roman" w:hAnsi="Times New Roman"/>
                <w:i/>
              </w:rPr>
            </w:pP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Tìm 2 câu trực tiếp bổ xung ý nghĩa cho câu chủ đề?</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Quan hệ ý nghĩa giữa câu chủ đề giữa các câu khai triển và giữa các câu khai triển với nhau có gì khác biệt?</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Tìm các câu khai triển cho</w:t>
            </w:r>
            <w:r w:rsidRPr="00365D26">
              <w:rPr>
                <w:rFonts w:ascii="Times New Roman" w:hAnsi="Times New Roman"/>
                <w:lang w:val="nl-NL"/>
              </w:rPr>
              <w:t xml:space="preserve"> </w:t>
            </w:r>
            <w:r w:rsidRPr="00365D26">
              <w:rPr>
                <w:rFonts w:ascii="Times New Roman" w:hAnsi="Times New Roman"/>
                <w:i/>
                <w:lang w:val="nl-NL"/>
              </w:rPr>
              <w:t>câu ( qua 1 vụ thuế .... VN đương thời) .</w:t>
            </w:r>
          </w:p>
          <w:p w:rsidR="00F92F78" w:rsidRPr="00365D26" w:rsidRDefault="00F92F78" w:rsidP="00A92645">
            <w:pPr>
              <w:spacing w:before="120" w:after="120"/>
              <w:jc w:val="both"/>
              <w:rPr>
                <w:rFonts w:ascii="Times New Roman" w:hAnsi="Times New Roman"/>
                <w:lang w:val="nl-NL"/>
              </w:rPr>
            </w:pP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Nêu kết luận về mối quan hệ ý nghĩa giữa các câu trong đoạn văn?</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GV: Một đoạn văn thường gồm nhiều câu có quan hệ chặt chẽ với nhau về ý nghĩa.</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xml:space="preserve">? Đoạn văn có câu chủ đề không? Nếu có thì đặt ở vị trí nào? </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Nội dung đoạn  văn được trình bày theo trình tự nào ?</w:t>
            </w:r>
          </w:p>
          <w:p w:rsidR="00F92F78" w:rsidRPr="00365D26" w:rsidRDefault="00F92F78" w:rsidP="00A92645">
            <w:pPr>
              <w:tabs>
                <w:tab w:val="left" w:pos="2838"/>
              </w:tabs>
              <w:rPr>
                <w:rFonts w:ascii="Times New Roman" w:hAnsi="Times New Roman"/>
              </w:rPr>
            </w:pPr>
          </w:p>
        </w:tc>
        <w:tc>
          <w:tcPr>
            <w:tcW w:w="3192" w:type="dxa"/>
          </w:tcPr>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xác định</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phát hiện</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phát hiện</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nhận xét</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trả lời</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w:t>
            </w:r>
          </w:p>
          <w:p w:rsidR="00F92F78" w:rsidRPr="00365D26" w:rsidRDefault="00F92F78" w:rsidP="00A92645">
            <w:pPr>
              <w:spacing w:before="120" w:after="120"/>
              <w:rPr>
                <w:rFonts w:ascii="Times New Roman" w:hAnsi="Times New Roman"/>
              </w:rPr>
            </w:pPr>
            <w:r w:rsidRPr="00365D26">
              <w:rPr>
                <w:rFonts w:ascii="Times New Roman" w:hAnsi="Times New Roman"/>
              </w:rPr>
              <w:t xml:space="preserve"> HS khái quát. </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nhận xét.</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so sánh</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Trả lời</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nhận xét</w:t>
            </w:r>
          </w:p>
          <w:p w:rsidR="00F92F78" w:rsidRPr="00365D26" w:rsidRDefault="00F92F78" w:rsidP="00A92645">
            <w:pPr>
              <w:spacing w:before="120" w:after="120"/>
              <w:rPr>
                <w:rFonts w:ascii="Times New Roman" w:hAnsi="Times New Roman"/>
              </w:rPr>
            </w:pPr>
            <w:r w:rsidRPr="00365D26">
              <w:rPr>
                <w:rFonts w:ascii="Times New Roman" w:hAnsi="Times New Roman"/>
              </w:rPr>
              <w:t>- HS trả lời.</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tìm câu</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trả lời</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tìm câu</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trả lời</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phát hiện</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trình bày</w:t>
            </w:r>
          </w:p>
          <w:p w:rsidR="00F92F78" w:rsidRPr="00365D26" w:rsidRDefault="00F92F78" w:rsidP="00A92645">
            <w:pPr>
              <w:spacing w:before="120" w:after="120"/>
              <w:rPr>
                <w:rFonts w:ascii="Times New Roman" w:hAnsi="Times New Roman"/>
              </w:rPr>
            </w:pPr>
          </w:p>
          <w:p w:rsidR="00F92F78" w:rsidRPr="00365D26" w:rsidRDefault="00F92F78" w:rsidP="00A92645">
            <w:pPr>
              <w:tabs>
                <w:tab w:val="left" w:pos="2838"/>
              </w:tabs>
              <w:rPr>
                <w:rFonts w:ascii="Times New Roman" w:hAnsi="Times New Roman"/>
              </w:rPr>
            </w:pPr>
          </w:p>
        </w:tc>
        <w:tc>
          <w:tcPr>
            <w:tcW w:w="3192" w:type="dxa"/>
          </w:tcPr>
          <w:p w:rsidR="00F92F78" w:rsidRPr="00365D26" w:rsidRDefault="00F92F78" w:rsidP="00A92645">
            <w:pPr>
              <w:spacing w:after="120"/>
              <w:jc w:val="both"/>
              <w:rPr>
                <w:rFonts w:ascii="Times New Roman" w:hAnsi="Times New Roman"/>
                <w:i/>
                <w:szCs w:val="28"/>
                <w:lang w:val="nl-NL"/>
              </w:rPr>
            </w:pPr>
            <w:r w:rsidRPr="00365D26">
              <w:rPr>
                <w:rFonts w:ascii="Times New Roman" w:hAnsi="Times New Roman"/>
                <w:i/>
                <w:szCs w:val="28"/>
                <w:lang w:val="nl-NL"/>
              </w:rPr>
              <w:lastRenderedPageBreak/>
              <w:t>II. Từ ngữ và câu trong đoạn văn:</w:t>
            </w:r>
          </w:p>
          <w:p w:rsidR="00F92F78" w:rsidRPr="00365D26" w:rsidRDefault="00F92F78" w:rsidP="00A92645">
            <w:pPr>
              <w:spacing w:before="120" w:after="120"/>
              <w:jc w:val="both"/>
              <w:rPr>
                <w:rFonts w:ascii="Times New Roman" w:hAnsi="Times New Roman"/>
              </w:rPr>
            </w:pPr>
            <w:r w:rsidRPr="00365D26">
              <w:rPr>
                <w:rFonts w:ascii="Times New Roman" w:hAnsi="Times New Roman"/>
                <w:i/>
              </w:rPr>
              <w:t>1. Bài tập</w:t>
            </w:r>
            <w:r w:rsidRPr="00365D26">
              <w:rPr>
                <w:rFonts w:ascii="Times New Roman" w:hAnsi="Times New Roman"/>
              </w:rPr>
              <w:t>: Từ ngữ chủ đề và câu trong đoạn văn:</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Từ ngữ chủ đề:</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Đoạn văn 1: Nói về tác giả NTT  ( ông, nhà văn )</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Đoạn 2: Tác phẩm Tắt đèn.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Các câu trong đoạn văn thuyết minh cho đối tượng này.</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xml:space="preserve">* ý khái quát đoạn văn </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Đoạn văn đánh giá những thành công xuất sắc của NTT trong việc tái hiện thực trạng nông thôn Việt Nam trước CM tháng tám. Khẳng định phẩm chất tốt đẹp của những người lao động chân chính.</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xml:space="preserve">* Câu chứa đựng ý khái quát: Tắt đèn là tác phẩm </w:t>
            </w:r>
            <w:r w:rsidRPr="00365D26">
              <w:rPr>
                <w:rFonts w:ascii="Times New Roman" w:hAnsi="Times New Roman"/>
              </w:rPr>
              <w:lastRenderedPageBreak/>
              <w:t>tiêu biểu nhất của NTT- câu chủ  đề.</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Nhận xét:</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Về nội dung: Câu chủ đề thường mang ý khái quát của cả đoạn văn.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Về hình thức: Lời lẽ ngắn gọn, thường có đủ 2 thành phần chính ( CN- VN ).</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Về vị trí: có thể đứng đầu hoặc cuối đoạn.</w:t>
            </w:r>
          </w:p>
          <w:p w:rsidR="00F92F78" w:rsidRPr="00365D26" w:rsidRDefault="00F92F78" w:rsidP="00A92645">
            <w:pPr>
              <w:spacing w:before="120" w:after="120"/>
              <w:jc w:val="both"/>
              <w:rPr>
                <w:rFonts w:ascii="Times New Roman" w:hAnsi="Times New Roman"/>
                <w:i/>
                <w:u w:val="single"/>
              </w:rPr>
            </w:pPr>
            <w:r w:rsidRPr="00365D26">
              <w:rPr>
                <w:rFonts w:ascii="Times New Roman" w:hAnsi="Times New Roman"/>
                <w:i/>
                <w:u w:val="single"/>
              </w:rPr>
              <w:t>2. Ghi nhớ: SGK</w:t>
            </w:r>
          </w:p>
          <w:p w:rsidR="00F92F78" w:rsidRPr="00365D26" w:rsidRDefault="00F92F78" w:rsidP="00A92645">
            <w:pPr>
              <w:spacing w:after="120"/>
              <w:jc w:val="both"/>
              <w:rPr>
                <w:rFonts w:ascii="Times New Roman" w:hAnsi="Times New Roman"/>
                <w:i/>
                <w:szCs w:val="28"/>
              </w:rPr>
            </w:pPr>
            <w:r w:rsidRPr="00365D26">
              <w:rPr>
                <w:rFonts w:ascii="Times New Roman" w:hAnsi="Times New Roman"/>
                <w:i/>
                <w:szCs w:val="28"/>
              </w:rPr>
              <w:t>*. Bài tập: Cách trình bày nội dung đoạn văn:</w:t>
            </w:r>
          </w:p>
          <w:p w:rsidR="00F92F78" w:rsidRPr="00365D26" w:rsidRDefault="00F92F78" w:rsidP="00A92645">
            <w:pPr>
              <w:spacing w:before="120" w:after="120"/>
              <w:jc w:val="both"/>
              <w:rPr>
                <w:rFonts w:ascii="Times New Roman" w:hAnsi="Times New Roman"/>
              </w:rPr>
            </w:pP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i/>
                <w:lang w:val="nl-NL"/>
              </w:rPr>
              <w:t>a. Đoạn 1:</w:t>
            </w:r>
            <w:r w:rsidRPr="00365D26">
              <w:rPr>
                <w:rFonts w:ascii="Times New Roman" w:hAnsi="Times New Roman"/>
                <w:lang w:val="nl-NL"/>
              </w:rPr>
              <w:t xml:space="preserve"> Không có câu chủ đề </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yếu tố duy trì đối tượng trong đoạn văn là cụm từ NTT.</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Quan hệ ý nghĩa trong đoạn văn là quan hệ độc lập với nhau.</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Nội dung của đoạn văn được triển khai theo trình tự: Giới thiệu tác giả: quê hương, gia đình, con người, nghề nghiệp, thành phần.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Được trình bày theo cách song hành.</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b. Đoạn 2:</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Câu chủ đề</w:t>
            </w:r>
            <w:r w:rsidR="003700A9">
              <w:rPr>
                <w:rFonts w:ascii="Times New Roman" w:hAnsi="Times New Roman"/>
              </w:rPr>
              <w:t xml:space="preserve"> đặt ở vị trí mở đầu đoạn văn “</w:t>
            </w:r>
            <w:r w:rsidRPr="00365D26">
              <w:rPr>
                <w:rFonts w:ascii="Times New Roman" w:hAnsi="Times New Roman"/>
              </w:rPr>
              <w:t>Tắt đèn là TP tiêu biểu nhất của NTT ”. ý của đoạn văn được triển khai theo trình tự  phân tích giá trị nội dung – giá trị nghệ thuật của tác phẩm.</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xml:space="preserve">- Trình bày theo kiểu diễn </w:t>
            </w:r>
            <w:r w:rsidRPr="00365D26">
              <w:rPr>
                <w:rFonts w:ascii="Times New Roman" w:hAnsi="Times New Roman"/>
              </w:rPr>
              <w:lastRenderedPageBreak/>
              <w:t>dịch.</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Hai câu triển khai:</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Qua 1 vụ thuế .....Việt Nam đương thời.</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Tắt đèn làm nổi bật .... xã hội ấy.</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Sự khác biệt:</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Câu chủ đề- các câu khai triển:</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Quan hệ chính phụ</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Câu khai triển- câu khai triển: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Quan hệ bình đẳng.</w:t>
            </w:r>
          </w:p>
          <w:p w:rsidR="00F92F78" w:rsidRPr="00365D26" w:rsidRDefault="00F92F78" w:rsidP="00A92645">
            <w:pPr>
              <w:spacing w:before="120" w:after="120"/>
              <w:jc w:val="both"/>
              <w:rPr>
                <w:rFonts w:ascii="Times New Roman" w:hAnsi="Times New Roman"/>
                <w:i/>
                <w:lang w:val="nl-NL"/>
              </w:rPr>
            </w:pPr>
            <w:r w:rsidRPr="00365D26">
              <w:rPr>
                <w:rFonts w:ascii="Times New Roman" w:hAnsi="Times New Roman"/>
                <w:i/>
                <w:lang w:val="nl-NL"/>
              </w:rPr>
              <w:t>* Các câu khai triển: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Trong tác phẩm .... đểu cáng.</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Chúng mỗi tên mỗi vẻ không có tính người.</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Đặc biệt qua nhân vật chị Dậu.... cao đẹp.</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Tài năng tiểu thuyết của NTT .....sinh động.</w:t>
            </w:r>
          </w:p>
          <w:p w:rsidR="00F92F78" w:rsidRPr="00365D26" w:rsidRDefault="00F92F78" w:rsidP="00A92645">
            <w:pPr>
              <w:spacing w:before="120" w:after="120"/>
              <w:jc w:val="both"/>
              <w:rPr>
                <w:rFonts w:ascii="Times New Roman" w:hAnsi="Times New Roman"/>
              </w:rPr>
            </w:pPr>
            <w:r w:rsidRPr="00365D26">
              <w:rPr>
                <w:rFonts w:ascii="Times New Roman" w:hAnsi="Times New Roman"/>
                <w:i/>
                <w:szCs w:val="28"/>
              </w:rPr>
              <w:sym w:font="Wingdings 3" w:char="F05F"/>
            </w:r>
            <w:r w:rsidRPr="00365D26">
              <w:rPr>
                <w:rFonts w:ascii="Times New Roman" w:hAnsi="Times New Roman"/>
                <w:i/>
              </w:rPr>
              <w:t xml:space="preserve"> Kết luận</w:t>
            </w:r>
            <w:r w:rsidRPr="00365D26">
              <w:rPr>
                <w:rFonts w:ascii="Times New Roman" w:hAnsi="Times New Roman"/>
              </w:rPr>
              <w:t>: Các câu trong  đoạn văn phải có mối quan hệ chặt chẽ về ý nghĩa trong đó.</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Câu chủ đề mang ý nghĩa khái quát của cả đoạn văn.</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Câu khai triển trực tiếp bổ sung ý nghĩa cho câu chủ đề.</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Câu chủ đề và câu khai triển có quan hệ chính phụ.</w:t>
            </w:r>
          </w:p>
          <w:p w:rsidR="00F92F78" w:rsidRPr="00365D26" w:rsidRDefault="003700A9" w:rsidP="00A92645">
            <w:pPr>
              <w:spacing w:before="120" w:after="120"/>
              <w:jc w:val="both"/>
              <w:rPr>
                <w:rFonts w:ascii="Times New Roman" w:hAnsi="Times New Roman"/>
              </w:rPr>
            </w:pPr>
            <w:r>
              <w:rPr>
                <w:rFonts w:ascii="Times New Roman" w:hAnsi="Times New Roman"/>
              </w:rPr>
              <w:t xml:space="preserve">+ </w:t>
            </w:r>
            <w:r w:rsidR="00F92F78" w:rsidRPr="00365D26">
              <w:rPr>
                <w:rFonts w:ascii="Times New Roman" w:hAnsi="Times New Roman"/>
              </w:rPr>
              <w:t>Các câu khai triển có quan hệ bình đẳng với nhau.</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c. Đoạn văn:</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lastRenderedPageBreak/>
              <w:t>- Đoạn văn có câu chủ đề.</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xml:space="preserve"> Đặt ở vị trí kết thúc đoạn văn “ Như vậy , lá cây có màu xanh là do chất diệp lục chứa trong thành phần tế bào ”</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Nội dung  đoạn văn: được trình  bày theo trình tự ( Từ các ý cụ thể đến ý kết luận ).</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Gọi là cách trình bày ý theo kiểu quy nạp ( gọi tắt la đoạn văn quy nạp )</w:t>
            </w:r>
          </w:p>
          <w:p w:rsidR="00F92F78" w:rsidRPr="00365D26" w:rsidRDefault="00F92F78" w:rsidP="00A92645">
            <w:pPr>
              <w:spacing w:before="120" w:after="120"/>
              <w:jc w:val="both"/>
              <w:rPr>
                <w:rFonts w:ascii="Times New Roman" w:hAnsi="Times New Roman"/>
                <w:i/>
                <w:u w:val="single"/>
                <w:lang w:val="nl-NL"/>
              </w:rPr>
            </w:pPr>
            <w:r w:rsidRPr="00365D26">
              <w:rPr>
                <w:rFonts w:ascii="Times New Roman" w:hAnsi="Times New Roman"/>
                <w:i/>
                <w:u w:val="single"/>
                <w:lang w:val="nl-NL"/>
              </w:rPr>
              <w:t>2. Ghi nhớ: SGK</w:t>
            </w:r>
          </w:p>
          <w:p w:rsidR="00F92F78" w:rsidRPr="00365D26" w:rsidRDefault="00F92F78" w:rsidP="00A92645">
            <w:pPr>
              <w:tabs>
                <w:tab w:val="left" w:pos="2838"/>
              </w:tabs>
              <w:rPr>
                <w:rFonts w:ascii="Times New Roman" w:hAnsi="Times New Roman"/>
              </w:rPr>
            </w:pPr>
          </w:p>
        </w:tc>
      </w:tr>
    </w:tbl>
    <w:p w:rsidR="00F92F78" w:rsidRPr="00365D26" w:rsidRDefault="00F92F78" w:rsidP="00F92F78">
      <w:pPr>
        <w:tabs>
          <w:tab w:val="left" w:pos="60"/>
        </w:tabs>
        <w:jc w:val="both"/>
        <w:rPr>
          <w:rFonts w:ascii="Times New Roman" w:hAnsi="Times New Roman"/>
          <w:b/>
          <w:szCs w:val="28"/>
        </w:rPr>
      </w:pPr>
    </w:p>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t xml:space="preserve">HOẠT ĐỘNG 3: </w:t>
      </w:r>
      <w:r w:rsidRPr="00365D26">
        <w:rPr>
          <w:rFonts w:ascii="Times New Roman" w:hAnsi="Times New Roman"/>
          <w:szCs w:val="28"/>
        </w:rPr>
        <w:t>Hướng dẫn học sinh luyện tập</w:t>
      </w:r>
    </w:p>
    <w:p w:rsidR="00F92F78" w:rsidRPr="00365D26" w:rsidRDefault="003700A9" w:rsidP="00F92F78">
      <w:pPr>
        <w:tabs>
          <w:tab w:val="left" w:pos="60"/>
        </w:tabs>
        <w:jc w:val="both"/>
        <w:rPr>
          <w:rFonts w:ascii="Times New Roman" w:hAnsi="Times New Roman"/>
          <w:szCs w:val="28"/>
        </w:rPr>
      </w:pPr>
      <w:r>
        <w:rPr>
          <w:rFonts w:ascii="Times New Roman" w:hAnsi="Times New Roman"/>
          <w:b/>
          <w:szCs w:val="28"/>
        </w:rPr>
        <w:t>+ Mục tiê</w:t>
      </w:r>
      <w:r w:rsidR="00F92F78" w:rsidRPr="00365D26">
        <w:rPr>
          <w:rFonts w:ascii="Times New Roman" w:hAnsi="Times New Roman"/>
          <w:b/>
          <w:szCs w:val="28"/>
        </w:rPr>
        <w:t xml:space="preserve">u: </w:t>
      </w:r>
      <w:r w:rsidR="00F92F78" w:rsidRPr="00365D26">
        <w:rPr>
          <w:rFonts w:ascii="Times New Roman" w:hAnsi="Times New Roman"/>
          <w:szCs w:val="28"/>
        </w:rPr>
        <w:t>Vận dụn</w:t>
      </w:r>
      <w:r>
        <w:rPr>
          <w:rFonts w:ascii="Times New Roman" w:hAnsi="Times New Roman"/>
          <w:szCs w:val="28"/>
        </w:rPr>
        <w:t>g những kiến thức vừa học vào cá</w:t>
      </w:r>
      <w:r w:rsidR="00F92F78" w:rsidRPr="00365D26">
        <w:rPr>
          <w:rFonts w:ascii="Times New Roman" w:hAnsi="Times New Roman"/>
          <w:szCs w:val="28"/>
        </w:rPr>
        <w:t>c dạng bài tập</w:t>
      </w:r>
    </w:p>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r w:rsidR="003700A9">
        <w:rPr>
          <w:rFonts w:ascii="Times New Roman" w:hAnsi="Times New Roman"/>
          <w:szCs w:val="28"/>
        </w:rPr>
        <w:t xml:space="preserve"> thuyết trì</w:t>
      </w:r>
      <w:r w:rsidRPr="00365D26">
        <w:rPr>
          <w:rFonts w:ascii="Times New Roman" w:hAnsi="Times New Roman"/>
          <w:szCs w:val="28"/>
        </w:rPr>
        <w:t>nh.</w:t>
      </w:r>
    </w:p>
    <w:p w:rsidR="00F92F78" w:rsidRPr="00365D26" w:rsidRDefault="00F92F78" w:rsidP="00F92F78">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3700A9">
        <w:rPr>
          <w:rFonts w:ascii="Times New Roman" w:hAnsi="Times New Roman"/>
          <w:szCs w:val="28"/>
        </w:rPr>
        <w:t>cá nhân</w:t>
      </w:r>
    </w:p>
    <w:p w:rsidR="00F92F78" w:rsidRPr="00365D26" w:rsidRDefault="00F92F78" w:rsidP="00F92F78">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sidR="003700A9">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192"/>
      </w:tblGrid>
      <w:tr w:rsidR="00F92F78" w:rsidRPr="00365D26" w:rsidTr="00A92645">
        <w:tc>
          <w:tcPr>
            <w:tcW w:w="3192" w:type="dxa"/>
          </w:tcPr>
          <w:p w:rsidR="00F92F78" w:rsidRPr="00365D26" w:rsidRDefault="00F92F78"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3700A9">
              <w:rPr>
                <w:rFonts w:ascii="Times New Roman" w:hAnsi="Times New Roman"/>
                <w:b/>
                <w:kern w:val="1"/>
                <w:szCs w:val="28"/>
              </w:rPr>
              <w:t>giáo viên</w:t>
            </w:r>
          </w:p>
        </w:tc>
        <w:tc>
          <w:tcPr>
            <w:tcW w:w="3192" w:type="dxa"/>
          </w:tcPr>
          <w:p w:rsidR="00F92F78" w:rsidRPr="00365D26" w:rsidRDefault="00F92F78"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F92F78" w:rsidRPr="00365D26" w:rsidRDefault="00F92F78"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F92F78" w:rsidRPr="00365D26" w:rsidTr="00A92645">
        <w:tc>
          <w:tcPr>
            <w:tcW w:w="3192" w:type="dxa"/>
          </w:tcPr>
          <w:p w:rsidR="00F92F78" w:rsidRPr="00365D26" w:rsidRDefault="00F92F78" w:rsidP="00A92645">
            <w:pPr>
              <w:spacing w:before="120" w:after="120"/>
              <w:rPr>
                <w:rFonts w:ascii="Times New Roman" w:hAnsi="Times New Roman"/>
              </w:rPr>
            </w:pPr>
            <w:r w:rsidRPr="00365D26">
              <w:rPr>
                <w:rFonts w:ascii="Times New Roman" w:hAnsi="Times New Roman"/>
              </w:rPr>
              <w:t>Hoạt động 3</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GV: các câu trong đoạn văn có nhiệm vụ triển khai làm sáng tỏ chủ đề của đoạn bằng các phép diễn dịch, quy nạp, song hành.</w:t>
            </w:r>
          </w:p>
          <w:p w:rsidR="00F92F78" w:rsidRPr="00365D26" w:rsidRDefault="00F92F78" w:rsidP="00A92645">
            <w:pPr>
              <w:spacing w:before="120" w:after="120"/>
              <w:jc w:val="both"/>
              <w:rPr>
                <w:rFonts w:ascii="Times New Roman" w:hAnsi="Times New Roman"/>
              </w:rPr>
            </w:pPr>
            <w:r w:rsidRPr="00365D26">
              <w:rPr>
                <w:rFonts w:ascii="Times New Roman" w:hAnsi="Times New Roman"/>
              </w:rPr>
              <w:t>- GV khái quát ghi nhớ</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GV nêu yêu cầu bài tập .</w:t>
            </w:r>
          </w:p>
          <w:p w:rsidR="00F92F78" w:rsidRPr="00365D26" w:rsidRDefault="00F92F78" w:rsidP="00A92645">
            <w:pPr>
              <w:spacing w:before="120" w:after="120"/>
              <w:jc w:val="both"/>
              <w:rPr>
                <w:rFonts w:ascii="Times New Roman" w:hAnsi="Times New Roman"/>
                <w:i/>
              </w:rPr>
            </w:pPr>
            <w:r w:rsidRPr="00365D26">
              <w:rPr>
                <w:rFonts w:ascii="Times New Roman" w:hAnsi="Times New Roman"/>
                <w:i/>
              </w:rPr>
              <w:t>? Phân tích cách trình bày nội dung trong các đoạn</w:t>
            </w:r>
            <w:r w:rsidRPr="00365D26">
              <w:rPr>
                <w:rFonts w:ascii="Times New Roman" w:hAnsi="Times New Roman"/>
              </w:rPr>
              <w:t xml:space="preserve"> </w:t>
            </w:r>
            <w:r w:rsidRPr="00365D26">
              <w:rPr>
                <w:rFonts w:ascii="Times New Roman" w:hAnsi="Times New Roman"/>
                <w:i/>
              </w:rPr>
              <w:t>văn?</w:t>
            </w:r>
          </w:p>
          <w:p w:rsidR="00F92F78" w:rsidRPr="00365D26" w:rsidRDefault="003700A9" w:rsidP="00A92645">
            <w:pPr>
              <w:spacing w:before="120" w:after="120"/>
              <w:jc w:val="both"/>
              <w:rPr>
                <w:rFonts w:ascii="Times New Roman" w:hAnsi="Times New Roman"/>
                <w:i/>
              </w:rPr>
            </w:pPr>
            <w:r>
              <w:rPr>
                <w:rFonts w:ascii="Times New Roman" w:hAnsi="Times New Roman"/>
                <w:i/>
              </w:rPr>
              <w:t>? Từ câu chủ đề đã</w:t>
            </w:r>
            <w:r w:rsidR="00F92F78" w:rsidRPr="00365D26">
              <w:rPr>
                <w:rFonts w:ascii="Times New Roman" w:hAnsi="Times New Roman"/>
                <w:i/>
              </w:rPr>
              <w:t xml:space="preserve"> cho viết đoạn văn theo các diễn dịch, sau dó biến đổi từ diễn dịch  thành quy nạp?</w:t>
            </w:r>
          </w:p>
          <w:p w:rsidR="00F92F78" w:rsidRPr="00365D26" w:rsidRDefault="003700A9" w:rsidP="00A92645">
            <w:pPr>
              <w:tabs>
                <w:tab w:val="left" w:pos="2838"/>
              </w:tabs>
              <w:rPr>
                <w:rFonts w:ascii="Times New Roman" w:hAnsi="Times New Roman"/>
              </w:rPr>
            </w:pPr>
            <w:r>
              <w:rPr>
                <w:rFonts w:ascii="Times New Roman" w:hAnsi="Times New Roman"/>
              </w:rPr>
              <w:t xml:space="preserve">- Lưu ý: Trước câu </w:t>
            </w:r>
            <w:r w:rsidR="00F92F78" w:rsidRPr="00365D26">
              <w:rPr>
                <w:rFonts w:ascii="Times New Roman" w:hAnsi="Times New Roman"/>
              </w:rPr>
              <w:t xml:space="preserve">chủ đề thường có các từ ngữ được </w:t>
            </w:r>
            <w:r>
              <w:rPr>
                <w:rFonts w:ascii="Times New Roman" w:hAnsi="Times New Roman"/>
              </w:rPr>
              <w:pgNum/>
            </w:r>
            <w:r>
              <w:rPr>
                <w:rFonts w:ascii="Times New Roman" w:hAnsi="Times New Roman"/>
              </w:rPr>
              <w:t>ung</w:t>
            </w:r>
            <w:r w:rsidR="00F92F78" w:rsidRPr="00365D26">
              <w:rPr>
                <w:rFonts w:ascii="Times New Roman" w:hAnsi="Times New Roman"/>
              </w:rPr>
              <w:t xml:space="preserve">  để nối câu chủ đề, nối câu triển khai </w:t>
            </w:r>
            <w:r w:rsidR="00F92F78" w:rsidRPr="00365D26">
              <w:rPr>
                <w:rFonts w:ascii="Times New Roman" w:hAnsi="Times New Roman"/>
              </w:rPr>
              <w:lastRenderedPageBreak/>
              <w:t>ở  phía trước như: Vì vậy, cho nên, do đó, tóm lại.</w:t>
            </w:r>
          </w:p>
        </w:tc>
        <w:tc>
          <w:tcPr>
            <w:tcW w:w="3192" w:type="dxa"/>
          </w:tcPr>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 HS tìm câu</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trả lời</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r w:rsidRPr="00365D26">
              <w:rPr>
                <w:rFonts w:ascii="Times New Roman" w:hAnsi="Times New Roman"/>
              </w:rPr>
              <w:t>-Hs trả lời</w:t>
            </w: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rPr>
            </w:pPr>
          </w:p>
          <w:p w:rsidR="00F92F78" w:rsidRPr="00365D26" w:rsidRDefault="00F92F78" w:rsidP="00A92645">
            <w:pPr>
              <w:spacing w:before="120" w:after="120"/>
              <w:rPr>
                <w:rFonts w:ascii="Times New Roman" w:hAnsi="Times New Roman"/>
                <w:lang w:val="nl-NL"/>
              </w:rPr>
            </w:pPr>
          </w:p>
          <w:p w:rsidR="00F92F78" w:rsidRPr="00365D26" w:rsidRDefault="00F92F78" w:rsidP="00A92645">
            <w:pPr>
              <w:tabs>
                <w:tab w:val="left" w:pos="2838"/>
              </w:tabs>
              <w:rPr>
                <w:rFonts w:ascii="Times New Roman" w:hAnsi="Times New Roman"/>
              </w:rPr>
            </w:pPr>
          </w:p>
        </w:tc>
        <w:tc>
          <w:tcPr>
            <w:tcW w:w="3192" w:type="dxa"/>
          </w:tcPr>
          <w:p w:rsidR="00F92F78" w:rsidRPr="00365D26" w:rsidRDefault="00F92F78" w:rsidP="00A92645">
            <w:pPr>
              <w:keepNext/>
              <w:keepLines/>
              <w:spacing w:before="200"/>
              <w:jc w:val="both"/>
              <w:outlineLvl w:val="5"/>
              <w:rPr>
                <w:rFonts w:ascii="Times New Roman" w:eastAsiaTheme="majorEastAsia" w:hAnsi="Times New Roman"/>
                <w:iCs/>
                <w:color w:val="000000" w:themeColor="text1"/>
                <w:lang w:val="nl-NL"/>
              </w:rPr>
            </w:pPr>
            <w:r w:rsidRPr="00365D26">
              <w:rPr>
                <w:rFonts w:ascii="Times New Roman" w:eastAsiaTheme="majorEastAsia" w:hAnsi="Times New Roman"/>
                <w:iCs/>
                <w:color w:val="000000" w:themeColor="text1"/>
                <w:lang w:val="nl-NL"/>
              </w:rPr>
              <w:lastRenderedPageBreak/>
              <w:t>III. Luyện tập</w:t>
            </w:r>
          </w:p>
          <w:p w:rsidR="00F92F78" w:rsidRPr="00365D26" w:rsidRDefault="00F92F78" w:rsidP="00A92645">
            <w:pPr>
              <w:keepNext/>
              <w:keepLines/>
              <w:spacing w:before="200"/>
              <w:jc w:val="both"/>
              <w:outlineLvl w:val="6"/>
              <w:rPr>
                <w:rFonts w:ascii="Times New Roman" w:eastAsiaTheme="majorEastAsia" w:hAnsi="Times New Roman"/>
                <w:iCs/>
                <w:color w:val="000000" w:themeColor="text1"/>
                <w:lang w:val="nl-NL"/>
              </w:rPr>
            </w:pPr>
            <w:r w:rsidRPr="00365D26">
              <w:rPr>
                <w:rFonts w:ascii="Times New Roman" w:eastAsiaTheme="majorEastAsia" w:hAnsi="Times New Roman"/>
                <w:iCs/>
                <w:color w:val="000000" w:themeColor="text1"/>
                <w:lang w:val="nl-NL"/>
              </w:rPr>
              <w:t>1.Bài tập 2</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Đoạn a: Trình bày theo cách diễn dịch, có câu chủ đề  “ Trần Đăng Khoa rất biết yêu thương ”, đứng ở đầu đoạn văn.</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Đoạn b: Song hành ( Không có câu chủ đề )</w:t>
            </w:r>
          </w:p>
          <w:p w:rsidR="00F92F78" w:rsidRPr="00365D26" w:rsidRDefault="003700A9" w:rsidP="00A92645">
            <w:pPr>
              <w:spacing w:before="120" w:after="120"/>
              <w:jc w:val="both"/>
              <w:rPr>
                <w:rFonts w:ascii="Times New Roman" w:hAnsi="Times New Roman"/>
              </w:rPr>
            </w:pPr>
            <w:r>
              <w:rPr>
                <w:rFonts w:ascii="Times New Roman" w:hAnsi="Times New Roman"/>
              </w:rPr>
              <w:t>- Đoạn c: Song hành (</w:t>
            </w:r>
            <w:r w:rsidR="00F92F78" w:rsidRPr="00365D26">
              <w:rPr>
                <w:rFonts w:ascii="Times New Roman" w:hAnsi="Times New Roman"/>
              </w:rPr>
              <w:t>Không có câu chủ đề )</w:t>
            </w:r>
          </w:p>
          <w:p w:rsidR="00F92F78" w:rsidRPr="00365D26" w:rsidRDefault="00F92F78" w:rsidP="00A92645">
            <w:pPr>
              <w:spacing w:before="120" w:after="120"/>
              <w:jc w:val="both"/>
              <w:rPr>
                <w:rFonts w:ascii="Times New Roman" w:hAnsi="Times New Roman"/>
                <w:i/>
              </w:rPr>
            </w:pPr>
            <w:r w:rsidRPr="00365D26">
              <w:rPr>
                <w:rFonts w:ascii="Times New Roman" w:hAnsi="Times New Roman"/>
              </w:rPr>
              <w:t xml:space="preserve"> </w:t>
            </w:r>
            <w:r w:rsidRPr="00365D26">
              <w:rPr>
                <w:rFonts w:ascii="Times New Roman" w:hAnsi="Times New Roman"/>
                <w:i/>
              </w:rPr>
              <w:t>Bài 3:</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Câu chủ đề đã cho trước.</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Các câu triển khai:</w:t>
            </w:r>
          </w:p>
          <w:p w:rsidR="00F92F78" w:rsidRPr="00365D26" w:rsidRDefault="00F92F78" w:rsidP="00A92645">
            <w:pPr>
              <w:spacing w:before="120" w:after="120"/>
              <w:jc w:val="both"/>
              <w:rPr>
                <w:rFonts w:ascii="Times New Roman" w:hAnsi="Times New Roman"/>
                <w:lang w:val="nl-NL"/>
              </w:rPr>
            </w:pPr>
            <w:r w:rsidRPr="00365D26">
              <w:rPr>
                <w:rFonts w:ascii="Times New Roman" w:hAnsi="Times New Roman"/>
                <w:lang w:val="nl-NL"/>
              </w:rPr>
              <w:t xml:space="preserve">- Câu 1: Khởi nghĩa Hai Bà Trưng </w:t>
            </w:r>
          </w:p>
          <w:p w:rsidR="00F92F78" w:rsidRPr="00365D26" w:rsidRDefault="00F92F78" w:rsidP="00A92645">
            <w:pPr>
              <w:spacing w:before="120" w:after="120"/>
              <w:jc w:val="both"/>
              <w:rPr>
                <w:rFonts w:ascii="Times New Roman" w:hAnsi="Times New Roman"/>
              </w:rPr>
            </w:pPr>
            <w:r w:rsidRPr="00365D26">
              <w:rPr>
                <w:rFonts w:ascii="Times New Roman" w:hAnsi="Times New Roman"/>
                <w:lang w:val="nl-NL"/>
              </w:rPr>
              <w:t xml:space="preserve">- Câu 2,3: Chiến thắng của Ngô Quyền, nhà Trần, Lê Lợi. </w:t>
            </w:r>
            <w:r w:rsidRPr="00365D26">
              <w:rPr>
                <w:rFonts w:ascii="Times New Roman" w:hAnsi="Times New Roman"/>
              </w:rPr>
              <w:t xml:space="preserve">Kháng chiến </w:t>
            </w:r>
            <w:r w:rsidRPr="00365D26">
              <w:rPr>
                <w:rFonts w:ascii="Times New Roman" w:hAnsi="Times New Roman"/>
              </w:rPr>
              <w:lastRenderedPageBreak/>
              <w:t>chống Pháp thành công. Kháng chiến chống Mỹ cứu nước toàn thắng.</w:t>
            </w:r>
          </w:p>
          <w:p w:rsidR="00F92F78" w:rsidRPr="00365D26" w:rsidRDefault="00F92F78" w:rsidP="00A92645">
            <w:pPr>
              <w:tabs>
                <w:tab w:val="left" w:pos="2838"/>
              </w:tabs>
              <w:rPr>
                <w:rFonts w:ascii="Times New Roman" w:hAnsi="Times New Roman"/>
              </w:rPr>
            </w:pPr>
          </w:p>
        </w:tc>
      </w:tr>
    </w:tbl>
    <w:p w:rsidR="00F92F78" w:rsidRPr="003700A9" w:rsidRDefault="003700A9" w:rsidP="00F92F78">
      <w:pPr>
        <w:tabs>
          <w:tab w:val="left" w:pos="2838"/>
        </w:tabs>
        <w:rPr>
          <w:rFonts w:ascii="Times New Roman" w:hAnsi="Times New Roman"/>
          <w:b/>
        </w:rPr>
      </w:pPr>
      <w:r w:rsidRPr="003700A9">
        <w:rPr>
          <w:rFonts w:ascii="Times New Roman" w:hAnsi="Times New Roman"/>
          <w:b/>
        </w:rPr>
        <w:lastRenderedPageBreak/>
        <w:t>HOẠT ĐỘNG VI: CỦNG CỐ, VẬN DỤNG</w:t>
      </w:r>
    </w:p>
    <w:p w:rsidR="00F92F78" w:rsidRPr="00365D26" w:rsidRDefault="003700A9" w:rsidP="00F92F78">
      <w:pPr>
        <w:rPr>
          <w:rFonts w:ascii="Times New Roman" w:hAnsi="Times New Roman"/>
        </w:rPr>
      </w:pPr>
      <w:r>
        <w:rPr>
          <w:rFonts w:ascii="Times New Roman" w:hAnsi="Times New Roman"/>
          <w:b/>
          <w:bCs/>
        </w:rPr>
        <w:t xml:space="preserve">- </w:t>
      </w:r>
      <w:r w:rsidR="00F92F78" w:rsidRPr="00365D26">
        <w:rPr>
          <w:rFonts w:ascii="Times New Roman" w:hAnsi="Times New Roman"/>
          <w:b/>
          <w:bCs/>
        </w:rPr>
        <w:t>Củng cố bài học:</w:t>
      </w:r>
      <w:r w:rsidR="00F92F78" w:rsidRPr="00365D26">
        <w:rPr>
          <w:rFonts w:ascii="Times New Roman" w:hAnsi="Times New Roman"/>
          <w:b/>
          <w:bCs/>
          <w:i/>
        </w:rPr>
        <w:t xml:space="preserve"> </w:t>
      </w:r>
      <w:r w:rsidR="00F92F78" w:rsidRPr="00365D26">
        <w:rPr>
          <w:rFonts w:ascii="Times New Roman" w:hAnsi="Times New Roman"/>
        </w:rPr>
        <w:t xml:space="preserve"> GV hệ thống lại kiến thức bài học.</w:t>
      </w:r>
    </w:p>
    <w:p w:rsidR="00F92F78" w:rsidRPr="00365D26" w:rsidRDefault="003700A9" w:rsidP="00F92F78">
      <w:pPr>
        <w:rPr>
          <w:rFonts w:ascii="Times New Roman" w:hAnsi="Times New Roman"/>
          <w:b/>
          <w:bCs/>
        </w:rPr>
      </w:pPr>
      <w:r>
        <w:rPr>
          <w:rFonts w:ascii="Times New Roman" w:hAnsi="Times New Roman"/>
          <w:b/>
          <w:bCs/>
        </w:rPr>
        <w:t xml:space="preserve">- </w:t>
      </w:r>
      <w:r w:rsidR="00F92F78" w:rsidRPr="00365D26">
        <w:rPr>
          <w:rFonts w:ascii="Times New Roman" w:hAnsi="Times New Roman"/>
          <w:b/>
          <w:bCs/>
        </w:rPr>
        <w:t>Hoạt động tiếp nối:</w:t>
      </w:r>
    </w:p>
    <w:p w:rsidR="00F92F78" w:rsidRPr="00365D26" w:rsidRDefault="00F92F78" w:rsidP="00F92F78">
      <w:pPr>
        <w:rPr>
          <w:rFonts w:ascii="Times New Roman" w:hAnsi="Times New Roman"/>
        </w:rPr>
      </w:pPr>
      <w:r w:rsidRPr="00365D26">
        <w:rPr>
          <w:rFonts w:ascii="Times New Roman" w:hAnsi="Times New Roman"/>
        </w:rPr>
        <w:t xml:space="preserve">   - Học bài, làm bài tập còn lại.</w:t>
      </w:r>
    </w:p>
    <w:p w:rsidR="00F92F78" w:rsidRPr="00365D26" w:rsidRDefault="00F92F78" w:rsidP="00F92F78">
      <w:pPr>
        <w:rPr>
          <w:rFonts w:ascii="Times New Roman" w:hAnsi="Times New Roman"/>
        </w:rPr>
      </w:pPr>
    </w:p>
    <w:p w:rsidR="00F92F78" w:rsidRPr="00365D26" w:rsidRDefault="00F92F78" w:rsidP="00F92F78">
      <w:pPr>
        <w:rPr>
          <w:rFonts w:ascii="Times New Roman" w:hAnsi="Times New Roman"/>
        </w:rPr>
      </w:pPr>
    </w:p>
    <w:p w:rsidR="00F92F78" w:rsidRPr="00365D26" w:rsidRDefault="00F92F78" w:rsidP="00F92F78">
      <w:pPr>
        <w:rPr>
          <w:rFonts w:ascii="Times New Roman" w:hAnsi="Times New Roman"/>
        </w:rPr>
      </w:pPr>
    </w:p>
    <w:p w:rsidR="00DF5BFB" w:rsidRPr="00365D26" w:rsidRDefault="00DF5BFB" w:rsidP="00DF5BFB">
      <w:pPr>
        <w:rPr>
          <w:rFonts w:ascii="Times New Roman" w:hAnsi="Times New Roman"/>
          <w:b/>
          <w:bCs/>
          <w:szCs w:val="28"/>
        </w:rPr>
      </w:pPr>
      <w:r>
        <w:rPr>
          <w:rFonts w:ascii="Times New Roman" w:hAnsi="Times New Roman"/>
          <w:b/>
          <w:bCs/>
          <w:szCs w:val="28"/>
        </w:rPr>
        <w:t>Tiết 8</w:t>
      </w:r>
      <w:r w:rsidRPr="00365D26">
        <w:rPr>
          <w:rFonts w:ascii="Times New Roman" w:hAnsi="Times New Roman"/>
          <w:b/>
          <w:bCs/>
          <w:szCs w:val="28"/>
        </w:rPr>
        <w:t>: Tập làm văn:</w:t>
      </w:r>
    </w:p>
    <w:p w:rsidR="00DF5BFB" w:rsidRPr="00365D26" w:rsidRDefault="00DF5BFB" w:rsidP="00DF5BFB">
      <w:pPr>
        <w:ind w:right="-281"/>
        <w:jc w:val="center"/>
        <w:rPr>
          <w:rFonts w:ascii="Times New Roman" w:hAnsi="Times New Roman"/>
          <w:b/>
          <w:bCs/>
          <w:i/>
          <w:sz w:val="52"/>
          <w:szCs w:val="52"/>
        </w:rPr>
      </w:pPr>
      <w:r w:rsidRPr="00365D26">
        <w:rPr>
          <w:rFonts w:ascii="Times New Roman" w:hAnsi="Times New Roman"/>
          <w:b/>
          <w:bCs/>
          <w:i/>
          <w:sz w:val="52"/>
          <w:szCs w:val="52"/>
        </w:rPr>
        <w:t xml:space="preserve">                Liên kết đoạn văn trong văn bản</w:t>
      </w:r>
    </w:p>
    <w:p w:rsidR="00DF5BFB" w:rsidRPr="00365D26" w:rsidRDefault="00DF5BFB" w:rsidP="00DF5BFB">
      <w:pPr>
        <w:rPr>
          <w:rFonts w:ascii="Times New Roman" w:hAnsi="Times New Roman"/>
          <w:sz w:val="32"/>
        </w:rPr>
      </w:pPr>
    </w:p>
    <w:p w:rsidR="00DF5BFB" w:rsidRPr="00365D26" w:rsidRDefault="00DF5BFB" w:rsidP="00DF5BFB">
      <w:pPr>
        <w:rPr>
          <w:rFonts w:ascii="Times New Roman" w:hAnsi="Times New Roman"/>
          <w:b/>
          <w:bCs/>
        </w:rPr>
      </w:pPr>
      <w:r>
        <w:rPr>
          <w:rFonts w:ascii="Times New Roman" w:hAnsi="Times New Roman"/>
          <w:b/>
          <w:bCs/>
        </w:rPr>
        <w:t>I.Mục tiê</w:t>
      </w:r>
      <w:r w:rsidRPr="00365D26">
        <w:rPr>
          <w:rFonts w:ascii="Times New Roman" w:hAnsi="Times New Roman"/>
          <w:b/>
          <w:bCs/>
        </w:rPr>
        <w:t>u bài học :</w:t>
      </w:r>
    </w:p>
    <w:p w:rsidR="00DF5BFB" w:rsidRPr="00365D26" w:rsidRDefault="00DF5BFB" w:rsidP="00DF5BFB">
      <w:pPr>
        <w:rPr>
          <w:rFonts w:ascii="Times New Roman" w:hAnsi="Times New Roman"/>
        </w:rPr>
      </w:pPr>
      <w:r w:rsidRPr="00365D26">
        <w:rPr>
          <w:rFonts w:ascii="Times New Roman" w:hAnsi="Times New Roman"/>
        </w:rPr>
        <w:t xml:space="preserve">      </w:t>
      </w:r>
      <w:r w:rsidRPr="00365D26">
        <w:rPr>
          <w:rFonts w:ascii="Times New Roman" w:hAnsi="Times New Roman"/>
          <w:b/>
        </w:rPr>
        <w:t>1. Về kiến thức:</w:t>
      </w:r>
      <w:r w:rsidRPr="00365D26">
        <w:rPr>
          <w:rFonts w:ascii="Times New Roman" w:hAnsi="Times New Roman"/>
        </w:rPr>
        <w:t xml:space="preserve">  Hiểu được cách sử dụng các phương tiện liên kết các đơn vị, khiến chúng liền ý, liền mạch.</w:t>
      </w:r>
    </w:p>
    <w:p w:rsidR="00DF5BFB" w:rsidRPr="00365D26" w:rsidRDefault="00DF5BFB" w:rsidP="00DF5BFB">
      <w:pPr>
        <w:rPr>
          <w:rFonts w:ascii="Times New Roman" w:hAnsi="Times New Roman"/>
        </w:rPr>
      </w:pPr>
      <w:r w:rsidRPr="00365D26">
        <w:rPr>
          <w:rFonts w:ascii="Times New Roman" w:hAnsi="Times New Roman"/>
          <w:b/>
        </w:rPr>
        <w:t xml:space="preserve">      2. Về kỹ năng:</w:t>
      </w:r>
      <w:r w:rsidRPr="00365D26">
        <w:rPr>
          <w:rFonts w:ascii="Times New Roman" w:hAnsi="Times New Roman"/>
        </w:rPr>
        <w:t xml:space="preserve"> Viết được các đoạn văn liên kết, mạch lạc, chặt chẽ.</w:t>
      </w:r>
    </w:p>
    <w:p w:rsidR="00DF5BFB" w:rsidRPr="00365D26" w:rsidRDefault="00DF5BFB" w:rsidP="00DF5BFB">
      <w:pPr>
        <w:rPr>
          <w:rFonts w:ascii="Times New Roman" w:hAnsi="Times New Roman"/>
          <w:bCs/>
        </w:rPr>
      </w:pPr>
      <w:r w:rsidRPr="00365D26">
        <w:rPr>
          <w:rFonts w:ascii="Times New Roman" w:hAnsi="Times New Roman"/>
          <w:b/>
          <w:bCs/>
        </w:rPr>
        <w:t xml:space="preserve">      3. Về thái độ :</w:t>
      </w:r>
      <w:r w:rsidRPr="00365D26">
        <w:rPr>
          <w:rFonts w:ascii="Times New Roman" w:hAnsi="Times New Roman"/>
          <w:bCs/>
        </w:rPr>
        <w:t xml:space="preserve"> Biết sử dụng xcác phương tiện liên kết đoạn văn</w:t>
      </w:r>
    </w:p>
    <w:p w:rsidR="00DF5BFB" w:rsidRPr="00365D26" w:rsidRDefault="00DF5BFB" w:rsidP="00DF5BFB">
      <w:pPr>
        <w:rPr>
          <w:rFonts w:ascii="Times New Roman" w:hAnsi="Times New Roman"/>
          <w:b/>
          <w:bCs/>
        </w:rPr>
      </w:pPr>
      <w:r w:rsidRPr="00365D26">
        <w:rPr>
          <w:rFonts w:ascii="Times New Roman" w:hAnsi="Times New Roman"/>
          <w:b/>
          <w:bCs/>
        </w:rPr>
        <w:t xml:space="preserve">II Chuẩn bị </w:t>
      </w:r>
    </w:p>
    <w:p w:rsidR="00DF5BFB" w:rsidRPr="00365D26" w:rsidRDefault="00DF5BFB" w:rsidP="00DF5BFB">
      <w:pPr>
        <w:rPr>
          <w:rFonts w:ascii="Times New Roman" w:hAnsi="Times New Roman"/>
        </w:rPr>
      </w:pPr>
      <w:r w:rsidRPr="00365D26">
        <w:rPr>
          <w:rFonts w:ascii="Times New Roman" w:hAnsi="Times New Roman"/>
        </w:rPr>
        <w:t xml:space="preserve">     </w:t>
      </w:r>
      <w:r w:rsidRPr="00365D26">
        <w:rPr>
          <w:rFonts w:ascii="Times New Roman" w:hAnsi="Times New Roman"/>
          <w:b/>
        </w:rPr>
        <w:t>1. Giáo viên:</w:t>
      </w:r>
      <w:r w:rsidRPr="00365D26">
        <w:rPr>
          <w:rFonts w:ascii="Times New Roman" w:hAnsi="Times New Roman"/>
        </w:rPr>
        <w:t xml:space="preserve"> soạn bài, tài liệu, bảng phụ.</w:t>
      </w:r>
    </w:p>
    <w:p w:rsidR="00DF5BFB" w:rsidRPr="00365D26" w:rsidRDefault="00DF5BFB" w:rsidP="00DF5BFB">
      <w:pPr>
        <w:rPr>
          <w:rFonts w:ascii="Times New Roman" w:hAnsi="Times New Roman"/>
        </w:rPr>
      </w:pPr>
      <w:r w:rsidRPr="00365D26">
        <w:rPr>
          <w:rFonts w:ascii="Times New Roman" w:hAnsi="Times New Roman"/>
        </w:rPr>
        <w:t xml:space="preserve">     </w:t>
      </w:r>
      <w:r w:rsidRPr="00365D26">
        <w:rPr>
          <w:rFonts w:ascii="Times New Roman" w:hAnsi="Times New Roman"/>
          <w:b/>
        </w:rPr>
        <w:t>2. Học sinh:</w:t>
      </w:r>
      <w:r w:rsidRPr="00365D26">
        <w:rPr>
          <w:rFonts w:ascii="Times New Roman" w:hAnsi="Times New Roman"/>
        </w:rPr>
        <w:t xml:space="preserve"> Học và chuẩn bị bài...</w:t>
      </w:r>
    </w:p>
    <w:p w:rsidR="00DF5BFB" w:rsidRPr="00365D26" w:rsidRDefault="00DF5BFB" w:rsidP="00DF5BFB">
      <w:pPr>
        <w:jc w:val="both"/>
        <w:rPr>
          <w:rFonts w:ascii="Times New Roman" w:hAnsi="Times New Roman"/>
          <w:b/>
          <w:szCs w:val="28"/>
        </w:rPr>
      </w:pPr>
      <w:r w:rsidRPr="00365D26">
        <w:rPr>
          <w:rFonts w:ascii="Times New Roman" w:hAnsi="Times New Roman"/>
          <w:b/>
          <w:bCs/>
        </w:rPr>
        <w:t xml:space="preserve">III .Phương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p>
    <w:p w:rsidR="00DF5BFB" w:rsidRPr="00365D26" w:rsidRDefault="00DF5BFB" w:rsidP="00DF5BFB">
      <w:pPr>
        <w:rPr>
          <w:rFonts w:ascii="Times New Roman" w:hAnsi="Times New Roman"/>
          <w:b/>
          <w:bCs/>
        </w:rPr>
      </w:pPr>
      <w:r w:rsidRPr="00365D26">
        <w:rPr>
          <w:rFonts w:ascii="Times New Roman" w:hAnsi="Times New Roman"/>
          <w:b/>
          <w:bCs/>
        </w:rPr>
        <w:t>IV Tiến tr</w:t>
      </w:r>
      <w:r>
        <w:rPr>
          <w:rFonts w:ascii="Times New Roman" w:hAnsi="Times New Roman"/>
          <w:b/>
          <w:bCs/>
        </w:rPr>
        <w:t>ì</w:t>
      </w:r>
      <w:r w:rsidRPr="00365D26">
        <w:rPr>
          <w:rFonts w:ascii="Times New Roman" w:hAnsi="Times New Roman"/>
          <w:b/>
          <w:bCs/>
        </w:rPr>
        <w:t>nh dạy – học</w:t>
      </w:r>
    </w:p>
    <w:p w:rsidR="00DF5BFB" w:rsidRPr="00965C60" w:rsidRDefault="00DF5BFB" w:rsidP="00DF5BFB">
      <w:pPr>
        <w:rPr>
          <w:rFonts w:ascii="Arial" w:hAnsi="Arial" w:cs="Arial"/>
          <w:b/>
          <w:bCs/>
        </w:rPr>
      </w:pPr>
      <w:r w:rsidRPr="00965C60">
        <w:rPr>
          <w:rFonts w:ascii="Times New Roman" w:hAnsi="Times New Roman"/>
          <w:b/>
          <w:bCs/>
          <w:i/>
        </w:rPr>
        <w:t xml:space="preserve">   HOẠT ĐỘNG 1: KHỞI ĐỘNG</w:t>
      </w:r>
    </w:p>
    <w:p w:rsidR="00DF5BFB" w:rsidRPr="00365D26" w:rsidRDefault="00DF5BFB" w:rsidP="00DF5BFB">
      <w:pPr>
        <w:rPr>
          <w:rFonts w:ascii="Times New Roman" w:hAnsi="Times New Roman"/>
          <w:b/>
          <w:bCs/>
        </w:rPr>
      </w:pPr>
      <w:r w:rsidRPr="00365D26">
        <w:rPr>
          <w:rFonts w:ascii="Times New Roman" w:hAnsi="Times New Roman"/>
          <w:b/>
          <w:bCs/>
        </w:rPr>
        <w:t xml:space="preserve">     2.</w:t>
      </w:r>
      <w:r w:rsidRPr="00365D26">
        <w:rPr>
          <w:rFonts w:ascii="Times New Roman" w:hAnsi="Times New Roman"/>
          <w:b/>
        </w:rPr>
        <w:t>Kiểm tra bài cũ</w:t>
      </w:r>
      <w:r w:rsidRPr="00365D26">
        <w:rPr>
          <w:rFonts w:ascii="Times New Roman" w:hAnsi="Times New Roman"/>
        </w:rPr>
        <w:t>? Thế nào là từ ngữ chủ đề, câu chủ đề? Vai trò của chúng trong văn bản?</w:t>
      </w:r>
    </w:p>
    <w:p w:rsidR="00DF5BFB" w:rsidRPr="00365D26" w:rsidRDefault="00DF5BFB" w:rsidP="00DF5BFB">
      <w:pPr>
        <w:rPr>
          <w:rFonts w:ascii="Times New Roman" w:hAnsi="Times New Roman"/>
          <w:b/>
        </w:rPr>
      </w:pPr>
      <w:r w:rsidRPr="00365D26">
        <w:rPr>
          <w:rFonts w:ascii="Times New Roman" w:hAnsi="Times New Roman"/>
          <w:b/>
          <w:bCs/>
        </w:rPr>
        <w:t xml:space="preserve">     3. Gi</w:t>
      </w:r>
      <w:r w:rsidRPr="00365D26">
        <w:rPr>
          <w:rFonts w:ascii="Times New Roman" w:hAnsi="Times New Roman"/>
          <w:b/>
          <w:bCs/>
          <w:lang w:val="vi-VN"/>
        </w:rPr>
        <w:t>ới thiệu và dạy bài mới</w:t>
      </w:r>
      <w:r w:rsidRPr="00365D26">
        <w:rPr>
          <w:rFonts w:ascii="Times New Roman" w:hAnsi="Times New Roman"/>
          <w:b/>
          <w:bCs/>
        </w:rPr>
        <w:t>:</w:t>
      </w:r>
    </w:p>
    <w:p w:rsidR="00DF5BFB" w:rsidRPr="00365D26" w:rsidRDefault="00DF5BFB" w:rsidP="00DF5BFB">
      <w:pPr>
        <w:rPr>
          <w:rFonts w:ascii="Times New Roman" w:hAnsi="Times New Roman"/>
        </w:rPr>
      </w:pPr>
      <w:r w:rsidRPr="00365D26">
        <w:rPr>
          <w:rFonts w:ascii="Times New Roman" w:hAnsi="Times New Roman"/>
        </w:rPr>
        <w:t xml:space="preserve">        Trong văn bản các phần phải có sự thống nhất, liên kết liền mạch vậy làm như thế nào để văn bản liên kết liền mạch chúng ta cùng tìm hiểu bài học hôm nay ...</w:t>
      </w:r>
    </w:p>
    <w:p w:rsidR="00DF5BFB" w:rsidRPr="00965C60" w:rsidRDefault="00DF5BFB" w:rsidP="00DF5BFB">
      <w:pPr>
        <w:rPr>
          <w:rFonts w:ascii="Times New Roman" w:hAnsi="Times New Roman"/>
        </w:rPr>
      </w:pPr>
      <w:r>
        <w:rPr>
          <w:rFonts w:ascii="Times New Roman" w:hAnsi="Times New Roman"/>
        </w:rPr>
        <w:t>* Hoạt động dạy học</w:t>
      </w:r>
    </w:p>
    <w:p w:rsidR="00DF5BFB" w:rsidRPr="00365D26" w:rsidRDefault="00DF5BFB" w:rsidP="00DF5BFB">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chung về tác dụng của việc liên kết các đoạn văn trong văn bản.</w:t>
      </w:r>
    </w:p>
    <w:p w:rsidR="00DF5BFB" w:rsidRPr="00365D26" w:rsidRDefault="00DF5BFB" w:rsidP="00DF5BFB">
      <w:pPr>
        <w:rPr>
          <w:rFonts w:ascii="Times New Roman" w:hAnsi="Times New Roman"/>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rPr>
        <w:t>Nắm được tác dụng của việc liên kết các đoạn văn trong văn bản.</w:t>
      </w:r>
    </w:p>
    <w:p w:rsidR="00DF5BFB" w:rsidRPr="00365D26" w:rsidRDefault="00DF5BFB" w:rsidP="00DF5BFB">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DF5BFB" w:rsidRPr="00365D26" w:rsidRDefault="00DF5BFB" w:rsidP="00DF5BFB">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DF5BFB" w:rsidRPr="00365D26" w:rsidRDefault="00DF5BFB" w:rsidP="00DF5BFB">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624"/>
      </w:tblGrid>
      <w:tr w:rsidR="00DF5BFB" w:rsidRPr="00365D26" w:rsidTr="003B3DBD">
        <w:tc>
          <w:tcPr>
            <w:tcW w:w="3192"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rPr>
              <w:t>giáo viên</w:t>
            </w:r>
          </w:p>
        </w:tc>
        <w:tc>
          <w:tcPr>
            <w:tcW w:w="3192"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624"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DF5BFB" w:rsidRPr="00365D26" w:rsidTr="003B3DBD">
        <w:tc>
          <w:tcPr>
            <w:tcW w:w="3192" w:type="dxa"/>
          </w:tcPr>
          <w:p w:rsidR="00DF5BFB" w:rsidRPr="00365D26" w:rsidRDefault="00DF5BFB" w:rsidP="003B3DBD">
            <w:pPr>
              <w:spacing w:before="120" w:after="120"/>
              <w:jc w:val="both"/>
              <w:rPr>
                <w:rFonts w:ascii="Times New Roman" w:hAnsi="Times New Roman"/>
              </w:rPr>
            </w:pPr>
            <w:r w:rsidRPr="00365D26">
              <w:rPr>
                <w:rFonts w:ascii="Times New Roman" w:hAnsi="Times New Roman"/>
              </w:rPr>
              <w:t xml:space="preserve">GV sử dụng bảng phụ </w:t>
            </w: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Hai đoạn văn ở mục 1 có mối liên hệ gì không?</w:t>
            </w: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Nhận xét 2 đoạn văn ở mục 2?</w:t>
            </w: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xml:space="preserve">- Cụm từ </w:t>
            </w:r>
            <w:r w:rsidRPr="00365D26">
              <w:rPr>
                <w:rFonts w:ascii="Times New Roman" w:hAnsi="Times New Roman"/>
                <w:b/>
              </w:rPr>
              <w:t xml:space="preserve">trước đó mấy </w:t>
            </w:r>
            <w:r w:rsidRPr="00365D26">
              <w:rPr>
                <w:rFonts w:ascii="Times New Roman" w:hAnsi="Times New Roman"/>
                <w:b/>
              </w:rPr>
              <w:lastRenderedPageBreak/>
              <w:t>hôm</w:t>
            </w:r>
            <w:r w:rsidRPr="00365D26">
              <w:rPr>
                <w:rFonts w:ascii="Times New Roman" w:hAnsi="Times New Roman"/>
                <w:i/>
              </w:rPr>
              <w:t xml:space="preserve"> được viết thêm vào đầu đoạn có tác dụng gì?</w:t>
            </w: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Sau khi thêm cụm từ này 2 đoạn văn  đã liên kết với nhau như thế nào?</w:t>
            </w: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Hãy so sánh ý nghĩa 2 đoạn văn ở mục 1 và 2?</w:t>
            </w:r>
          </w:p>
          <w:p w:rsidR="00DF5BFB" w:rsidRPr="00365D26" w:rsidRDefault="00DF5BFB" w:rsidP="003B3DBD">
            <w:pPr>
              <w:spacing w:before="120" w:after="120"/>
              <w:jc w:val="both"/>
              <w:rPr>
                <w:rFonts w:ascii="Times New Roman" w:hAnsi="Times New Roman"/>
                <w:i/>
              </w:rPr>
            </w:pPr>
          </w:p>
          <w:p w:rsidR="00DF5BFB" w:rsidRPr="00365D26" w:rsidRDefault="00DF5BFB" w:rsidP="003B3DBD">
            <w:pPr>
              <w:spacing w:before="120" w:after="120"/>
              <w:jc w:val="both"/>
              <w:rPr>
                <w:rFonts w:ascii="Times New Roman" w:hAnsi="Times New Roman"/>
              </w:rPr>
            </w:pPr>
            <w:r w:rsidRPr="00365D26">
              <w:rPr>
                <w:rFonts w:ascii="Times New Roman" w:hAnsi="Times New Roman"/>
              </w:rPr>
              <w:t>? Cụm từ “ trước đó mấy hôm” có tác dụng liên kết đoạn.</w:t>
            </w: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Hãy cho biết tác dụng của nó trong đoạn văn bản?</w:t>
            </w:r>
          </w:p>
          <w:p w:rsidR="00DF5BFB" w:rsidRPr="00365D26" w:rsidRDefault="00DF5BFB" w:rsidP="003B3DBD">
            <w:pPr>
              <w:tabs>
                <w:tab w:val="left" w:pos="2838"/>
              </w:tabs>
              <w:rPr>
                <w:rFonts w:ascii="Times New Roman" w:hAnsi="Times New Roman"/>
              </w:rPr>
            </w:pPr>
          </w:p>
        </w:tc>
        <w:tc>
          <w:tcPr>
            <w:tcW w:w="3192" w:type="dxa"/>
          </w:tcPr>
          <w:p w:rsidR="00DF5BFB" w:rsidRPr="00365D26" w:rsidRDefault="00DF5BFB" w:rsidP="003B3DBD">
            <w:pPr>
              <w:spacing w:before="120" w:after="120"/>
              <w:rPr>
                <w:rFonts w:ascii="Times New Roman" w:hAnsi="Times New Roman"/>
              </w:rPr>
            </w:pPr>
            <w:r w:rsidRPr="00365D26">
              <w:rPr>
                <w:rFonts w:ascii="Times New Roman" w:hAnsi="Times New Roman"/>
              </w:rPr>
              <w:lastRenderedPageBreak/>
              <w:t xml:space="preserve">- HS đọc bài tập </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phát hiện</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Nhận xét</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trả lời</w:t>
            </w:r>
          </w:p>
          <w:p w:rsidR="00DF5BFB" w:rsidRPr="00365D26" w:rsidRDefault="00DF5BFB" w:rsidP="003B3DBD">
            <w:pPr>
              <w:spacing w:before="120" w:after="120"/>
              <w:rPr>
                <w:rFonts w:ascii="Times New Roman" w:hAnsi="Times New Roman"/>
              </w:rPr>
            </w:pPr>
          </w:p>
          <w:p w:rsidR="00DF5BFB" w:rsidRPr="00365D26" w:rsidRDefault="00DF5BFB" w:rsidP="003B3DBD">
            <w:pPr>
              <w:tabs>
                <w:tab w:val="left" w:pos="2838"/>
              </w:tabs>
              <w:rPr>
                <w:rFonts w:ascii="Times New Roman" w:hAnsi="Times New Roman"/>
              </w:rPr>
            </w:pPr>
          </w:p>
          <w:p w:rsidR="00DF5BFB" w:rsidRPr="00365D26" w:rsidRDefault="00DF5BFB" w:rsidP="003B3DBD">
            <w:pPr>
              <w:tabs>
                <w:tab w:val="left" w:pos="2838"/>
              </w:tabs>
              <w:rPr>
                <w:rFonts w:ascii="Times New Roman" w:hAnsi="Times New Roman"/>
              </w:rPr>
            </w:pPr>
            <w:r w:rsidRPr="00365D26">
              <w:rPr>
                <w:rFonts w:ascii="Times New Roman" w:hAnsi="Times New Roman"/>
              </w:rPr>
              <w:t>-Hs trả lời</w:t>
            </w:r>
          </w:p>
        </w:tc>
        <w:tc>
          <w:tcPr>
            <w:tcW w:w="3624" w:type="dxa"/>
          </w:tcPr>
          <w:p w:rsidR="00DF5BFB" w:rsidRPr="00365D26" w:rsidRDefault="00DF5BFB" w:rsidP="003B3DBD">
            <w:pPr>
              <w:spacing w:before="120" w:after="120"/>
              <w:jc w:val="both"/>
              <w:rPr>
                <w:rFonts w:ascii="Times New Roman" w:hAnsi="Times New Roman"/>
                <w:b/>
                <w:bCs/>
                <w:i/>
                <w:u w:val="single"/>
              </w:rPr>
            </w:pPr>
            <w:r w:rsidRPr="00365D26">
              <w:rPr>
                <w:rFonts w:ascii="Times New Roman" w:hAnsi="Times New Roman"/>
                <w:b/>
                <w:bCs/>
                <w:i/>
                <w:u w:val="single"/>
              </w:rPr>
              <w:lastRenderedPageBreak/>
              <w:t>I. Tác dụng của việc liên kết các đoạn văn trong văn bản</w:t>
            </w:r>
          </w:p>
          <w:p w:rsidR="00DF5BFB" w:rsidRPr="00365D26" w:rsidRDefault="00DF5BFB" w:rsidP="003B3DBD">
            <w:pPr>
              <w:spacing w:before="120" w:after="120"/>
              <w:jc w:val="both"/>
              <w:rPr>
                <w:rFonts w:ascii="Times New Roman" w:hAnsi="Times New Roman"/>
                <w:i/>
                <w:u w:val="single"/>
              </w:rPr>
            </w:pPr>
            <w:r w:rsidRPr="00365D26">
              <w:rPr>
                <w:rFonts w:ascii="Times New Roman" w:hAnsi="Times New Roman"/>
                <w:b/>
                <w:bCs/>
                <w:i/>
                <w:u w:val="single"/>
              </w:rPr>
              <w:t>1. Ngữ liệu:</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Đoạn 1: Tả cảnh Mĩ lý trong ngày khai trường.</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xml:space="preserve">- Đoạn 2: Cảm giác nhân vật </w:t>
            </w:r>
            <w:r w:rsidRPr="00365D26">
              <w:rPr>
                <w:rFonts w:ascii="Times New Roman" w:hAnsi="Times New Roman"/>
              </w:rPr>
              <w:lastRenderedPageBreak/>
              <w:t>tôi một lần ghé thăm trường.</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Bổ xung ý nghĩa về thời gian và phát biểu cảm nghĩ cho đoạn văn.</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Tạo ra sự liên kết về hình thức và nội dung,  hai đoạn văn trở nên gắn bó chặt chẽ với nhau</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Hai  đoạn văn bị đánh đồng về thời gian hiện tại và quá khứ nên gây cảm giác hụt hẫng.</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Hai đoạn văn phân định rõ thời gian hiện tại và qúa khứ nhờ cụm từ “ trước đó mấy hôm”</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Làm đoạn văn liền mạch.</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Góp phần làm nên tính hoàn chỉnh cho đoạn văn.</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2. Ghi nhớ 1.</w:t>
            </w:r>
          </w:p>
        </w:tc>
      </w:tr>
    </w:tbl>
    <w:p w:rsidR="00DF5BFB" w:rsidRPr="00365D26" w:rsidRDefault="00DF5BFB" w:rsidP="00DF5BFB">
      <w:pPr>
        <w:tabs>
          <w:tab w:val="left" w:pos="60"/>
        </w:tabs>
        <w:jc w:val="both"/>
        <w:rPr>
          <w:rFonts w:ascii="Times New Roman" w:hAnsi="Times New Roman"/>
          <w:szCs w:val="28"/>
        </w:rPr>
      </w:pPr>
      <w:r w:rsidRPr="001B6ED0">
        <w:rPr>
          <w:rFonts w:ascii="Times New Roman" w:hAnsi="Times New Roman"/>
          <w:b/>
          <w:spacing w:val="-6"/>
          <w:szCs w:val="28"/>
        </w:rPr>
        <w:lastRenderedPageBreak/>
        <w:t xml:space="preserve">HOẠT ĐỘNG 2: </w:t>
      </w:r>
      <w:r w:rsidRPr="001B6ED0">
        <w:rPr>
          <w:rFonts w:ascii="Times New Roman" w:hAnsi="Times New Roman"/>
          <w:spacing w:val="-6"/>
          <w:szCs w:val="28"/>
        </w:rPr>
        <w:t>Hướng dẫn học sinh tìm hiểu về cách liên kết các đoạn trong văn bản</w:t>
      </w:r>
      <w:r w:rsidRPr="00365D26">
        <w:rPr>
          <w:rFonts w:ascii="Times New Roman" w:hAnsi="Times New Roman"/>
          <w:szCs w:val="28"/>
        </w:rPr>
        <w:t>.</w:t>
      </w:r>
    </w:p>
    <w:p w:rsidR="00DF5BFB" w:rsidRPr="00365D26" w:rsidRDefault="00DF5BFB" w:rsidP="00DF5BFB">
      <w:pPr>
        <w:rPr>
          <w:rFonts w:ascii="Times New Roman" w:hAnsi="Times New Roman"/>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Hiểu và biết cách liên kết các đoạn trong văn bản.</w:t>
      </w:r>
    </w:p>
    <w:p w:rsidR="00DF5BFB" w:rsidRPr="00365D26" w:rsidRDefault="00DF5BFB" w:rsidP="00DF5BFB">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DF5BFB" w:rsidRPr="00365D26" w:rsidRDefault="00DF5BFB" w:rsidP="00DF5BFB">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DF5BFB" w:rsidRPr="00365D26" w:rsidRDefault="00DF5BFB" w:rsidP="00DF5BFB">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Pr>
          <w:rFonts w:ascii="Times New Roman" w:hAnsi="Times New Roman"/>
          <w:szCs w:val="28"/>
        </w:rPr>
        <w:t>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DF5BFB" w:rsidRPr="00365D26" w:rsidTr="003B3DBD">
        <w:tc>
          <w:tcPr>
            <w:tcW w:w="3192"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rPr>
              <w:t>giáo viên</w:t>
            </w:r>
          </w:p>
        </w:tc>
        <w:tc>
          <w:tcPr>
            <w:tcW w:w="3192"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DF5BFB" w:rsidRPr="00365D26" w:rsidTr="003B3DBD">
        <w:tc>
          <w:tcPr>
            <w:tcW w:w="3192" w:type="dxa"/>
          </w:tcPr>
          <w:p w:rsidR="00DF5BFB" w:rsidRPr="00365D26" w:rsidRDefault="00DF5BFB" w:rsidP="003B3DBD">
            <w:pPr>
              <w:spacing w:before="120" w:after="120"/>
              <w:jc w:val="both"/>
              <w:rPr>
                <w:rFonts w:ascii="Times New Roman" w:hAnsi="Times New Roman"/>
                <w:i/>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Xác định các phương tiện liên kết đv trong 3 ví dụ a, b, c ?</w:t>
            </w:r>
          </w:p>
          <w:p w:rsidR="00DF5BFB" w:rsidRPr="00365D26" w:rsidRDefault="00DF5BFB" w:rsidP="003B3DBD">
            <w:pPr>
              <w:spacing w:before="120" w:after="120"/>
              <w:jc w:val="both"/>
              <w:rPr>
                <w:rFonts w:ascii="Times New Roman" w:hAnsi="Times New Roman"/>
                <w:i/>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Cho biết quan hệ ý nghĩa giữa các đoạn văn trong từng ví dụ?</w:t>
            </w: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Kể thêm những từ ngữ có ý nghĩa như trên?</w:t>
            </w: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Xác định câu có tác dụng liên kết giữa hai đoạn văn?</w:t>
            </w: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Phương tiện liên kết trên có cấu tạo như thế nào?</w:t>
            </w: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Tại sao câu đó lại có tác dụng liên kết?</w:t>
            </w:r>
          </w:p>
          <w:p w:rsidR="00DF5BFB" w:rsidRPr="00365D26" w:rsidRDefault="00DF5BFB" w:rsidP="003B3DBD">
            <w:pPr>
              <w:spacing w:before="120" w:after="120"/>
              <w:jc w:val="both"/>
              <w:rPr>
                <w:rFonts w:ascii="Times New Roman" w:hAnsi="Times New Roman"/>
              </w:rPr>
            </w:pPr>
            <w:r w:rsidRPr="00365D26">
              <w:rPr>
                <w:rFonts w:ascii="Times New Roman" w:hAnsi="Times New Roman"/>
                <w:i/>
              </w:rPr>
              <w:t>? Qua tìm hiểu ví dụ em hãy cho biết có mấy phương tiện</w:t>
            </w:r>
            <w:r w:rsidRPr="00365D26">
              <w:rPr>
                <w:rFonts w:ascii="Times New Roman" w:hAnsi="Times New Roman"/>
              </w:rPr>
              <w:t xml:space="preserve"> </w:t>
            </w:r>
            <w:r w:rsidRPr="00365D26">
              <w:rPr>
                <w:rFonts w:ascii="Times New Roman" w:hAnsi="Times New Roman"/>
                <w:i/>
              </w:rPr>
              <w:t>dùng để liên kết đv?</w:t>
            </w:r>
            <w:r w:rsidRPr="00365D26">
              <w:rPr>
                <w:rFonts w:ascii="Times New Roman" w:hAnsi="Times New Roman"/>
              </w:rPr>
              <w:t xml:space="preserve"> </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Y/c HS đọc ghi nhớ</w:t>
            </w:r>
          </w:p>
          <w:p w:rsidR="00DF5BFB" w:rsidRPr="00365D26" w:rsidRDefault="00DF5BFB" w:rsidP="003B3DBD">
            <w:pPr>
              <w:tabs>
                <w:tab w:val="left" w:pos="2838"/>
              </w:tabs>
              <w:rPr>
                <w:rFonts w:ascii="Times New Roman" w:hAnsi="Times New Roman"/>
              </w:rPr>
            </w:pPr>
          </w:p>
        </w:tc>
        <w:tc>
          <w:tcPr>
            <w:tcW w:w="3192" w:type="dxa"/>
          </w:tcPr>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Nhận xét</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xác định</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độc lập trả lời</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tìm bổ xung</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HS nhận xét</w:t>
            </w:r>
          </w:p>
          <w:p w:rsidR="00DF5BFB" w:rsidRPr="00365D26" w:rsidRDefault="00DF5BFB" w:rsidP="003B3DBD">
            <w:pPr>
              <w:spacing w:before="120" w:after="120"/>
              <w:rPr>
                <w:rFonts w:ascii="Times New Roman" w:hAnsi="Times New Roman"/>
              </w:rPr>
            </w:pPr>
            <w:r w:rsidRPr="00365D26">
              <w:rPr>
                <w:rFonts w:ascii="Times New Roman" w:hAnsi="Times New Roman"/>
              </w:rPr>
              <w:t>- HS khái quát</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Đọc ví dụ</w:t>
            </w:r>
          </w:p>
          <w:p w:rsidR="00DF5BFB" w:rsidRPr="00365D26" w:rsidRDefault="00DF5BFB" w:rsidP="003B3DBD">
            <w:pPr>
              <w:spacing w:before="120" w:after="120"/>
              <w:rPr>
                <w:rFonts w:ascii="Times New Roman" w:hAnsi="Times New Roman"/>
              </w:rPr>
            </w:pPr>
            <w:r w:rsidRPr="00365D26">
              <w:rPr>
                <w:rFonts w:ascii="Times New Roman" w:hAnsi="Times New Roman"/>
              </w:rPr>
              <w:t>- HS nhận xét</w:t>
            </w:r>
          </w:p>
          <w:p w:rsidR="00DF5BFB" w:rsidRPr="00365D26" w:rsidRDefault="00DF5BFB" w:rsidP="003B3DBD">
            <w:pPr>
              <w:spacing w:before="120" w:after="120"/>
              <w:rPr>
                <w:rFonts w:ascii="Times New Roman" w:hAnsi="Times New Roman"/>
              </w:rPr>
            </w:pPr>
            <w:r w:rsidRPr="00365D26">
              <w:rPr>
                <w:rFonts w:ascii="Times New Roman" w:hAnsi="Times New Roman"/>
              </w:rPr>
              <w:t>- Đọc ghi nhớ</w:t>
            </w:r>
          </w:p>
        </w:tc>
        <w:tc>
          <w:tcPr>
            <w:tcW w:w="3714" w:type="dxa"/>
          </w:tcPr>
          <w:p w:rsidR="00DF5BFB" w:rsidRPr="00365D26" w:rsidRDefault="00DF5BFB" w:rsidP="003B3DBD">
            <w:pPr>
              <w:spacing w:before="120" w:after="120"/>
              <w:jc w:val="both"/>
              <w:rPr>
                <w:rFonts w:ascii="Times New Roman" w:hAnsi="Times New Roman"/>
                <w:b/>
                <w:bCs/>
                <w:u w:val="single"/>
              </w:rPr>
            </w:pPr>
            <w:r w:rsidRPr="00365D26">
              <w:rPr>
                <w:rFonts w:ascii="Times New Roman" w:hAnsi="Times New Roman"/>
                <w:b/>
                <w:bCs/>
                <w:i/>
                <w:u w:val="single"/>
              </w:rPr>
              <w:lastRenderedPageBreak/>
              <w:t>II. Cách liên kết các đoạn trong văn bản</w:t>
            </w:r>
          </w:p>
          <w:p w:rsidR="00DF5BFB" w:rsidRPr="00365D26" w:rsidRDefault="00DF5BFB" w:rsidP="003B3DBD">
            <w:pPr>
              <w:spacing w:before="120" w:after="120"/>
              <w:jc w:val="both"/>
              <w:rPr>
                <w:rFonts w:ascii="Times New Roman" w:hAnsi="Times New Roman"/>
                <w:i/>
                <w:iCs/>
                <w:u w:val="single"/>
              </w:rPr>
            </w:pPr>
            <w:r w:rsidRPr="00365D26">
              <w:rPr>
                <w:rFonts w:ascii="Times New Roman" w:hAnsi="Times New Roman"/>
                <w:i/>
                <w:iCs/>
                <w:u w:val="single"/>
              </w:rPr>
              <w:t>1. Dùng từ ngữ để liên kết  đoạn văn</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a. Sau khâu tìm hiểu: quan hệ liệt kê.</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b. Nhưng: quan hệ tương phản đối lập.</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c. nói tóm lại: mang ý nghĩa tổng kết.</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liệt kê: trước hết, đầu tiên, cuối cùng.</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Đối lập: nhưng, trái lại, tuy vậy.</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Chỉ từ: đó, này, ấy.</w:t>
            </w:r>
          </w:p>
          <w:p w:rsidR="00DF5BFB" w:rsidRPr="00365D26" w:rsidRDefault="00DF5BFB" w:rsidP="003B3DBD">
            <w:pPr>
              <w:spacing w:before="120" w:after="120"/>
              <w:jc w:val="both"/>
              <w:rPr>
                <w:rFonts w:ascii="Times New Roman" w:hAnsi="Times New Roman"/>
              </w:rPr>
            </w:pPr>
            <w:r w:rsidRPr="00365D26">
              <w:rPr>
                <w:rFonts w:ascii="Times New Roman" w:hAnsi="Times New Roman"/>
              </w:rPr>
              <w:lastRenderedPageBreak/>
              <w:t>- Tổng kết: tóm lại, nhìn chung, tổng kết lại.</w:t>
            </w:r>
          </w:p>
          <w:p w:rsidR="00DF5BFB" w:rsidRPr="00365D26" w:rsidRDefault="00DF5BFB" w:rsidP="003B3DBD">
            <w:pPr>
              <w:spacing w:before="120" w:after="120"/>
              <w:jc w:val="both"/>
              <w:rPr>
                <w:rFonts w:ascii="Times New Roman" w:hAnsi="Times New Roman"/>
                <w:i/>
                <w:iCs/>
                <w:u w:val="single"/>
                <w:lang w:val="nl-NL"/>
              </w:rPr>
            </w:pPr>
            <w:r w:rsidRPr="00365D26">
              <w:rPr>
                <w:rFonts w:ascii="Times New Roman" w:hAnsi="Times New Roman"/>
                <w:i/>
                <w:iCs/>
                <w:u w:val="single"/>
                <w:lang w:val="nl-NL"/>
              </w:rPr>
              <w:t>2. Dùng câu nối để liên kết đoạn văn</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VD: - ái chà lại còn chuyện đi học nữa cơ đấy</w:t>
            </w:r>
          </w:p>
          <w:p w:rsidR="00DF5BFB" w:rsidRPr="00365D26" w:rsidRDefault="00DF5BFB" w:rsidP="003B3DBD">
            <w:pPr>
              <w:spacing w:before="120" w:after="120"/>
              <w:jc w:val="both"/>
              <w:rPr>
                <w:rFonts w:ascii="Times New Roman" w:hAnsi="Times New Roman"/>
                <w:lang w:val="nl-NL"/>
              </w:rPr>
            </w:pPr>
            <w:r w:rsidRPr="00365D26">
              <w:rPr>
                <w:rFonts w:ascii="Times New Roman" w:hAnsi="Times New Roman"/>
                <w:lang w:val="nl-NL"/>
              </w:rPr>
              <w:t>Cấu tạo một câu.</w:t>
            </w:r>
          </w:p>
          <w:p w:rsidR="00DF5BFB" w:rsidRPr="00365D26" w:rsidRDefault="00DF5BFB" w:rsidP="003B3DBD">
            <w:pPr>
              <w:spacing w:before="120" w:after="120"/>
              <w:jc w:val="both"/>
              <w:rPr>
                <w:rFonts w:ascii="Times New Roman" w:hAnsi="Times New Roman"/>
                <w:lang w:val="nl-NL"/>
              </w:rPr>
            </w:pPr>
          </w:p>
          <w:p w:rsidR="00DF5BFB" w:rsidRPr="00365D26" w:rsidRDefault="00DF5BFB" w:rsidP="003B3DBD">
            <w:pPr>
              <w:spacing w:before="120" w:after="120"/>
              <w:jc w:val="both"/>
              <w:rPr>
                <w:rFonts w:ascii="Times New Roman" w:hAnsi="Times New Roman"/>
                <w:lang w:val="nl-NL"/>
              </w:rPr>
            </w:pPr>
            <w:r w:rsidRPr="00365D26">
              <w:rPr>
                <w:rFonts w:ascii="Times New Roman" w:hAnsi="Times New Roman"/>
                <w:lang w:val="nl-NL"/>
              </w:rPr>
              <w:t>Câu này tiếp nối và phát triển ý ở cụm từ “ Bố đóng sách cho mà đi học ”.</w:t>
            </w:r>
          </w:p>
          <w:p w:rsidR="00DF5BFB" w:rsidRPr="00365D26" w:rsidRDefault="00DF5BFB" w:rsidP="003B3DBD">
            <w:pPr>
              <w:spacing w:before="120" w:after="120"/>
              <w:jc w:val="both"/>
              <w:rPr>
                <w:rFonts w:ascii="Times New Roman" w:hAnsi="Times New Roman"/>
                <w:i/>
                <w:iCs/>
                <w:lang w:val="nl-NL"/>
              </w:rPr>
            </w:pPr>
          </w:p>
          <w:p w:rsidR="00DF5BFB" w:rsidRPr="00365D26" w:rsidRDefault="00DF5BFB" w:rsidP="003B3DBD">
            <w:pPr>
              <w:spacing w:before="120" w:after="120"/>
              <w:jc w:val="both"/>
              <w:rPr>
                <w:rFonts w:ascii="Times New Roman" w:hAnsi="Times New Roman"/>
                <w:i/>
                <w:iCs/>
                <w:lang w:val="nl-NL"/>
              </w:rPr>
            </w:pPr>
          </w:p>
          <w:p w:rsidR="00DF5BFB" w:rsidRPr="00365D26" w:rsidRDefault="00DF5BFB" w:rsidP="003B3DBD">
            <w:pPr>
              <w:spacing w:before="120" w:after="120"/>
              <w:jc w:val="both"/>
              <w:rPr>
                <w:rFonts w:ascii="Times New Roman" w:hAnsi="Times New Roman"/>
                <w:i/>
                <w:iCs/>
                <w:u w:val="single"/>
                <w:lang w:val="nl-NL"/>
              </w:rPr>
            </w:pPr>
          </w:p>
          <w:p w:rsidR="00DF5BFB" w:rsidRPr="00365D26" w:rsidRDefault="00DF5BFB" w:rsidP="003B3DBD">
            <w:pPr>
              <w:spacing w:before="120" w:after="120"/>
              <w:jc w:val="both"/>
              <w:rPr>
                <w:rFonts w:ascii="Times New Roman" w:hAnsi="Times New Roman"/>
                <w:i/>
                <w:iCs/>
                <w:u w:val="single"/>
              </w:rPr>
            </w:pPr>
          </w:p>
          <w:p w:rsidR="00DF5BFB" w:rsidRPr="00365D26" w:rsidRDefault="00DF5BFB" w:rsidP="003B3DBD">
            <w:pPr>
              <w:spacing w:before="120" w:after="120"/>
              <w:jc w:val="both"/>
              <w:rPr>
                <w:rFonts w:ascii="Times New Roman" w:hAnsi="Times New Roman"/>
                <w:i/>
                <w:iCs/>
                <w:u w:val="single"/>
              </w:rPr>
            </w:pPr>
          </w:p>
          <w:p w:rsidR="00DF5BFB" w:rsidRPr="00365D26" w:rsidRDefault="00DF5BFB" w:rsidP="003B3DBD">
            <w:pPr>
              <w:spacing w:before="120" w:after="120"/>
              <w:jc w:val="both"/>
              <w:rPr>
                <w:rFonts w:ascii="Times New Roman" w:hAnsi="Times New Roman"/>
                <w:i/>
                <w:iCs/>
                <w:u w:val="single"/>
              </w:rPr>
            </w:pPr>
          </w:p>
          <w:p w:rsidR="00DF5BFB" w:rsidRPr="00365D26" w:rsidRDefault="00DF5BFB" w:rsidP="003B3DBD">
            <w:pPr>
              <w:spacing w:before="120" w:after="120"/>
              <w:jc w:val="both"/>
              <w:rPr>
                <w:rFonts w:ascii="Times New Roman" w:hAnsi="Times New Roman"/>
                <w:i/>
                <w:iCs/>
                <w:u w:val="single"/>
              </w:rPr>
            </w:pPr>
          </w:p>
          <w:p w:rsidR="00DF5BFB" w:rsidRPr="00365D26" w:rsidRDefault="00DF5BFB" w:rsidP="003B3DBD">
            <w:pPr>
              <w:spacing w:before="120" w:after="120"/>
              <w:jc w:val="both"/>
              <w:rPr>
                <w:rFonts w:ascii="Times New Roman" w:hAnsi="Times New Roman"/>
                <w:i/>
                <w:iCs/>
                <w:u w:val="single"/>
              </w:rPr>
            </w:pPr>
            <w:r w:rsidRPr="00365D26">
              <w:rPr>
                <w:rFonts w:ascii="Times New Roman" w:hAnsi="Times New Roman"/>
                <w:i/>
                <w:iCs/>
                <w:u w:val="single"/>
              </w:rPr>
              <w:t>3. Ghi nhớ 2</w:t>
            </w:r>
          </w:p>
          <w:p w:rsidR="00DF5BFB" w:rsidRPr="00365D26" w:rsidRDefault="00DF5BFB" w:rsidP="003B3DBD">
            <w:pPr>
              <w:tabs>
                <w:tab w:val="left" w:pos="2838"/>
              </w:tabs>
              <w:rPr>
                <w:rFonts w:ascii="Times New Roman" w:hAnsi="Times New Roman"/>
              </w:rPr>
            </w:pPr>
          </w:p>
        </w:tc>
      </w:tr>
    </w:tbl>
    <w:p w:rsidR="00DF5BFB" w:rsidRPr="00365D26" w:rsidRDefault="00DF5BFB" w:rsidP="00DF5BFB">
      <w:pPr>
        <w:tabs>
          <w:tab w:val="left" w:pos="60"/>
        </w:tabs>
        <w:jc w:val="both"/>
        <w:rPr>
          <w:rFonts w:ascii="Times New Roman" w:hAnsi="Times New Roman"/>
          <w:b/>
          <w:sz w:val="8"/>
          <w:szCs w:val="28"/>
        </w:rPr>
      </w:pPr>
    </w:p>
    <w:p w:rsidR="00DF5BFB" w:rsidRPr="00365D26" w:rsidRDefault="00DF5BFB" w:rsidP="00DF5BFB">
      <w:pPr>
        <w:tabs>
          <w:tab w:val="left" w:pos="60"/>
        </w:tabs>
        <w:jc w:val="both"/>
        <w:rPr>
          <w:rFonts w:ascii="Times New Roman" w:hAnsi="Times New Roman"/>
          <w:szCs w:val="28"/>
        </w:rPr>
      </w:pPr>
      <w:r w:rsidRPr="00365D26">
        <w:rPr>
          <w:rFonts w:ascii="Times New Roman" w:hAnsi="Times New Roman"/>
          <w:b/>
          <w:szCs w:val="28"/>
        </w:rPr>
        <w:t xml:space="preserve">  HOẠT ĐỘNG 3: </w:t>
      </w:r>
      <w:r w:rsidRPr="00365D26">
        <w:rPr>
          <w:rFonts w:ascii="Times New Roman" w:hAnsi="Times New Roman"/>
          <w:szCs w:val="28"/>
        </w:rPr>
        <w:t>Hướng dẫn học sinh luyện tập</w:t>
      </w:r>
    </w:p>
    <w:p w:rsidR="00DF5BFB" w:rsidRPr="00365D26" w:rsidRDefault="00DF5BFB" w:rsidP="00DF5BFB">
      <w:pPr>
        <w:tabs>
          <w:tab w:val="left" w:pos="60"/>
        </w:tabs>
        <w:jc w:val="both"/>
        <w:rPr>
          <w:rFonts w:ascii="Times New Roman" w:hAnsi="Times New Roman"/>
          <w:b/>
          <w:szCs w:val="28"/>
        </w:rPr>
      </w:pPr>
      <w:r w:rsidRPr="00365D26">
        <w:rPr>
          <w:rFonts w:ascii="Times New Roman" w:hAnsi="Times New Roman"/>
          <w:b/>
          <w:szCs w:val="28"/>
        </w:rPr>
        <w:t xml:space="preserve">+ Mục tiờu: </w:t>
      </w:r>
      <w:r w:rsidRPr="00365D26">
        <w:rPr>
          <w:rFonts w:ascii="Times New Roman" w:hAnsi="Times New Roman"/>
          <w:szCs w:val="28"/>
        </w:rPr>
        <w:t>Vận dụng, củng cố kiến thức</w:t>
      </w:r>
    </w:p>
    <w:p w:rsidR="00DF5BFB" w:rsidRPr="00365D26" w:rsidRDefault="00DF5BFB" w:rsidP="00DF5BFB">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DF5BFB" w:rsidRPr="00365D26" w:rsidRDefault="00DF5BFB" w:rsidP="00DF5BFB">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Cỏ nhõn</w:t>
      </w:r>
    </w:p>
    <w:p w:rsidR="00DF5BFB" w:rsidRPr="00365D26" w:rsidRDefault="00DF5BFB" w:rsidP="00DF5BFB">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20 phỳt</w:t>
      </w:r>
    </w:p>
    <w:tbl>
      <w:tblPr>
        <w:tblStyle w:val="TableGrid3"/>
        <w:tblW w:w="0" w:type="auto"/>
        <w:tblLook w:val="04A0" w:firstRow="1" w:lastRow="0" w:firstColumn="1" w:lastColumn="0" w:noHBand="0" w:noVBand="1"/>
      </w:tblPr>
      <w:tblGrid>
        <w:gridCol w:w="3192"/>
        <w:gridCol w:w="3192"/>
        <w:gridCol w:w="3192"/>
      </w:tblGrid>
      <w:tr w:rsidR="00DF5BFB" w:rsidRPr="00365D26" w:rsidTr="003B3DBD">
        <w:tc>
          <w:tcPr>
            <w:tcW w:w="3192"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giỏo viờn</w:t>
            </w:r>
          </w:p>
        </w:tc>
        <w:tc>
          <w:tcPr>
            <w:tcW w:w="3192"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DF5BFB" w:rsidRPr="00365D26" w:rsidRDefault="00DF5BF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DF5BFB" w:rsidRPr="00365D26" w:rsidTr="003B3DBD">
        <w:tc>
          <w:tcPr>
            <w:tcW w:w="3192" w:type="dxa"/>
          </w:tcPr>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Tìm những từ có tác dụng liên kết đoạn văn?</w:t>
            </w: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rPr>
            </w:pPr>
          </w:p>
          <w:p w:rsidR="00DF5BFB" w:rsidRPr="00365D26" w:rsidRDefault="00DF5BFB" w:rsidP="003B3DBD">
            <w:pPr>
              <w:spacing w:before="120" w:after="120"/>
              <w:jc w:val="both"/>
              <w:rPr>
                <w:rFonts w:ascii="Times New Roman" w:hAnsi="Times New Roman"/>
                <w:i/>
              </w:rPr>
            </w:pPr>
            <w:r w:rsidRPr="00365D26">
              <w:rPr>
                <w:rFonts w:ascii="Times New Roman" w:hAnsi="Times New Roman"/>
                <w:i/>
              </w:rPr>
              <w:t xml:space="preserve">? Chọn từ ngữ câu thích </w:t>
            </w:r>
            <w:r w:rsidRPr="00365D26">
              <w:rPr>
                <w:rFonts w:ascii="Times New Roman" w:hAnsi="Times New Roman"/>
                <w:i/>
              </w:rPr>
              <w:lastRenderedPageBreak/>
              <w:t>hợp điền vào chỗ trống?</w:t>
            </w:r>
          </w:p>
          <w:p w:rsidR="00DF5BFB" w:rsidRPr="00365D26" w:rsidRDefault="00DF5BFB" w:rsidP="003B3DBD">
            <w:pPr>
              <w:spacing w:before="120" w:after="120"/>
              <w:jc w:val="both"/>
              <w:rPr>
                <w:rFonts w:ascii="Times New Roman" w:hAnsi="Times New Roman"/>
              </w:rPr>
            </w:pPr>
          </w:p>
          <w:p w:rsidR="00DF5BFB" w:rsidRPr="00365D26" w:rsidRDefault="00DF5BFB" w:rsidP="003B3DBD">
            <w:pPr>
              <w:tabs>
                <w:tab w:val="left" w:pos="2838"/>
              </w:tabs>
              <w:rPr>
                <w:rFonts w:ascii="Times New Roman" w:hAnsi="Times New Roman"/>
              </w:rPr>
            </w:pPr>
            <w:r w:rsidRPr="00365D26">
              <w:rPr>
                <w:rFonts w:ascii="Times New Roman" w:hAnsi="Times New Roman"/>
              </w:rPr>
              <w:t>-  GV hướng dẫn HS viết đoạn văn – nhận xét bài làm của HS.</w:t>
            </w:r>
          </w:p>
        </w:tc>
        <w:tc>
          <w:tcPr>
            <w:tcW w:w="3192" w:type="dxa"/>
          </w:tcPr>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xml:space="preserve">- HS đọc và xác định  y/c bài tập </w:t>
            </w:r>
          </w:p>
          <w:p w:rsidR="00DF5BFB" w:rsidRPr="00365D26" w:rsidRDefault="00DF5BFB" w:rsidP="003B3DBD">
            <w:pPr>
              <w:spacing w:before="120" w:after="120"/>
              <w:rPr>
                <w:rFonts w:ascii="Times New Roman" w:hAnsi="Times New Roman"/>
              </w:rPr>
            </w:pPr>
            <w:r w:rsidRPr="00365D26">
              <w:rPr>
                <w:rFonts w:ascii="Times New Roman" w:hAnsi="Times New Roman"/>
              </w:rPr>
              <w:t>- Thảo luận trình bày kết quả</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r w:rsidRPr="00365D26">
              <w:rPr>
                <w:rFonts w:ascii="Times New Roman" w:hAnsi="Times New Roman"/>
              </w:rPr>
              <w:t xml:space="preserve">- Độc lập làm bài </w:t>
            </w: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spacing w:before="120" w:after="120"/>
              <w:rPr>
                <w:rFonts w:ascii="Times New Roman" w:hAnsi="Times New Roman"/>
              </w:rPr>
            </w:pPr>
          </w:p>
          <w:p w:rsidR="00DF5BFB" w:rsidRPr="00365D26" w:rsidRDefault="00DF5BFB" w:rsidP="003B3DBD">
            <w:pPr>
              <w:tabs>
                <w:tab w:val="left" w:pos="2838"/>
              </w:tabs>
              <w:rPr>
                <w:rFonts w:ascii="Times New Roman" w:hAnsi="Times New Roman"/>
              </w:rPr>
            </w:pPr>
            <w:r w:rsidRPr="00365D26">
              <w:rPr>
                <w:rFonts w:ascii="Times New Roman" w:hAnsi="Times New Roman"/>
              </w:rPr>
              <w:t>- HS viết và trình bày trước lớp</w:t>
            </w:r>
          </w:p>
        </w:tc>
        <w:tc>
          <w:tcPr>
            <w:tcW w:w="3192" w:type="dxa"/>
          </w:tcPr>
          <w:p w:rsidR="00DF5BFB" w:rsidRPr="00365D26" w:rsidRDefault="00DF5BFB" w:rsidP="003B3DBD">
            <w:pPr>
              <w:spacing w:before="120" w:after="120"/>
              <w:jc w:val="both"/>
              <w:rPr>
                <w:rFonts w:ascii="Times New Roman" w:hAnsi="Times New Roman"/>
                <w:b/>
                <w:bCs/>
                <w:u w:val="single"/>
              </w:rPr>
            </w:pPr>
          </w:p>
          <w:p w:rsidR="00DF5BFB" w:rsidRPr="00365D26" w:rsidRDefault="00DF5BFB" w:rsidP="003B3DBD">
            <w:pPr>
              <w:spacing w:before="120" w:after="120"/>
              <w:jc w:val="both"/>
              <w:rPr>
                <w:rFonts w:ascii="Times New Roman" w:hAnsi="Times New Roman"/>
                <w:b/>
                <w:bCs/>
                <w:i/>
                <w:u w:val="single"/>
              </w:rPr>
            </w:pPr>
            <w:r w:rsidRPr="00365D26">
              <w:rPr>
                <w:rFonts w:ascii="Times New Roman" w:hAnsi="Times New Roman"/>
                <w:b/>
                <w:bCs/>
                <w:i/>
                <w:u w:val="single"/>
              </w:rPr>
              <w:t>III. Luyện tập</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1. Bài 1:</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a.Nói như vậy: ý tổng kết</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b. Thế mà: ý tương phản</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c. Cũng: ý nối tiếp, liệt kê</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xml:space="preserve">d. Tuy nhiên: ý tương phản </w:t>
            </w:r>
          </w:p>
          <w:p w:rsidR="00DF5BFB" w:rsidRPr="00365D26" w:rsidRDefault="00DF5BFB" w:rsidP="003B3DBD">
            <w:pPr>
              <w:spacing w:before="120" w:after="120"/>
              <w:jc w:val="both"/>
              <w:rPr>
                <w:rFonts w:ascii="Times New Roman" w:hAnsi="Times New Roman"/>
              </w:rPr>
            </w:pPr>
            <w:r w:rsidRPr="00365D26">
              <w:rPr>
                <w:rFonts w:ascii="Times New Roman" w:hAnsi="Times New Roman"/>
              </w:rPr>
              <w:t xml:space="preserve">2. Bài 2: </w:t>
            </w:r>
          </w:p>
          <w:p w:rsidR="00DF5BFB" w:rsidRPr="00365D26" w:rsidRDefault="00DF5BFB" w:rsidP="003B3DBD">
            <w:pPr>
              <w:numPr>
                <w:ilvl w:val="0"/>
                <w:numId w:val="2"/>
              </w:numPr>
              <w:spacing w:before="120" w:after="120"/>
              <w:jc w:val="both"/>
              <w:rPr>
                <w:rFonts w:ascii="Times New Roman" w:hAnsi="Times New Roman"/>
              </w:rPr>
            </w:pPr>
            <w:r w:rsidRPr="00365D26">
              <w:rPr>
                <w:rFonts w:ascii="Times New Roman" w:hAnsi="Times New Roman"/>
              </w:rPr>
              <w:t>Từ đó</w:t>
            </w:r>
          </w:p>
          <w:p w:rsidR="00DF5BFB" w:rsidRPr="00365D26" w:rsidRDefault="00DF5BFB" w:rsidP="003B3DBD">
            <w:pPr>
              <w:numPr>
                <w:ilvl w:val="0"/>
                <w:numId w:val="2"/>
              </w:numPr>
              <w:spacing w:before="120" w:after="120"/>
              <w:jc w:val="both"/>
              <w:rPr>
                <w:rFonts w:ascii="Times New Roman" w:hAnsi="Times New Roman"/>
              </w:rPr>
            </w:pPr>
            <w:r w:rsidRPr="00365D26">
              <w:rPr>
                <w:rFonts w:ascii="Times New Roman" w:hAnsi="Times New Roman"/>
              </w:rPr>
              <w:lastRenderedPageBreak/>
              <w:t>Nói tóm lại</w:t>
            </w:r>
          </w:p>
          <w:p w:rsidR="00DF5BFB" w:rsidRPr="00365D26" w:rsidRDefault="00DF5BFB" w:rsidP="003B3DBD">
            <w:pPr>
              <w:numPr>
                <w:ilvl w:val="0"/>
                <w:numId w:val="2"/>
              </w:numPr>
              <w:spacing w:before="120" w:after="120"/>
              <w:jc w:val="both"/>
              <w:rPr>
                <w:rFonts w:ascii="Times New Roman" w:hAnsi="Times New Roman"/>
              </w:rPr>
            </w:pPr>
            <w:r w:rsidRPr="00365D26">
              <w:rPr>
                <w:rFonts w:ascii="Times New Roman" w:hAnsi="Times New Roman"/>
              </w:rPr>
              <w:t>Tuy nhiên</w:t>
            </w:r>
          </w:p>
          <w:p w:rsidR="00DF5BFB" w:rsidRPr="00365D26" w:rsidRDefault="00DF5BFB" w:rsidP="003B3DBD">
            <w:pPr>
              <w:numPr>
                <w:ilvl w:val="0"/>
                <w:numId w:val="2"/>
              </w:numPr>
              <w:spacing w:before="120" w:after="120"/>
              <w:jc w:val="both"/>
              <w:rPr>
                <w:rFonts w:ascii="Times New Roman" w:hAnsi="Times New Roman"/>
              </w:rPr>
            </w:pPr>
            <w:r w:rsidRPr="00365D26">
              <w:rPr>
                <w:rFonts w:ascii="Times New Roman" w:hAnsi="Times New Roman"/>
              </w:rPr>
              <w:t>Thực khó trả lời</w:t>
            </w:r>
          </w:p>
          <w:p w:rsidR="00DF5BFB" w:rsidRPr="00365D26" w:rsidRDefault="00DF5BFB" w:rsidP="003B3DBD">
            <w:pPr>
              <w:tabs>
                <w:tab w:val="left" w:pos="2838"/>
              </w:tabs>
              <w:rPr>
                <w:rFonts w:ascii="Times New Roman" w:hAnsi="Times New Roman"/>
              </w:rPr>
            </w:pPr>
            <w:r w:rsidRPr="00365D26">
              <w:rPr>
                <w:rFonts w:ascii="Times New Roman" w:hAnsi="Times New Roman"/>
              </w:rPr>
              <w:t>Bài 3: Viết và phân tích các phương tiện liên kết trong đoạn văn đó.</w:t>
            </w:r>
          </w:p>
        </w:tc>
      </w:tr>
    </w:tbl>
    <w:p w:rsidR="00DF5BFB" w:rsidRPr="00365D26" w:rsidRDefault="00DF5BFB" w:rsidP="00DF5BFB">
      <w:pPr>
        <w:tabs>
          <w:tab w:val="left" w:pos="2838"/>
        </w:tabs>
        <w:rPr>
          <w:rFonts w:ascii="Times New Roman" w:hAnsi="Times New Roman"/>
        </w:rPr>
      </w:pPr>
      <w:r>
        <w:rPr>
          <w:rFonts w:ascii="Times New Roman" w:hAnsi="Times New Roman"/>
        </w:rPr>
        <w:lastRenderedPageBreak/>
        <w:t>HOẠT ĐỘNG 4: CỦNG CỐ,VẬN DỤNG</w:t>
      </w:r>
    </w:p>
    <w:p w:rsidR="00DF5BFB" w:rsidRPr="00365D26" w:rsidRDefault="00DF5BFB" w:rsidP="00DF5BFB">
      <w:pPr>
        <w:rPr>
          <w:rFonts w:ascii="Times New Roman" w:hAnsi="Times New Roman"/>
          <w:bCs/>
        </w:rPr>
      </w:pPr>
      <w:r w:rsidRPr="00365D26">
        <w:rPr>
          <w:rFonts w:ascii="Times New Roman" w:hAnsi="Times New Roman"/>
          <w:b/>
          <w:bCs/>
        </w:rPr>
        <w:t xml:space="preserve">Củng cố bài học: </w:t>
      </w:r>
      <w:r w:rsidRPr="00365D26">
        <w:rPr>
          <w:rFonts w:ascii="Times New Roman" w:hAnsi="Times New Roman"/>
          <w:bCs/>
        </w:rPr>
        <w:t>GV tổng kết kiến thức: Nắm các phương tiện liên kết đoạn.</w:t>
      </w:r>
    </w:p>
    <w:p w:rsidR="00DF5BFB" w:rsidRPr="0076656C" w:rsidRDefault="00DF5BFB" w:rsidP="00DF5BFB">
      <w:pPr>
        <w:rPr>
          <w:rFonts w:ascii="Times New Roman" w:hAnsi="Times New Roman"/>
          <w:b/>
          <w:bCs/>
        </w:rPr>
      </w:pPr>
      <w:r w:rsidRPr="00365D26">
        <w:rPr>
          <w:rFonts w:ascii="Times New Roman" w:hAnsi="Times New Roman"/>
          <w:b/>
          <w:bCs/>
        </w:rPr>
        <w:t>Hoạt động nối tiếp :</w:t>
      </w:r>
      <w:r>
        <w:rPr>
          <w:rFonts w:ascii="Times New Roman" w:hAnsi="Times New Roman"/>
          <w:b/>
          <w:bCs/>
        </w:rPr>
        <w:t xml:space="preserve"> </w:t>
      </w:r>
      <w:r>
        <w:rPr>
          <w:rFonts w:ascii="Times New Roman" w:hAnsi="Times New Roman"/>
        </w:rPr>
        <w:t xml:space="preserve"> Hoàn thành bài tập</w:t>
      </w:r>
    </w:p>
    <w:p w:rsidR="00F92F78" w:rsidRPr="00365D26" w:rsidRDefault="00F92F78" w:rsidP="00F92F78">
      <w:pPr>
        <w:rPr>
          <w:rFonts w:ascii="Times New Roman" w:hAnsi="Times New Roman"/>
        </w:rPr>
      </w:pPr>
    </w:p>
    <w:p w:rsidR="00F92F78" w:rsidRPr="00365D26" w:rsidRDefault="00F92F78" w:rsidP="00F92F78">
      <w:pPr>
        <w:rPr>
          <w:rFonts w:ascii="Times New Roman" w:hAnsi="Times New Roman"/>
        </w:rPr>
      </w:pPr>
    </w:p>
    <w:p w:rsidR="00F92F78" w:rsidRPr="00365D26" w:rsidRDefault="00F92F78" w:rsidP="00F92F78">
      <w:pPr>
        <w:rPr>
          <w:rFonts w:ascii="Times New Roman" w:hAnsi="Times New Roman"/>
        </w:rPr>
      </w:pPr>
    </w:p>
    <w:p w:rsidR="00F92F78" w:rsidRPr="00365D26" w:rsidRDefault="00F92F78" w:rsidP="00F92F78">
      <w:pPr>
        <w:rPr>
          <w:rFonts w:ascii="Times New Roman" w:hAnsi="Times New Roman"/>
        </w:rPr>
      </w:pPr>
    </w:p>
    <w:p w:rsidR="00F92F78" w:rsidRDefault="00F92F78"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700A9" w:rsidRDefault="003700A9" w:rsidP="00365D26">
      <w:pPr>
        <w:jc w:val="both"/>
        <w:rPr>
          <w:rFonts w:ascii="Times New Roman" w:hAnsi="Times New Roman"/>
          <w:bCs/>
        </w:rPr>
      </w:pPr>
    </w:p>
    <w:p w:rsidR="00365D26" w:rsidRPr="00365D26" w:rsidRDefault="003700A9" w:rsidP="00365D26">
      <w:pPr>
        <w:jc w:val="both"/>
        <w:rPr>
          <w:rFonts w:ascii="Times New Roman" w:hAnsi="Times New Roman"/>
          <w:bCs/>
        </w:rPr>
      </w:pPr>
      <w:r w:rsidRPr="009561EA">
        <w:rPr>
          <w:rFonts w:ascii="Times New Roman" w:hAnsi="Times New Roman"/>
          <w:b/>
          <w:bCs/>
        </w:rPr>
        <w:t>Tiết 9, 10</w:t>
      </w:r>
      <w:r>
        <w:rPr>
          <w:rFonts w:ascii="Times New Roman" w:hAnsi="Times New Roman"/>
          <w:bCs/>
        </w:rPr>
        <w:t xml:space="preserve">         </w:t>
      </w:r>
      <w:r w:rsidR="00365D26" w:rsidRPr="00365D26">
        <w:rPr>
          <w:rFonts w:ascii="Times New Roman" w:hAnsi="Times New Roman"/>
          <w:bCs/>
        </w:rPr>
        <w:t>Văn bản</w:t>
      </w:r>
    </w:p>
    <w:p w:rsidR="00365D26" w:rsidRPr="00365D26" w:rsidRDefault="00365D26" w:rsidP="00365D26">
      <w:pPr>
        <w:jc w:val="center"/>
        <w:rPr>
          <w:rFonts w:ascii="Times New Roman" w:hAnsi="Times New Roman"/>
          <w:b/>
          <w:bCs/>
          <w:i/>
          <w:sz w:val="52"/>
          <w:szCs w:val="52"/>
        </w:rPr>
      </w:pPr>
      <w:r w:rsidRPr="00365D26">
        <w:rPr>
          <w:rFonts w:ascii="Times New Roman" w:hAnsi="Times New Roman"/>
          <w:b/>
          <w:bCs/>
          <w:sz w:val="52"/>
          <w:szCs w:val="52"/>
        </w:rPr>
        <w:t xml:space="preserve"> </w:t>
      </w:r>
      <w:r w:rsidRPr="00365D26">
        <w:rPr>
          <w:rFonts w:ascii="Times New Roman" w:hAnsi="Times New Roman"/>
          <w:b/>
          <w:bCs/>
          <w:i/>
          <w:sz w:val="52"/>
          <w:szCs w:val="52"/>
        </w:rPr>
        <w:t>Tức nước vỡ bờ</w:t>
      </w:r>
    </w:p>
    <w:p w:rsidR="00365D26" w:rsidRPr="00365D26" w:rsidRDefault="00365D26" w:rsidP="00365D26">
      <w:pPr>
        <w:jc w:val="center"/>
        <w:rPr>
          <w:rFonts w:ascii="Times New Roman" w:hAnsi="Times New Roman"/>
          <w:i/>
        </w:rPr>
      </w:pPr>
      <w:r w:rsidRPr="00365D26">
        <w:rPr>
          <w:rFonts w:ascii="Times New Roman" w:hAnsi="Times New Roman"/>
        </w:rPr>
        <w:t xml:space="preserve">                           </w:t>
      </w:r>
      <w:r w:rsidRPr="00365D26">
        <w:rPr>
          <w:rFonts w:ascii="Times New Roman" w:hAnsi="Times New Roman"/>
          <w:i/>
        </w:rPr>
        <w:t xml:space="preserve">(Trích" tắt đèn"- Ngô Tất Tố)                          </w:t>
      </w:r>
    </w:p>
    <w:p w:rsidR="00365D26" w:rsidRPr="00365D26" w:rsidRDefault="00365D26" w:rsidP="00365D26">
      <w:pPr>
        <w:jc w:val="both"/>
        <w:rPr>
          <w:rFonts w:ascii="Times New Roman" w:hAnsi="Times New Roman"/>
          <w:b/>
          <w:bCs/>
          <w:lang w:val="nl-NL"/>
        </w:rPr>
      </w:pPr>
      <w:r w:rsidRPr="00365D26">
        <w:rPr>
          <w:rFonts w:ascii="Times New Roman" w:hAnsi="Times New Roman"/>
          <w:b/>
          <w:bCs/>
          <w:lang w:val="nl-NL"/>
        </w:rPr>
        <w:t>I. Mục tiờu bài học:</w:t>
      </w:r>
    </w:p>
    <w:p w:rsidR="00365D26" w:rsidRPr="003700A9" w:rsidRDefault="00365D26" w:rsidP="009271D9">
      <w:pPr>
        <w:pStyle w:val="ListParagraph"/>
        <w:numPr>
          <w:ilvl w:val="0"/>
          <w:numId w:val="23"/>
        </w:numPr>
        <w:jc w:val="both"/>
        <w:rPr>
          <w:rFonts w:ascii="Times New Roman" w:hAnsi="Times New Roman"/>
          <w:b/>
          <w:bCs/>
          <w:szCs w:val="28"/>
        </w:rPr>
      </w:pPr>
      <w:r w:rsidRPr="003700A9">
        <w:rPr>
          <w:rFonts w:ascii="Times New Roman" w:hAnsi="Times New Roman"/>
          <w:b/>
          <w:bCs/>
          <w:szCs w:val="28"/>
        </w:rPr>
        <w:t>V</w:t>
      </w:r>
      <w:r w:rsidRPr="003700A9">
        <w:rPr>
          <w:rFonts w:ascii="Times New Roman" w:hAnsi="Times New Roman" w:cs="Arial"/>
          <w:b/>
          <w:bCs/>
          <w:szCs w:val="28"/>
        </w:rPr>
        <w:t>ề</w:t>
      </w:r>
      <w:r w:rsidRPr="003700A9">
        <w:rPr>
          <w:rFonts w:ascii="Times New Roman" w:hAnsi="Times New Roman"/>
          <w:b/>
          <w:bCs/>
          <w:szCs w:val="28"/>
        </w:rPr>
        <w:t xml:space="preserve"> ki</w:t>
      </w:r>
      <w:r w:rsidRPr="003700A9">
        <w:rPr>
          <w:rFonts w:ascii="Times New Roman" w:hAnsi="Times New Roman" w:cs="Arial"/>
          <w:b/>
          <w:bCs/>
          <w:szCs w:val="28"/>
        </w:rPr>
        <w:t>ế</w:t>
      </w:r>
      <w:r w:rsidRPr="003700A9">
        <w:rPr>
          <w:rFonts w:ascii="Times New Roman" w:hAnsi="Times New Roman"/>
          <w:b/>
          <w:bCs/>
          <w:szCs w:val="28"/>
        </w:rPr>
        <w:t>n thức:</w:t>
      </w:r>
    </w:p>
    <w:p w:rsidR="00365D26" w:rsidRPr="00365D26" w:rsidRDefault="00365D26" w:rsidP="00365D26">
      <w:pPr>
        <w:jc w:val="both"/>
        <w:rPr>
          <w:rFonts w:ascii="Times New Roman" w:hAnsi="Times New Roman"/>
        </w:rPr>
      </w:pPr>
      <w:r w:rsidRPr="00365D26">
        <w:rPr>
          <w:rFonts w:ascii="Times New Roman" w:hAnsi="Times New Roman"/>
        </w:rPr>
        <w:t xml:space="preserve">     + Thấy được bộ mặt tàn ác bất nhân của chế độ xã hội đương thời và tình cảnh đau thương của người nông dân cùng khổ trong xã hội ấy: cảm thấy đ</w:t>
      </w:r>
      <w:r w:rsidR="003700A9">
        <w:rPr>
          <w:rFonts w:ascii="Times New Roman" w:hAnsi="Times New Roman"/>
        </w:rPr>
        <w:t xml:space="preserve">ược cái quy luật của hiện thực. </w:t>
      </w:r>
      <w:r w:rsidRPr="00365D26">
        <w:rPr>
          <w:rFonts w:ascii="Times New Roman" w:hAnsi="Times New Roman"/>
        </w:rPr>
        <w:t>Có áp bức, có đấu tranh. Thấy được vẻ đẹp tâm hồn và sức sống tiềm tàng của người phụ nữ nông dân:</w:t>
      </w:r>
    </w:p>
    <w:p w:rsidR="00365D26" w:rsidRPr="00365D26" w:rsidRDefault="00365D26" w:rsidP="00365D26">
      <w:pPr>
        <w:jc w:val="both"/>
        <w:rPr>
          <w:rFonts w:ascii="Times New Roman" w:hAnsi="Times New Roman"/>
        </w:rPr>
      </w:pPr>
      <w:r w:rsidRPr="00365D26">
        <w:rPr>
          <w:rFonts w:ascii="Times New Roman" w:hAnsi="Times New Roman"/>
        </w:rPr>
        <w:t xml:space="preserve">     + Thấy được những nét đặc sắc trong nghệ thuật viết truyện của tác giả.</w:t>
      </w:r>
    </w:p>
    <w:p w:rsidR="00365D26" w:rsidRPr="003700A9" w:rsidRDefault="00365D26" w:rsidP="009271D9">
      <w:pPr>
        <w:pStyle w:val="ListParagraph"/>
        <w:numPr>
          <w:ilvl w:val="0"/>
          <w:numId w:val="23"/>
        </w:numPr>
        <w:jc w:val="both"/>
        <w:rPr>
          <w:rFonts w:ascii="Times New Roman" w:hAnsi="Times New Roman"/>
          <w:b/>
          <w:bCs/>
          <w:szCs w:val="28"/>
        </w:rPr>
      </w:pPr>
      <w:r w:rsidRPr="003700A9">
        <w:rPr>
          <w:rFonts w:ascii="Times New Roman" w:hAnsi="Times New Roman"/>
          <w:b/>
          <w:bCs/>
          <w:szCs w:val="28"/>
        </w:rPr>
        <w:t>V</w:t>
      </w:r>
      <w:r w:rsidRPr="003700A9">
        <w:rPr>
          <w:rFonts w:ascii="Times New Roman" w:hAnsi="Times New Roman" w:cs="Arial"/>
          <w:b/>
          <w:bCs/>
          <w:szCs w:val="28"/>
        </w:rPr>
        <w:t>ề</w:t>
      </w:r>
      <w:r w:rsidRPr="003700A9">
        <w:rPr>
          <w:rFonts w:ascii="Times New Roman" w:hAnsi="Times New Roman"/>
          <w:b/>
          <w:bCs/>
          <w:szCs w:val="28"/>
        </w:rPr>
        <w:t xml:space="preserve"> k</w:t>
      </w:r>
      <w:r w:rsidRPr="003700A9">
        <w:rPr>
          <w:rFonts w:ascii="Times New Roman" w:hAnsi="Times New Roman" w:cs="Arial"/>
          <w:b/>
          <w:bCs/>
          <w:szCs w:val="28"/>
        </w:rPr>
        <w:t>ỹ</w:t>
      </w:r>
      <w:r w:rsidRPr="003700A9">
        <w:rPr>
          <w:rFonts w:ascii="Times New Roman" w:hAnsi="Times New Roman"/>
          <w:b/>
          <w:bCs/>
          <w:szCs w:val="28"/>
        </w:rPr>
        <w:t xml:space="preserve"> n</w:t>
      </w:r>
      <w:r w:rsidRPr="003700A9">
        <w:rPr>
          <w:rFonts w:ascii="Times New Roman" w:hAnsi="Times New Roman" w:cs="Arial"/>
          <w:b/>
          <w:bCs/>
          <w:szCs w:val="28"/>
        </w:rPr>
        <w:t>ă</w:t>
      </w:r>
      <w:r w:rsidRPr="003700A9">
        <w:rPr>
          <w:rFonts w:ascii="Times New Roman" w:hAnsi="Times New Roman"/>
          <w:b/>
          <w:bCs/>
          <w:szCs w:val="28"/>
        </w:rPr>
        <w:t>ng:</w:t>
      </w:r>
    </w:p>
    <w:p w:rsidR="00365D26" w:rsidRPr="00365D26" w:rsidRDefault="00365D26" w:rsidP="00365D26">
      <w:pPr>
        <w:jc w:val="both"/>
        <w:rPr>
          <w:rFonts w:ascii="Times New Roman" w:hAnsi="Times New Roman"/>
        </w:rPr>
      </w:pPr>
      <w:r w:rsidRPr="00365D26">
        <w:rPr>
          <w:rFonts w:ascii="Times New Roman" w:hAnsi="Times New Roman"/>
          <w:bCs/>
          <w:sz w:val="32"/>
          <w:szCs w:val="32"/>
        </w:rPr>
        <w:t xml:space="preserve">  </w:t>
      </w:r>
      <w:r w:rsidRPr="00365D26">
        <w:rPr>
          <w:rFonts w:ascii="Times New Roman" w:hAnsi="Times New Roman"/>
          <w:bCs/>
          <w:szCs w:val="28"/>
        </w:rPr>
        <w:t xml:space="preserve"> Biết</w:t>
      </w:r>
      <w:r w:rsidRPr="00365D26">
        <w:rPr>
          <w:rFonts w:ascii="Times New Roman" w:hAnsi="Times New Roman"/>
        </w:rPr>
        <w:t xml:space="preserve"> phân tích nhân vật qua đối thoại, cử chỉ và hành động; qua biện pháp đối lập - tương phản; kĩ năng đọc sáng tạo văn bản tự sự nhiều đối thoại giàu tính kịch. </w:t>
      </w:r>
    </w:p>
    <w:p w:rsidR="00365D26" w:rsidRPr="003700A9" w:rsidRDefault="00365D26" w:rsidP="009271D9">
      <w:pPr>
        <w:pStyle w:val="ListParagraph"/>
        <w:numPr>
          <w:ilvl w:val="0"/>
          <w:numId w:val="23"/>
        </w:numPr>
        <w:jc w:val="both"/>
        <w:rPr>
          <w:rFonts w:ascii="Times New Roman" w:hAnsi="Times New Roman"/>
          <w:b/>
          <w:szCs w:val="28"/>
        </w:rPr>
      </w:pPr>
      <w:r w:rsidRPr="003700A9">
        <w:rPr>
          <w:rFonts w:ascii="Times New Roman" w:hAnsi="Times New Roman"/>
          <w:b/>
          <w:bCs/>
          <w:szCs w:val="28"/>
        </w:rPr>
        <w:t>Về thái độ:</w:t>
      </w:r>
      <w:r w:rsidRPr="003700A9">
        <w:rPr>
          <w:rFonts w:ascii="Times New Roman" w:hAnsi="Times New Roman"/>
          <w:b/>
          <w:szCs w:val="28"/>
        </w:rPr>
        <w:t xml:space="preserve"> </w:t>
      </w:r>
      <w:r w:rsidRPr="003700A9">
        <w:rPr>
          <w:rFonts w:ascii="Times New Roman" w:hAnsi="Times New Roman"/>
        </w:rPr>
        <w:t>Giáo dục học sinh thể hiện tình cảm yêu ghét rõ ràng</w:t>
      </w:r>
    </w:p>
    <w:p w:rsidR="00365D26" w:rsidRPr="00365D26" w:rsidRDefault="00365D26" w:rsidP="00365D26">
      <w:pPr>
        <w:jc w:val="both"/>
        <w:rPr>
          <w:rFonts w:ascii="Times New Roman" w:hAnsi="Times New Roman"/>
          <w:b/>
          <w:bCs/>
        </w:rPr>
      </w:pPr>
      <w:r w:rsidRPr="00365D26">
        <w:rPr>
          <w:rFonts w:ascii="Times New Roman" w:hAnsi="Times New Roman"/>
          <w:b/>
          <w:bCs/>
        </w:rPr>
        <w:lastRenderedPageBreak/>
        <w:t>II. Chuẩn bị của giỏo viờn và học sinh:</w:t>
      </w:r>
    </w:p>
    <w:p w:rsidR="00365D26" w:rsidRPr="00365D26" w:rsidRDefault="00365D26" w:rsidP="009271D9">
      <w:pPr>
        <w:numPr>
          <w:ilvl w:val="0"/>
          <w:numId w:val="3"/>
        </w:numPr>
        <w:contextualSpacing/>
        <w:jc w:val="both"/>
        <w:rPr>
          <w:rFonts w:ascii="Times New Roman" w:hAnsi="Times New Roman"/>
          <w:b/>
          <w:bCs/>
        </w:rPr>
      </w:pPr>
      <w:r w:rsidRPr="00365D26">
        <w:rPr>
          <w:rFonts w:ascii="Times New Roman" w:hAnsi="Times New Roman"/>
          <w:b/>
          <w:color w:val="000000" w:themeColor="text1"/>
        </w:rPr>
        <w:t>Giỏo viờn:</w:t>
      </w:r>
      <w:r w:rsidRPr="00365D26">
        <w:rPr>
          <w:rFonts w:ascii="Times New Roman" w:hAnsi="Times New Roman"/>
          <w:color w:val="000000" w:themeColor="text1"/>
        </w:rPr>
        <w:t xml:space="preserve"> Nghiên cứu SGK + SGV</w:t>
      </w:r>
    </w:p>
    <w:p w:rsidR="00365D26" w:rsidRPr="00365D26" w:rsidRDefault="00365D26" w:rsidP="00365D26">
      <w:pPr>
        <w:rPr>
          <w:rFonts w:ascii="Times New Roman" w:hAnsi="Times New Roman"/>
        </w:rPr>
      </w:pPr>
      <w:r w:rsidRPr="00365D26">
        <w:rPr>
          <w:rFonts w:ascii="Times New Roman" w:hAnsi="Times New Roman"/>
        </w:rPr>
        <w:t xml:space="preserve">   </w:t>
      </w:r>
      <w:r w:rsidRPr="00365D26">
        <w:rPr>
          <w:rFonts w:ascii="Times New Roman" w:hAnsi="Times New Roman"/>
          <w:b/>
        </w:rPr>
        <w:t xml:space="preserve">2-  Học sinh: </w:t>
      </w:r>
      <w:r w:rsidRPr="00365D26">
        <w:rPr>
          <w:rFonts w:ascii="Times New Roman" w:hAnsi="Times New Roman"/>
        </w:rPr>
        <w:t>Học bài cũ, soạn bài theo câu hỏi.</w:t>
      </w:r>
    </w:p>
    <w:p w:rsidR="00365D26" w:rsidRPr="00365D26" w:rsidRDefault="00365D26" w:rsidP="00365D26">
      <w:pPr>
        <w:rPr>
          <w:rFonts w:ascii="Times New Roman" w:hAnsi="Times New Roman"/>
          <w:szCs w:val="28"/>
        </w:rPr>
      </w:pPr>
      <w:r w:rsidRPr="00365D26">
        <w:rPr>
          <w:rFonts w:ascii="Times New Roman" w:hAnsi="Times New Roman"/>
          <w:b/>
          <w:color w:val="000000" w:themeColor="text1"/>
        </w:rPr>
        <w:t>III. Phương pháp dạy – học:</w:t>
      </w:r>
      <w:r w:rsidRPr="00365D26">
        <w:rPr>
          <w:rFonts w:ascii="Times New Roman" w:hAnsi="Times New Roman"/>
          <w:szCs w:val="28"/>
        </w:rPr>
        <w:t xml:space="preserve"> Đọc hiểu, vấn đáp, b</w:t>
      </w:r>
      <w:r w:rsidR="003700A9">
        <w:rPr>
          <w:rFonts w:ascii="Times New Roman" w:hAnsi="Times New Roman"/>
          <w:szCs w:val="28"/>
        </w:rPr>
        <w:t>ì</w:t>
      </w:r>
      <w:r w:rsidRPr="00365D26">
        <w:rPr>
          <w:rFonts w:ascii="Times New Roman" w:hAnsi="Times New Roman"/>
          <w:szCs w:val="28"/>
        </w:rPr>
        <w:t>nh giảng, thảo luận</w:t>
      </w:r>
    </w:p>
    <w:p w:rsidR="00365D26" w:rsidRPr="00365D26" w:rsidRDefault="00365D26" w:rsidP="00365D26">
      <w:pPr>
        <w:rPr>
          <w:rFonts w:ascii="Times New Roman" w:hAnsi="Times New Roman"/>
          <w:b/>
          <w:color w:val="000000" w:themeColor="text1"/>
        </w:rPr>
      </w:pPr>
      <w:r w:rsidRPr="00365D26">
        <w:rPr>
          <w:rFonts w:ascii="Times New Roman" w:hAnsi="Times New Roman"/>
          <w:b/>
          <w:color w:val="000000" w:themeColor="text1"/>
        </w:rPr>
        <w:t>IV. Tiến tr</w:t>
      </w:r>
      <w:r w:rsidR="003700A9">
        <w:rPr>
          <w:rFonts w:ascii="Times New Roman" w:hAnsi="Times New Roman"/>
          <w:b/>
          <w:color w:val="000000" w:themeColor="text1"/>
        </w:rPr>
        <w:t>ì</w:t>
      </w:r>
      <w:r w:rsidRPr="00365D26">
        <w:rPr>
          <w:rFonts w:ascii="Times New Roman" w:hAnsi="Times New Roman"/>
          <w:b/>
          <w:color w:val="000000" w:themeColor="text1"/>
        </w:rPr>
        <w:t>nh dạy – học:</w:t>
      </w:r>
    </w:p>
    <w:p w:rsidR="00365D26" w:rsidRPr="00365D26" w:rsidRDefault="003700A9" w:rsidP="00365D26">
      <w:pPr>
        <w:rPr>
          <w:rFonts w:ascii="Times New Roman" w:hAnsi="Times New Roman"/>
          <w:color w:val="000000" w:themeColor="text1"/>
        </w:rPr>
      </w:pPr>
      <w:r>
        <w:rPr>
          <w:rFonts w:ascii="Times New Roman" w:hAnsi="Times New Roman"/>
          <w:b/>
          <w:color w:val="000000" w:themeColor="text1"/>
        </w:rPr>
        <w:t>HOẠT ĐỘNG 1: KHỞI ĐỘNG</w:t>
      </w:r>
    </w:p>
    <w:p w:rsidR="00365D26" w:rsidRPr="00365D26" w:rsidRDefault="00365D26" w:rsidP="003700A9">
      <w:pPr>
        <w:ind w:firstLine="720"/>
        <w:rPr>
          <w:rFonts w:ascii="Times New Roman" w:hAnsi="Times New Roman"/>
          <w:b/>
        </w:rPr>
      </w:pPr>
      <w:r w:rsidRPr="00365D26">
        <w:rPr>
          <w:rFonts w:ascii="Times New Roman" w:hAnsi="Times New Roman"/>
          <w:b/>
          <w:color w:val="000000" w:themeColor="text1"/>
        </w:rPr>
        <w:t>Kiểm tra bài cũ:</w:t>
      </w:r>
      <w:r w:rsidRPr="00365D26">
        <w:rPr>
          <w:rFonts w:ascii="Times New Roman" w:hAnsi="Times New Roman"/>
          <w:i/>
          <w:color w:val="000000" w:themeColor="text1"/>
        </w:rPr>
        <w:t xml:space="preserve"> ? Qua đoạn trích trong lòng mẹ em hãy chứng minh văn của Nguyên Hồng giàu chất chữ tình?</w:t>
      </w:r>
    </w:p>
    <w:p w:rsidR="00365D26" w:rsidRPr="00D826F0" w:rsidRDefault="00365D26" w:rsidP="00D826F0">
      <w:pPr>
        <w:pStyle w:val="NoSpacing"/>
        <w:ind w:left="720"/>
        <w:rPr>
          <w:rFonts w:ascii="Times New Roman" w:hAnsi="Times New Roman"/>
          <w:szCs w:val="28"/>
        </w:rPr>
      </w:pPr>
      <w:r w:rsidRPr="00D826F0">
        <w:rPr>
          <w:rFonts w:ascii="Times New Roman" w:hAnsi="Times New Roman"/>
          <w:szCs w:val="28"/>
        </w:rPr>
        <w:t xml:space="preserve"> - Nội dung: câu chuyện kể lại những cảm xúc , xót xa yêu thương mẹ của chú bé Hồng.</w:t>
      </w:r>
    </w:p>
    <w:p w:rsidR="00365D26" w:rsidRPr="00D826F0" w:rsidRDefault="00365D26" w:rsidP="00D826F0">
      <w:pPr>
        <w:pStyle w:val="NoSpacing"/>
        <w:ind w:left="720"/>
        <w:rPr>
          <w:rFonts w:ascii="Times New Roman" w:hAnsi="Times New Roman"/>
          <w:szCs w:val="28"/>
        </w:rPr>
      </w:pPr>
      <w:r w:rsidRPr="00D826F0">
        <w:rPr>
          <w:rFonts w:ascii="Times New Roman" w:hAnsi="Times New Roman"/>
          <w:szCs w:val="28"/>
        </w:rPr>
        <w:t xml:space="preserve">- Nghệ thuật: </w:t>
      </w:r>
    </w:p>
    <w:p w:rsidR="00365D26" w:rsidRPr="00D826F0" w:rsidRDefault="00365D26" w:rsidP="00D826F0">
      <w:pPr>
        <w:pStyle w:val="NoSpacing"/>
        <w:ind w:left="720"/>
        <w:rPr>
          <w:rFonts w:ascii="Times New Roman" w:hAnsi="Times New Roman"/>
          <w:szCs w:val="28"/>
        </w:rPr>
      </w:pPr>
      <w:r w:rsidRPr="00D826F0">
        <w:rPr>
          <w:rFonts w:ascii="Times New Roman" w:hAnsi="Times New Roman"/>
          <w:szCs w:val="28"/>
        </w:rPr>
        <w:t>+ Tình huống chuyện</w:t>
      </w:r>
    </w:p>
    <w:p w:rsidR="00365D26" w:rsidRPr="00365D26" w:rsidRDefault="00365D26" w:rsidP="00365D26">
      <w:pPr>
        <w:ind w:firstLine="720"/>
        <w:jc w:val="both"/>
        <w:rPr>
          <w:rFonts w:ascii="Times New Roman" w:hAnsi="Times New Roman"/>
        </w:rPr>
      </w:pPr>
      <w:r w:rsidRPr="00365D26">
        <w:rPr>
          <w:rFonts w:ascii="Times New Roman" w:hAnsi="Times New Roman"/>
        </w:rPr>
        <w:t>+ Cảm xúc phong phú của chú bé Hồng</w:t>
      </w:r>
    </w:p>
    <w:p w:rsidR="00365D26" w:rsidRPr="00365D26" w:rsidRDefault="00365D26" w:rsidP="00365D26">
      <w:pPr>
        <w:ind w:firstLine="720"/>
        <w:jc w:val="both"/>
        <w:rPr>
          <w:rFonts w:ascii="Times New Roman" w:hAnsi="Times New Roman"/>
        </w:rPr>
      </w:pPr>
      <w:r w:rsidRPr="00365D26">
        <w:rPr>
          <w:rFonts w:ascii="Times New Roman" w:hAnsi="Times New Roman"/>
        </w:rPr>
        <w:t>+ Cách thể hiện cảm xúc phong phú qua các phương thức biểu đạt.</w:t>
      </w:r>
    </w:p>
    <w:p w:rsidR="00365D26" w:rsidRPr="003700A9" w:rsidRDefault="00365D26" w:rsidP="00365D26">
      <w:pPr>
        <w:ind w:firstLine="720"/>
        <w:jc w:val="both"/>
        <w:rPr>
          <w:rFonts w:ascii="Times New Roman" w:hAnsi="Times New Roman"/>
          <w:spacing w:val="-6"/>
        </w:rPr>
      </w:pPr>
      <w:r w:rsidRPr="003700A9">
        <w:rPr>
          <w:rFonts w:ascii="Times New Roman" w:hAnsi="Times New Roman"/>
          <w:spacing w:val="-6"/>
        </w:rPr>
        <w:t>+ Các so sánh gây ấn tượng, lời văn say mê khác thường được viết trong mơn man.</w:t>
      </w:r>
    </w:p>
    <w:p w:rsidR="00365D26" w:rsidRPr="00365D26" w:rsidRDefault="00365D26" w:rsidP="003700A9">
      <w:pPr>
        <w:ind w:firstLine="720"/>
        <w:jc w:val="both"/>
        <w:rPr>
          <w:rFonts w:ascii="Arial" w:hAnsi="Arial" w:cs="Arial"/>
          <w:b/>
          <w:bCs/>
        </w:rPr>
      </w:pPr>
      <w:r w:rsidRPr="00365D26">
        <w:rPr>
          <w:rFonts w:ascii="Times New Roman" w:hAnsi="Times New Roman"/>
          <w:b/>
          <w:bCs/>
        </w:rPr>
        <w:t>Gi</w:t>
      </w:r>
      <w:r w:rsidRPr="00365D26">
        <w:rPr>
          <w:rFonts w:ascii="Times New Roman" w:hAnsi="Times New Roman"/>
          <w:b/>
          <w:bCs/>
          <w:lang w:val="vi-VN"/>
        </w:rPr>
        <w:t>ới thiệu và dạy học bài mới</w:t>
      </w:r>
      <w:r w:rsidRPr="00365D26">
        <w:rPr>
          <w:rFonts w:ascii="Arial" w:hAnsi="Arial" w:cs="Arial"/>
          <w:b/>
          <w:bCs/>
          <w:lang w:val="vi-VN"/>
        </w:rPr>
        <w:t xml:space="preserve"> </w:t>
      </w:r>
      <w:r w:rsidRPr="00365D26">
        <w:rPr>
          <w:rFonts w:ascii="Arial" w:hAnsi="Arial" w:cs="Arial"/>
          <w:b/>
          <w:bCs/>
        </w:rPr>
        <w:t>:</w:t>
      </w:r>
    </w:p>
    <w:p w:rsidR="00365D26" w:rsidRPr="00365D26" w:rsidRDefault="00365D26" w:rsidP="00365D26">
      <w:pPr>
        <w:jc w:val="both"/>
        <w:rPr>
          <w:rFonts w:ascii="Times New Roman" w:hAnsi="Times New Roman"/>
        </w:rPr>
      </w:pPr>
      <w:r w:rsidRPr="00365D26">
        <w:rPr>
          <w:rFonts w:ascii="Times New Roman" w:hAnsi="Times New Roman"/>
          <w:bCs/>
        </w:rPr>
        <w:t xml:space="preserve">   </w:t>
      </w:r>
      <w:r w:rsidRPr="00365D26">
        <w:rPr>
          <w:rFonts w:ascii="Times New Roman" w:hAnsi="Times New Roman"/>
        </w:rPr>
        <w:t xml:space="preserve">   Ngô Tất Tố là một trong các nhà văn xuất sắc nhất của trào lưu văn học hiện thực trước cách mạng. Ông nổi tiếng trên nhiều lĩnh vực: thảo cứu triết học cổ đại trung Hoa và Văn học cổ Việt Nam, viết báo, phóng sự, tiểu thuyết... về các sáng tác văn học ông là cây bút nổi tiếng về các phóng sự và tiểu thuyết hầu như các sáng tác của ông đều viết về đề tài nông thôn vì thế có thể gọi ông là nhà văn của nông dân và tiểu thuyết Tắt Đèn là tác phẩm tiêu biểu trong sự nghiệp văn học của Ngô Tất Tố đồng thời là tác phẩm tiêu biểu cho trào lưu văn học hiện thực trước cách mạng.</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HOẠT ĐỘNG </w:t>
      </w:r>
      <w:r w:rsidR="00D826F0">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D826F0">
        <w:rPr>
          <w:rFonts w:ascii="Times New Roman" w:hAnsi="Times New Roman"/>
          <w:szCs w:val="28"/>
        </w:rPr>
        <w:t>f</w:t>
      </w:r>
      <w:r w:rsidRPr="00365D26">
        <w:rPr>
          <w:rFonts w:ascii="Times New Roman" w:hAnsi="Times New Roman"/>
          <w:szCs w:val="28"/>
        </w:rPr>
        <w:t>m hiểu chung văn bản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Mục tiờu: </w:t>
      </w:r>
      <w:r w:rsidRPr="00365D26">
        <w:rPr>
          <w:rFonts w:ascii="Times New Roman" w:hAnsi="Times New Roman"/>
          <w:szCs w:val="28"/>
        </w:rPr>
        <w:t>Học sinh nắm được những nét tiêu biểu về tác giả, tác phẩm.</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D826F0">
        <w:rPr>
          <w:rFonts w:ascii="Times New Roman" w:hAnsi="Times New Roman"/>
          <w:szCs w:val="28"/>
        </w:rPr>
        <w:t>cá nhân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5 ph</w:t>
      </w:r>
      <w:r w:rsidR="00D826F0">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192"/>
      </w:tblGrid>
      <w:tr w:rsidR="00365D26" w:rsidRPr="00365D26" w:rsidTr="00365D26">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D826F0">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65D26">
        <w:tc>
          <w:tcPr>
            <w:tcW w:w="3192" w:type="dxa"/>
          </w:tcPr>
          <w:p w:rsidR="00365D26" w:rsidRPr="00365D26" w:rsidRDefault="00365D26" w:rsidP="00365D26">
            <w:pPr>
              <w:spacing w:after="120" w:line="480" w:lineRule="auto"/>
              <w:jc w:val="both"/>
              <w:rPr>
                <w:rFonts w:ascii="Times New Roman" w:hAnsi="Times New Roman"/>
                <w:b/>
              </w:rPr>
            </w:pPr>
            <w:r w:rsidRPr="00365D26">
              <w:rPr>
                <w:rFonts w:ascii="Times New Roman" w:hAnsi="Times New Roman"/>
                <w:b/>
              </w:rPr>
              <w:t>GV cho hs đọc chú thích dấu *</w:t>
            </w:r>
          </w:p>
          <w:p w:rsidR="00365D26" w:rsidRPr="00365D26" w:rsidRDefault="00365D26" w:rsidP="00365D26">
            <w:pPr>
              <w:spacing w:after="120" w:line="480" w:lineRule="auto"/>
              <w:jc w:val="both"/>
              <w:rPr>
                <w:rFonts w:ascii="Times New Roman" w:hAnsi="Times New Roman"/>
                <w:b/>
                <w:bCs/>
              </w:rPr>
            </w:pPr>
            <w:r w:rsidRPr="00365D26">
              <w:rPr>
                <w:rFonts w:ascii="Times New Roman" w:hAnsi="Times New Roman"/>
                <w:b/>
              </w:rPr>
              <w:t>? Nêu vài nét khái quát về tác giả Ngô Tất Tố? Các tác phẩm tiểu biểu?</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Vị trí đoạn trích?</w:t>
            </w:r>
          </w:p>
          <w:p w:rsidR="00365D26" w:rsidRPr="00365D26" w:rsidRDefault="00365D26" w:rsidP="00365D26">
            <w:pPr>
              <w:spacing w:after="120" w:line="480" w:lineRule="auto"/>
              <w:jc w:val="both"/>
              <w:rPr>
                <w:rFonts w:ascii="Times New Roman" w:hAnsi="Times New Roman"/>
                <w:b/>
              </w:rPr>
            </w:pPr>
            <w:r w:rsidRPr="00365D26">
              <w:rPr>
                <w:rFonts w:ascii="Times New Roman" w:hAnsi="Times New Roman"/>
              </w:rPr>
              <w:t xml:space="preserve">- </w:t>
            </w:r>
            <w:r w:rsidRPr="00365D26">
              <w:rPr>
                <w:rFonts w:ascii="Times New Roman" w:hAnsi="Times New Roman"/>
                <w:b/>
              </w:rPr>
              <w:t>GV khái quát lại.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Đọc cho học sinh nghe tiểu sử  của tác giả.</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 GV nêu yêu cầu đọc.</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lastRenderedPageBreak/>
              <w:t>- GV đọc 1 đoạn.</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 GV nhận xét phần đọc của hs.</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cho hs giải nghĩa các từ khó.</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Giải nghĩa từ: thuế thân, đinh, lính.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Thuế thân( Sưu): là thuế đánh vào nguời dân, đàn ông 16 tuổi trở lên phải đóng 1 khoản tiền thuế.</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Đinh: là người đàn ông thuộc lứa tuổi phải đóng thuế thân và đi lính thời PK.</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Lính: Những người trong quân đội thời đế quốc PK( lính lệ, lĩnh dõng, cai lệ, lính cơ..)</w:t>
            </w:r>
          </w:p>
          <w:p w:rsidR="00365D26" w:rsidRPr="00365D26" w:rsidRDefault="00365D26" w:rsidP="00365D26">
            <w:pPr>
              <w:spacing w:before="120" w:after="120"/>
              <w:jc w:val="both"/>
              <w:rPr>
                <w:rFonts w:ascii="Times New Roman" w:hAnsi="Times New Roman"/>
              </w:rPr>
            </w:pPr>
            <w:r w:rsidRPr="00365D26">
              <w:rPr>
                <w:rFonts w:ascii="Times New Roman" w:hAnsi="Times New Roman"/>
                <w:i/>
              </w:rPr>
              <w:t xml:space="preserve"> ? Đoạn trích chia làm mấy phần? Sự việc chính trong mỗi phần?</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Đoạn trích tập trung vào miêu tả những nhân vật nào?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Tóm tắt đoạn trích?</w:t>
            </w: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đọc chú thích dấu *</w:t>
            </w:r>
          </w:p>
          <w:p w:rsidR="00365D26" w:rsidRPr="00365D26" w:rsidRDefault="00365D26" w:rsidP="00365D26">
            <w:pPr>
              <w:spacing w:before="120" w:after="120"/>
              <w:rPr>
                <w:rFonts w:ascii="Times New Roman" w:hAnsi="Times New Roman"/>
              </w:rPr>
            </w:pPr>
            <w:r w:rsidRPr="00365D26">
              <w:rPr>
                <w:rFonts w:ascii="Times New Roman" w:hAnsi="Times New Roman"/>
              </w:rPr>
              <w:t>- HS theo dõi SGK trình bày.</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Ghi những ý cơ bản.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đọc nối tiếp đến hết.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dựa SGK giải thích các từ khó.</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nghe</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Trình bày</w:t>
            </w:r>
          </w:p>
          <w:p w:rsidR="00365D26" w:rsidRPr="00365D26" w:rsidRDefault="00365D26" w:rsidP="00365D26">
            <w:pPr>
              <w:spacing w:before="120" w:after="120"/>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trả lời</w:t>
            </w:r>
          </w:p>
        </w:tc>
        <w:tc>
          <w:tcPr>
            <w:tcW w:w="3192" w:type="dxa"/>
          </w:tcPr>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lastRenderedPageBreak/>
              <w:t xml:space="preserve">I. Tìm hiểu chung văn bản. </w:t>
            </w:r>
          </w:p>
          <w:p w:rsidR="00365D26" w:rsidRPr="00365D26" w:rsidRDefault="00365D26" w:rsidP="00365D26">
            <w:pPr>
              <w:spacing w:before="120" w:after="120"/>
              <w:jc w:val="both"/>
              <w:rPr>
                <w:rFonts w:ascii="Times New Roman" w:hAnsi="Times New Roman"/>
                <w:b/>
                <w:bCs/>
                <w:i/>
              </w:rPr>
            </w:pPr>
            <w:r w:rsidRPr="00365D26">
              <w:rPr>
                <w:rFonts w:ascii="Times New Roman" w:hAnsi="Times New Roman"/>
                <w:b/>
                <w:bCs/>
              </w:rPr>
              <w:t>1.</w:t>
            </w:r>
            <w:r w:rsidRPr="00365D26">
              <w:rPr>
                <w:rFonts w:ascii="Times New Roman" w:hAnsi="Times New Roman"/>
                <w:b/>
                <w:bCs/>
                <w:i/>
              </w:rPr>
              <w:t>Tác giả</w:t>
            </w:r>
          </w:p>
          <w:p w:rsidR="00365D26" w:rsidRPr="00365D26" w:rsidRDefault="00365D26" w:rsidP="00365D26">
            <w:pPr>
              <w:spacing w:before="120" w:after="120"/>
              <w:jc w:val="both"/>
              <w:rPr>
                <w:rFonts w:ascii="Times New Roman" w:hAnsi="Times New Roman"/>
                <w:b/>
                <w:bCs/>
              </w:rPr>
            </w:pPr>
            <w:r w:rsidRPr="00365D26">
              <w:rPr>
                <w:rFonts w:ascii="Times New Roman" w:hAnsi="Times New Roman"/>
                <w:b/>
                <w:bCs/>
                <w:i/>
              </w:rPr>
              <w:t>2. Tác phẩm</w:t>
            </w:r>
            <w:r w:rsidRPr="00365D26">
              <w:rPr>
                <w:rFonts w:ascii="Times New Roman" w:hAnsi="Times New Roman"/>
                <w:b/>
                <w:bCs/>
              </w:rPr>
              <w:t xml:space="preserve">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(SGK/31-32)</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Vị trí đoạn trích: Trong chương XVIII của tác phẩm.</w:t>
            </w:r>
          </w:p>
          <w:p w:rsidR="00365D26" w:rsidRPr="00365D26" w:rsidRDefault="00365D26" w:rsidP="00365D26">
            <w:pPr>
              <w:spacing w:after="120" w:line="480" w:lineRule="auto"/>
              <w:jc w:val="both"/>
              <w:rPr>
                <w:rFonts w:ascii="Times New Roman" w:hAnsi="Times New Roman"/>
                <w:i/>
              </w:rPr>
            </w:pPr>
            <w:r w:rsidRPr="00365D26">
              <w:rPr>
                <w:rFonts w:ascii="Times New Roman" w:hAnsi="Times New Roman"/>
                <w:i/>
              </w:rPr>
              <w:t>3 Đọc.</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rPr>
              <w:t xml:space="preserve">- Chú ý giọng đối thoai. </w:t>
            </w:r>
            <w:r w:rsidRPr="00365D26">
              <w:rPr>
                <w:rFonts w:ascii="Times New Roman" w:hAnsi="Times New Roman"/>
                <w:lang w:val="nl-NL"/>
              </w:rPr>
              <w:t>Ngôn ngữ miêu tả của tác giả.</w:t>
            </w:r>
          </w:p>
          <w:p w:rsidR="00365D26" w:rsidRPr="00365D26" w:rsidRDefault="00365D26" w:rsidP="00365D26">
            <w:pPr>
              <w:spacing w:before="120" w:after="120"/>
              <w:jc w:val="both"/>
              <w:rPr>
                <w:rFonts w:ascii="Times New Roman" w:hAnsi="Times New Roman"/>
                <w:b/>
                <w:bCs/>
                <w:lang w:val="nl-NL"/>
              </w:rPr>
            </w:pPr>
          </w:p>
          <w:p w:rsidR="00365D26" w:rsidRPr="00365D26" w:rsidRDefault="00365D26" w:rsidP="00365D26">
            <w:pPr>
              <w:spacing w:before="120" w:after="120"/>
              <w:jc w:val="both"/>
              <w:rPr>
                <w:rFonts w:ascii="Times New Roman" w:hAnsi="Times New Roman"/>
                <w:i/>
                <w:lang w:val="nl-NL"/>
              </w:rPr>
            </w:pPr>
            <w:r w:rsidRPr="00365D26">
              <w:rPr>
                <w:rFonts w:ascii="Times New Roman" w:hAnsi="Times New Roman"/>
                <w:b/>
                <w:bCs/>
                <w:i/>
                <w:lang w:val="nl-NL"/>
              </w:rPr>
              <w:lastRenderedPageBreak/>
              <w:t xml:space="preserve">4 Chú thích: </w:t>
            </w:r>
            <w:r w:rsidRPr="00365D26">
              <w:rPr>
                <w:rFonts w:ascii="Times New Roman" w:hAnsi="Times New Roman"/>
                <w:i/>
                <w:lang w:val="nl-NL"/>
              </w:rPr>
              <w:t>SGK</w:t>
            </w: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5.Thể loại: Tiểu thuyết</w:t>
            </w: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6. Bố cục: 2 phần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Phần1: Từ đầu dến ăn có ngon miệng không. Miêu tả tình thế của chị Dậu.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Phần 2: Còn lại. Hành động của Cai lệ và diễn biến tâm lí của chị Dậu.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Nhân vật: Chị Dậu và Cai </w:t>
            </w:r>
          </w:p>
          <w:p w:rsidR="00365D26" w:rsidRPr="00365D26" w:rsidRDefault="00365D26" w:rsidP="00365D26">
            <w:pPr>
              <w:spacing w:before="120" w:after="120"/>
              <w:jc w:val="both"/>
              <w:rPr>
                <w:rFonts w:ascii="Times New Roman" w:hAnsi="Times New Roman"/>
                <w:color w:val="FF00FF"/>
              </w:rPr>
            </w:pPr>
            <w:r w:rsidRPr="00365D26">
              <w:rPr>
                <w:rFonts w:ascii="Times New Roman" w:hAnsi="Times New Roman"/>
              </w:rPr>
              <w:t>8.Tóm tắt</w:t>
            </w:r>
            <w:r w:rsidRPr="00365D26">
              <w:rPr>
                <w:rFonts w:ascii="Times New Roman" w:hAnsi="Times New Roman"/>
                <w:color w:val="FF00FF"/>
              </w:rPr>
              <w:t>:</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b/>
          <w:sz w:val="6"/>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2: </w:t>
      </w:r>
      <w:r w:rsidRPr="00365D26">
        <w:rPr>
          <w:rFonts w:ascii="Times New Roman" w:hAnsi="Times New Roman"/>
          <w:szCs w:val="28"/>
        </w:rPr>
        <w:t>Hướng dẫn học sinh t</w:t>
      </w:r>
      <w:r w:rsidR="00D826F0">
        <w:rPr>
          <w:rFonts w:ascii="Times New Roman" w:hAnsi="Times New Roman"/>
          <w:szCs w:val="28"/>
        </w:rPr>
        <w:t>ì</w:t>
      </w:r>
      <w:r w:rsidRPr="00365D26">
        <w:rPr>
          <w:rFonts w:ascii="Times New Roman" w:hAnsi="Times New Roman"/>
          <w:szCs w:val="28"/>
        </w:rPr>
        <w:t>m hiểu chi tiết văn bản</w:t>
      </w:r>
    </w:p>
    <w:p w:rsidR="00365D26" w:rsidRPr="00365D26" w:rsidRDefault="00365D26" w:rsidP="00365D26">
      <w:pPr>
        <w:jc w:val="both"/>
        <w:rPr>
          <w:rFonts w:ascii="Times New Roman" w:hAnsi="Times New Roman"/>
        </w:rPr>
      </w:pPr>
      <w:r w:rsidRPr="00365D26">
        <w:rPr>
          <w:rFonts w:ascii="Times New Roman" w:hAnsi="Times New Roman"/>
          <w:b/>
          <w:szCs w:val="28"/>
        </w:rPr>
        <w:t xml:space="preserve">+ Mục tiờu: </w:t>
      </w:r>
      <w:r w:rsidRPr="00365D26">
        <w:rPr>
          <w:rFonts w:ascii="Times New Roman" w:hAnsi="Times New Roman"/>
        </w:rPr>
        <w:t>Thấy được bộ mặt tàn ác bất nhân của chế độ xã hội đương thời và tình cảnh đau thương của người nông dân cùng khổ trong xã hội ấy: cảm thấy được cái quy luật của hiện thực. Có áp bức, có đấu tranh. Thấy được vẻ đẹp tâm hồn và sức sống tiềm tàng của người phụ nữ nông dân.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 bỡnh giảng, thảo luận.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 nh</w:t>
      </w:r>
      <w:r w:rsidR="00D826F0">
        <w:rPr>
          <w:rFonts w:ascii="Times New Roman" w:hAnsi="Times New Roman"/>
          <w:szCs w:val="28"/>
        </w:rPr>
        <w:t>ó</w:t>
      </w:r>
      <w:r w:rsidRPr="00365D26">
        <w:rPr>
          <w:rFonts w:ascii="Times New Roman" w:hAnsi="Times New Roman"/>
          <w:szCs w:val="28"/>
        </w:rPr>
        <w:t>m nhỏ.</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Thời gian:</w:t>
      </w:r>
      <w:r w:rsidRPr="00365D26">
        <w:rPr>
          <w:rFonts w:ascii="Times New Roman" w:hAnsi="Times New Roman"/>
          <w:szCs w:val="28"/>
        </w:rPr>
        <w:t>25 ph</w:t>
      </w:r>
      <w:r w:rsidR="00D826F0">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534"/>
      </w:tblGrid>
      <w:tr w:rsidR="00365D26" w:rsidRPr="00365D26" w:rsidTr="00D826F0">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D826F0">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53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D826F0">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t>- GV khái quát nôi dung của toàn đoạn trích và hướng dẫn hs phân tích.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GV tóm lược phần </w:t>
            </w:r>
            <w:r w:rsidRPr="00365D26">
              <w:rPr>
                <w:rFonts w:ascii="Times New Roman" w:hAnsi="Times New Roman"/>
              </w:rPr>
              <w:lastRenderedPageBreak/>
              <w:t>thuyết minh ( chữ in nhỏ)</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định hướng hs chú ý phần 1. GV tóm tắt nhũng ý chính trong phần 1.</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Khi bọn tay sai xông vào nhà chị dậu tình hình của chị như thế nào?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Tất cả những cảnh ấy được diễn ra trong không khí căng thẳng của tiếng tù và inh ỏi.</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Qua những chi tiết trên cho  em hiểugì về tình cảnh củaGĐ chị Dậu ?</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?Tìm những chi tiết miêu tả cảnh chị Dậu chăm sóc chồng?</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Qua những chi tiết trên cho em hiểu gì về chị?</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Mục đích duy nhất của chị giờ đây là gì? Có thể gọi đoạn này là thế tức nước đầu tiên được không? Vì sao?</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GVKQ chuyển ý hướng dẫn hs tìm hiểu 2 nhân vật Cai lệ và chị Dậu song song.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định hướng hs chú ý vào đoạn văn còn lại.</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Cai lệ là chức danh gì?</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Cai lệ có vai trò gì trong vụ thuế ở làng Đông Xá?</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Cai lệ là hiện thân đầy đủ rõ rệt nhất của cái “ nhà nước” bất nhân lúc bấy giờ</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lastRenderedPageBreak/>
              <w:t>? Trong đoạn trích Cai lệ hiện lên ntn? ( Lời nói, cử chỉ, hành động)?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Trước những lời van xin của chị Dậu hắn có thái độ gì?</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có nhận xét gì về các hành động, suy nghĩ đó?</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Nhận xét về nghệ thuật khắc hoạ nhân vật của tác</w:t>
            </w:r>
            <w:r w:rsidRPr="00365D26">
              <w:rPr>
                <w:rFonts w:ascii="Times New Roman" w:hAnsi="Times New Roman"/>
              </w:rPr>
              <w:t xml:space="preserve"> </w:t>
            </w:r>
            <w:r w:rsidRPr="00365D26">
              <w:rPr>
                <w:rFonts w:ascii="Times New Roman" w:hAnsi="Times New Roman"/>
                <w:i/>
              </w:rPr>
              <w:t>giả?</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có cảm nhận ntn về nhân vật này?</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hiểu gì về hình ảnh của XH cũ từ hình ảnh của tên tay sai này?</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Trước những cử chỉ và hành động của Cai lệ chị Dậu đã tìm mọi cách để dối phó với bọn tay sai và bảo vệ chồng ntn? </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Vì sao chị Dậu lai có cách xưng hô như thế?</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Nhưng đến khi Cai lệ chạy sầm sập vào định hành hung anh Dâu chị Dậu đã có cử chỉ thái độ gì?</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i/>
              </w:rPr>
              <w:t>? Vì sao chị Dậu lai có cử chỉ và hành động như vậy?</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Đến khi Cai lệ bịch vào ngực và cố xông lên anh Dậu thì chị Dậu đã có hành động gì?</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Sự chống cự lại của chị Dậu được thể hiện qua các giai đoạn ntn?</w:t>
            </w:r>
          </w:p>
          <w:p w:rsidR="00365D26" w:rsidRPr="00365D26" w:rsidRDefault="00365D26" w:rsidP="00365D26">
            <w:pPr>
              <w:spacing w:before="120" w:after="120"/>
              <w:jc w:val="both"/>
              <w:rPr>
                <w:rFonts w:ascii="Times New Roman" w:hAnsi="Times New Roman"/>
              </w:rPr>
            </w:pPr>
            <w:r w:rsidRPr="00365D26">
              <w:rPr>
                <w:rFonts w:ascii="Times New Roman" w:hAnsi="Times New Roman"/>
                <w:i/>
              </w:rPr>
              <w:t xml:space="preserve">? Cách chị Dậu xưng hô là </w:t>
            </w:r>
            <w:r w:rsidRPr="00365D26">
              <w:rPr>
                <w:rFonts w:ascii="Times New Roman" w:hAnsi="Times New Roman"/>
              </w:rPr>
              <w:t>ông tôi đã khẳng định vị trí của chị thế nào?</w:t>
            </w:r>
          </w:p>
          <w:p w:rsidR="00365D26" w:rsidRPr="00365D26" w:rsidRDefault="00365D26" w:rsidP="00365D26">
            <w:pPr>
              <w:spacing w:before="120" w:after="120"/>
              <w:jc w:val="both"/>
              <w:rPr>
                <w:rFonts w:ascii="Times New Roman" w:hAnsi="Times New Roman"/>
                <w:i/>
              </w:rPr>
            </w:pPr>
            <w:r w:rsidRPr="00365D26">
              <w:rPr>
                <w:rFonts w:ascii="Times New Roman" w:hAnsi="Times New Roman"/>
              </w:rPr>
              <w:t xml:space="preserve">- GV: Đến khi Cai lệ vẫn không thèm trả lời còn tát vào mặt chị lúc bấy giò chị </w:t>
            </w:r>
            <w:r w:rsidRPr="00365D26">
              <w:rPr>
                <w:rFonts w:ascii="Times New Roman" w:hAnsi="Times New Roman"/>
                <w:i/>
              </w:rPr>
              <w:t>Dậu đã có hành động gì? Cách xưng hô: bà, mày cho người đọc thấy thái độ của chị Dậu ra sao?</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Đọc đoan văn miêu tả chị Dậu chống lại hai tên người nhà lí trưởng và Cai lệ người đọc có được cảm giác ntn? Vì sao?</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Do đâu mà chị Dậu có được sức mạnh lạ lùng khi quật ngã hai tên tay sai như</w:t>
            </w:r>
            <w:r w:rsidRPr="00365D26">
              <w:rPr>
                <w:rFonts w:ascii="Times New Roman" w:hAnsi="Times New Roman"/>
              </w:rPr>
              <w:t xml:space="preserve"> </w:t>
            </w:r>
            <w:r w:rsidRPr="00365D26">
              <w:rPr>
                <w:rFonts w:ascii="Times New Roman" w:hAnsi="Times New Roman"/>
                <w:i/>
              </w:rPr>
              <w:t>vậy?</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lastRenderedPageBreak/>
              <w:t>? Em có thái độ ntn với hành động của chị Dậu?</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Tác giả đã sử dụng nghệ thuật nào để khắc hoạ nhân vật chị Dậu?</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Qua đoạn trích em thấy được những nét tính cách nào của chị Dậu?</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Nhà văn như nhập hồn cùng nhân vật để đồng cảm, đồng tình. Người đọc đồng cảm với nhân vật, yêu mến nhân vật. Chị Dậu đến lúc này đã thay đổi căn bản từ van xin lễ phép, nhẫn nhục chịu đựng, chị trở thành con người quyết liệt liều lĩnh muốn chống lại tất cả, muốn quật ngã tất cả.</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Hành động chiến thắng của chị Dậu có ý nghĩa gì?</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Theo dõi lời ngăn vợ của anh Dậu và câu trả lời của chị Dậu em có ý kiến gì?</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GV: Hành động của chị Dậu chỉ là bột phát về c</w:t>
            </w:r>
            <w:r w:rsidR="009561EA">
              <w:rPr>
                <w:rFonts w:ascii="Times New Roman" w:hAnsi="Times New Roman"/>
              </w:rPr>
              <w:t>ăn bản vẫn chưa giải quyết được</w:t>
            </w:r>
            <w:r w:rsidRPr="00365D26">
              <w:rPr>
                <w:rFonts w:ascii="Times New Roman" w:hAnsi="Times New Roman"/>
              </w:rPr>
              <w:t xml:space="preserve"> tức là chị vẫn bế tắc. Nhưng có thể tin rằng khi có ánh sáng CM rọi tới chị sẽ là người đi hàng đầu trong cuộc đấu tranh.</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GV khái quát</w:t>
            </w:r>
          </w:p>
          <w:p w:rsidR="00365D26" w:rsidRPr="00365D26" w:rsidRDefault="00365D26" w:rsidP="00365D26">
            <w:pPr>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r w:rsidRPr="00365D26">
              <w:rPr>
                <w:rFonts w:ascii="Times New Roman" w:hAnsi="Times New Roman"/>
              </w:rPr>
              <w:lastRenderedPageBreak/>
              <w:t>Trình bày</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Suy nghĩ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-Nghiên cứu VB </w:t>
            </w:r>
          </w:p>
          <w:p w:rsidR="00365D26" w:rsidRPr="00365D26" w:rsidRDefault="00365D26" w:rsidP="00365D26">
            <w:pPr>
              <w:spacing w:before="120" w:after="120"/>
              <w:rPr>
                <w:rFonts w:ascii="Times New Roman" w:hAnsi="Times New Roman"/>
              </w:rPr>
            </w:pPr>
            <w:r w:rsidRPr="00365D26">
              <w:rPr>
                <w:rFonts w:ascii="Times New Roman" w:hAnsi="Times New Roman"/>
              </w:rPr>
              <w:t>- Phát hiện cách tổ chức VB.</w:t>
            </w: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phát hiện </w:t>
            </w: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đọc phần 1 của đoạn trích.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Suy nghĩ trả lời độc lập.</w:t>
            </w:r>
          </w:p>
          <w:p w:rsidR="00365D26" w:rsidRPr="00365D26" w:rsidRDefault="00365D26" w:rsidP="00365D26">
            <w:pPr>
              <w:spacing w:before="120" w:after="120"/>
              <w:rPr>
                <w:rFonts w:ascii="Times New Roman" w:hAnsi="Times New Roman"/>
              </w:rPr>
            </w:pPr>
            <w:r w:rsidRPr="00365D26">
              <w:rPr>
                <w:rFonts w:ascii="Times New Roman" w:hAnsi="Times New Roman"/>
              </w:rPr>
              <w:t>HS giải thích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Phát hiện trả lời độc lập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Thảo luận nhóm hai</w:t>
            </w:r>
          </w:p>
          <w:p w:rsidR="00365D26" w:rsidRPr="00365D26" w:rsidRDefault="00365D26" w:rsidP="00365D26">
            <w:pPr>
              <w:spacing w:before="120" w:after="120"/>
              <w:rPr>
                <w:rFonts w:ascii="Times New Roman" w:hAnsi="Times New Roman"/>
              </w:rPr>
            </w:pPr>
            <w:r w:rsidRPr="00365D26">
              <w:rPr>
                <w:rFonts w:ascii="Times New Roman" w:hAnsi="Times New Roman"/>
              </w:rPr>
              <w:t>- Phân tích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w:t>
            </w:r>
          </w:p>
          <w:p w:rsidR="00365D26" w:rsidRPr="00365D26" w:rsidRDefault="00365D26" w:rsidP="00365D26">
            <w:pPr>
              <w:keepNext/>
              <w:keepLines/>
              <w:spacing w:before="200"/>
              <w:outlineLvl w:val="3"/>
              <w:rPr>
                <w:rFonts w:asciiTheme="majorHAnsi" w:eastAsiaTheme="majorEastAsia" w:hAnsiTheme="majorHAnsi"/>
                <w:i/>
                <w:iCs/>
                <w:color w:val="4F81BD" w:themeColor="accent1"/>
              </w:rPr>
            </w:pPr>
          </w:p>
          <w:p w:rsidR="00365D26" w:rsidRPr="00365D26" w:rsidRDefault="00365D26" w:rsidP="00365D26">
            <w:pPr>
              <w:keepNext/>
              <w:keepLines/>
              <w:spacing w:before="200"/>
              <w:outlineLvl w:val="3"/>
              <w:rPr>
                <w:rFonts w:asciiTheme="majorHAnsi" w:eastAsiaTheme="majorEastAsia" w:hAnsiTheme="majorHAnsi"/>
                <w:i/>
                <w:iCs/>
                <w:color w:val="4F81BD" w:themeColor="accent1"/>
              </w:rPr>
            </w:pPr>
          </w:p>
          <w:p w:rsidR="00365D26" w:rsidRPr="00365D26" w:rsidRDefault="00365D26" w:rsidP="00365D26">
            <w:pPr>
              <w:keepNext/>
              <w:keepLines/>
              <w:spacing w:before="200"/>
              <w:outlineLvl w:val="3"/>
              <w:rPr>
                <w:rFonts w:ascii="Times New Roman" w:eastAsiaTheme="majorEastAsia" w:hAnsi="Times New Roman"/>
                <w:i/>
                <w:iCs/>
                <w:color w:val="000000" w:themeColor="text1"/>
              </w:rPr>
            </w:pPr>
            <w:r w:rsidRPr="00365D26">
              <w:rPr>
                <w:rFonts w:ascii="Times New Roman" w:eastAsiaTheme="majorEastAsia" w:hAnsi="Times New Roman"/>
                <w:i/>
                <w:iCs/>
                <w:color w:val="000000" w:themeColor="text1"/>
              </w:rPr>
              <w:t>- HS nhận xét</w:t>
            </w:r>
          </w:p>
          <w:p w:rsidR="00365D26" w:rsidRPr="00365D26" w:rsidRDefault="00365D26" w:rsidP="00365D26">
            <w:pPr>
              <w:spacing w:before="120" w:after="120"/>
              <w:rPr>
                <w:rFonts w:ascii="Times New Roman" w:hAnsi="Times New Roman"/>
              </w:rPr>
            </w:pPr>
            <w:r w:rsidRPr="00365D26">
              <w:rPr>
                <w:rFonts w:ascii="Times New Roman" w:hAnsi="Times New Roman"/>
              </w:rPr>
              <w:t>- HS chỉ ra nghệ thuật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bộc lộ</w:t>
            </w:r>
          </w:p>
          <w:p w:rsidR="00365D26" w:rsidRPr="00365D26" w:rsidRDefault="00365D26" w:rsidP="00365D26">
            <w:pPr>
              <w:keepNext/>
              <w:keepLines/>
              <w:spacing w:before="200"/>
              <w:outlineLvl w:val="3"/>
              <w:rPr>
                <w:rFonts w:asciiTheme="majorHAnsi" w:eastAsiaTheme="majorEastAsia" w:hAnsiTheme="majorHAnsi"/>
                <w:i/>
                <w:iCs/>
                <w:color w:val="4F81BD" w:themeColor="accent1"/>
              </w:rPr>
            </w:pPr>
          </w:p>
          <w:p w:rsidR="00365D26" w:rsidRPr="00365D26" w:rsidRDefault="00365D26" w:rsidP="00365D26">
            <w:pPr>
              <w:keepNext/>
              <w:keepLines/>
              <w:spacing w:before="200"/>
              <w:outlineLvl w:val="3"/>
              <w:rPr>
                <w:rFonts w:asciiTheme="majorHAnsi" w:eastAsiaTheme="majorEastAsia" w:hAnsiTheme="majorHAnsi"/>
                <w:i/>
                <w:iCs/>
                <w:color w:val="4F81BD" w:themeColor="accent1"/>
              </w:rPr>
            </w:pPr>
          </w:p>
          <w:p w:rsidR="00365D26" w:rsidRPr="00365D26" w:rsidRDefault="00365D26" w:rsidP="00365D26">
            <w:pPr>
              <w:keepNext/>
              <w:keepLines/>
              <w:spacing w:before="200"/>
              <w:outlineLvl w:val="3"/>
              <w:rPr>
                <w:rFonts w:ascii="Times New Roman" w:eastAsiaTheme="majorEastAsia" w:hAnsi="Times New Roman"/>
                <w:i/>
                <w:iCs/>
                <w:color w:val="000000" w:themeColor="text1"/>
                <w:szCs w:val="28"/>
              </w:rPr>
            </w:pPr>
            <w:r w:rsidRPr="00365D26">
              <w:rPr>
                <w:rFonts w:ascii="Times New Roman" w:eastAsiaTheme="majorEastAsia" w:hAnsi="Times New Roman"/>
                <w:i/>
                <w:iCs/>
                <w:color w:val="000000" w:themeColor="text1"/>
                <w:szCs w:val="28"/>
              </w:rPr>
              <w:t>- HS bộc lộ</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trả lời dộc lập</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Thảo luận nhóm 2</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Phát hiện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Phân tích lí giải.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Trả lời độc lập.</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phân tích</w:t>
            </w:r>
          </w:p>
          <w:p w:rsidR="00365D26" w:rsidRPr="00365D26" w:rsidRDefault="00365D26" w:rsidP="00365D26">
            <w:pPr>
              <w:spacing w:before="120" w:after="120"/>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phát hiện, nhận xét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trình bày</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tc>
        <w:tc>
          <w:tcPr>
            <w:tcW w:w="3534" w:type="dxa"/>
          </w:tcPr>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rPr>
              <w:lastRenderedPageBreak/>
              <w:t xml:space="preserve">II. </w:t>
            </w:r>
            <w:r w:rsidRPr="00365D26">
              <w:rPr>
                <w:rFonts w:ascii="Times New Roman" w:hAnsi="Times New Roman"/>
                <w:b/>
                <w:bCs/>
                <w:i/>
                <w:u w:val="single"/>
              </w:rPr>
              <w:t>Tìm hiểu chi tiết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1. Tình thế của gia đình chị Dậu.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Hoàn cảnh gia đình: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lastRenderedPageBreak/>
              <w:t>- Nghèo “ Nhất nhì trong hạng cùng đinh”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Món nợ sưu của nhà nứoc chưa có cách gì để giải quyết.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Anh Dậu ốm rề rề vẫn có thể bị đánh đập và bị bắt bất cứ lúc nào.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Dậu người đàn bà nghèo xơ xác với 3 đứa con làm gì để bảo vệ được gia đình...</w:t>
            </w:r>
          </w:p>
          <w:p w:rsidR="00365D26" w:rsidRPr="00365D26" w:rsidRDefault="00365D26" w:rsidP="00365D26">
            <w:pPr>
              <w:spacing w:after="120" w:line="480" w:lineRule="auto"/>
              <w:jc w:val="both"/>
              <w:rPr>
                <w:rFonts w:ascii="Times New Roman" w:hAnsi="Times New Roman"/>
              </w:rPr>
            </w:pPr>
          </w:p>
          <w:p w:rsidR="00365D26" w:rsidRPr="00365D26" w:rsidRDefault="00365D26" w:rsidP="00365D26">
            <w:pPr>
              <w:spacing w:after="120" w:line="480" w:lineRule="auto"/>
              <w:jc w:val="both"/>
              <w:rPr>
                <w:rFonts w:ascii="Times New Roman" w:hAnsi="Times New Roman"/>
                <w:b/>
                <w:i/>
              </w:rPr>
            </w:pPr>
          </w:p>
          <w:p w:rsidR="00365D26" w:rsidRPr="00365D26" w:rsidRDefault="00365D26" w:rsidP="009561EA">
            <w:pPr>
              <w:spacing w:after="120"/>
              <w:jc w:val="both"/>
              <w:rPr>
                <w:rFonts w:ascii="Times New Roman" w:hAnsi="Times New Roman"/>
                <w:b/>
                <w:i/>
              </w:rPr>
            </w:pPr>
            <w:r w:rsidRPr="00365D26">
              <w:rPr>
                <w:rFonts w:ascii="Times New Roman" w:hAnsi="Times New Roman"/>
                <w:b/>
                <w:i/>
              </w:rPr>
              <w:t xml:space="preserve">=&gt; Tình thế của chị Dậu khốn khổ, khó khăn và bế tắc. </w:t>
            </w:r>
          </w:p>
          <w:p w:rsidR="00365D26" w:rsidRPr="00365D26" w:rsidRDefault="00365D26" w:rsidP="009561EA">
            <w:pPr>
              <w:spacing w:after="120"/>
              <w:jc w:val="both"/>
              <w:rPr>
                <w:rFonts w:ascii="Times New Roman" w:hAnsi="Times New Roman"/>
              </w:rPr>
            </w:pPr>
            <w:r w:rsidRPr="00365D26">
              <w:rPr>
                <w:rFonts w:ascii="Times New Roman" w:hAnsi="Times New Roman"/>
              </w:rPr>
              <w:t>* Cảnh chị Dậu chăm sóc chồng</w:t>
            </w:r>
          </w:p>
          <w:p w:rsidR="00365D26" w:rsidRPr="00365D26" w:rsidRDefault="00365D26" w:rsidP="009561EA">
            <w:pPr>
              <w:spacing w:after="120"/>
              <w:jc w:val="both"/>
              <w:rPr>
                <w:rFonts w:ascii="Times New Roman" w:hAnsi="Times New Roman"/>
                <w:b/>
              </w:rPr>
            </w:pPr>
            <w:r w:rsidRPr="00365D26">
              <w:rPr>
                <w:rFonts w:ascii="Times New Roman" w:hAnsi="Times New Roman"/>
                <w:b/>
              </w:rPr>
              <w:t>+ Cháo chín..</w:t>
            </w:r>
          </w:p>
          <w:p w:rsidR="00365D26" w:rsidRPr="00365D26" w:rsidRDefault="00365D26" w:rsidP="009561EA">
            <w:pPr>
              <w:spacing w:after="120"/>
              <w:jc w:val="both"/>
              <w:rPr>
                <w:rFonts w:ascii="Times New Roman" w:hAnsi="Times New Roman"/>
                <w:b/>
              </w:rPr>
            </w:pPr>
            <w:r w:rsidRPr="00365D26">
              <w:rPr>
                <w:rFonts w:ascii="Times New Roman" w:hAnsi="Times New Roman"/>
                <w:b/>
              </w:rPr>
              <w:t>+ Chị Dậu rón rén.</w:t>
            </w:r>
          </w:p>
          <w:p w:rsidR="00365D26" w:rsidRPr="00365D26" w:rsidRDefault="00365D26" w:rsidP="009561EA">
            <w:pPr>
              <w:spacing w:after="120"/>
              <w:jc w:val="both"/>
              <w:rPr>
                <w:rFonts w:ascii="Times New Roman" w:hAnsi="Times New Roman"/>
                <w:b/>
              </w:rPr>
            </w:pPr>
            <w:r w:rsidRPr="00365D26">
              <w:rPr>
                <w:rFonts w:ascii="Times New Roman" w:hAnsi="Times New Roman"/>
                <w:b/>
              </w:rPr>
              <w:t>+ Ngồi xuống..</w:t>
            </w:r>
          </w:p>
          <w:p w:rsidR="00365D26" w:rsidRPr="00365D26" w:rsidRDefault="00365D26" w:rsidP="009561EA">
            <w:pPr>
              <w:spacing w:after="120"/>
              <w:jc w:val="both"/>
              <w:rPr>
                <w:rFonts w:ascii="Times New Roman" w:hAnsi="Times New Roman"/>
                <w:i/>
              </w:rPr>
            </w:pPr>
            <w:r w:rsidRPr="00365D26">
              <w:rPr>
                <w:rFonts w:ascii="Times New Roman" w:hAnsi="Times New Roman"/>
                <w:i/>
              </w:rPr>
              <w:t>=&gt; Người phụ nữ dịu dàng, người vợ đảm đang rất mực thương yêu chồng.</w:t>
            </w:r>
          </w:p>
          <w:p w:rsidR="00365D26" w:rsidRPr="00365D26" w:rsidRDefault="00365D26" w:rsidP="009561EA">
            <w:pPr>
              <w:spacing w:after="120"/>
              <w:jc w:val="both"/>
              <w:rPr>
                <w:rFonts w:ascii="Times New Roman" w:hAnsi="Times New Roman"/>
                <w:b/>
              </w:rPr>
            </w:pPr>
            <w:r w:rsidRPr="00365D26">
              <w:rPr>
                <w:rFonts w:ascii="Times New Roman" w:hAnsi="Times New Roman"/>
                <w:b/>
              </w:rPr>
              <w:t>- Mục đích của chị giờ đây là mong chồng mau khỏi bệnh, bảo vệ chồng  trong tình thế nguy ngập.</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Có thể coi là thế tức nước đầu tiên.</w:t>
            </w:r>
          </w:p>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2. Nhân vật Cai lệ, người nhà lí trưởng và chị Dậu.</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Là viên chỉ huy tốp lính lệ ở các phủ huyện, cấp chỉ huy thấp nhất đứng đầu 10 tên lính ở huyện.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Là tên tay sai đắc lực của </w:t>
            </w:r>
            <w:r w:rsidRPr="00365D26">
              <w:rPr>
                <w:rFonts w:ascii="Times New Roman" w:hAnsi="Times New Roman"/>
              </w:rPr>
              <w:lastRenderedPageBreak/>
              <w:t>quan phủ, giúp bọn lí dịch tróc nã người ngheo chưa kịp nộp thuế...</w:t>
            </w:r>
          </w:p>
          <w:p w:rsidR="00365D26" w:rsidRPr="00365D26" w:rsidRDefault="00365D26" w:rsidP="00365D26">
            <w:pPr>
              <w:spacing w:after="120" w:line="480" w:lineRule="auto"/>
              <w:jc w:val="both"/>
              <w:rPr>
                <w:rFonts w:ascii="Times New Roman" w:hAnsi="Times New Roman"/>
                <w:i/>
              </w:rPr>
            </w:pPr>
            <w:r w:rsidRPr="00365D26">
              <w:rPr>
                <w:rFonts w:ascii="Times New Roman" w:hAnsi="Times New Roman"/>
                <w:i/>
              </w:rPr>
              <w:t>* Cai lệ.</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Hành động: Sầm sập tiến vào, </w:t>
            </w:r>
            <w:r w:rsidRPr="00365D26">
              <w:rPr>
                <w:rFonts w:ascii="Times New Roman" w:hAnsi="Times New Roman"/>
                <w:b/>
                <w:bCs/>
              </w:rPr>
              <w:t>trợn ngược</w:t>
            </w:r>
            <w:r w:rsidRPr="00365D26">
              <w:rPr>
                <w:rFonts w:ascii="Times New Roman" w:hAnsi="Times New Roman"/>
              </w:rPr>
              <w:t xml:space="preserve"> hai mắt, đùng đùng </w:t>
            </w:r>
            <w:r w:rsidRPr="00365D26">
              <w:rPr>
                <w:rFonts w:ascii="Times New Roman" w:hAnsi="Times New Roman"/>
                <w:b/>
                <w:bCs/>
              </w:rPr>
              <w:t>giật</w:t>
            </w:r>
            <w:r w:rsidRPr="00365D26">
              <w:rPr>
                <w:rFonts w:ascii="Times New Roman" w:hAnsi="Times New Roman"/>
              </w:rPr>
              <w:t xml:space="preserve"> phắt cái thừng, </w:t>
            </w:r>
            <w:r w:rsidRPr="00365D26">
              <w:rPr>
                <w:rFonts w:ascii="Times New Roman" w:hAnsi="Times New Roman"/>
                <w:b/>
                <w:bCs/>
              </w:rPr>
              <w:t>bịch</w:t>
            </w:r>
            <w:r w:rsidRPr="00365D26">
              <w:rPr>
                <w:rFonts w:ascii="Times New Roman" w:hAnsi="Times New Roman"/>
              </w:rPr>
              <w:t xml:space="preserve"> luôn vào ngực chị Dậu, </w:t>
            </w:r>
            <w:r w:rsidRPr="00365D26">
              <w:rPr>
                <w:rFonts w:ascii="Times New Roman" w:hAnsi="Times New Roman"/>
                <w:b/>
                <w:bCs/>
              </w:rPr>
              <w:t>tát</w:t>
            </w:r>
            <w:r w:rsidRPr="00365D26">
              <w:rPr>
                <w:rFonts w:ascii="Times New Roman" w:hAnsi="Times New Roman"/>
              </w:rPr>
              <w:t xml:space="preserve"> đánh bốp, </w:t>
            </w:r>
            <w:r w:rsidRPr="00365D26">
              <w:rPr>
                <w:rFonts w:ascii="Times New Roman" w:hAnsi="Times New Roman"/>
                <w:b/>
                <w:bCs/>
              </w:rPr>
              <w:t xml:space="preserve">sấn </w:t>
            </w:r>
            <w:r w:rsidRPr="00365D26">
              <w:rPr>
                <w:rFonts w:ascii="Times New Roman" w:hAnsi="Times New Roman"/>
              </w:rPr>
              <w:t xml:space="preserve">đến </w:t>
            </w:r>
            <w:r w:rsidRPr="00365D26">
              <w:rPr>
                <w:rFonts w:ascii="Times New Roman" w:hAnsi="Times New Roman"/>
                <w:b/>
                <w:bCs/>
              </w:rPr>
              <w:t xml:space="preserve">nhảy </w:t>
            </w:r>
            <w:r w:rsidRPr="00365D26">
              <w:rPr>
                <w:rFonts w:ascii="Times New Roman" w:hAnsi="Times New Roman"/>
              </w:rPr>
              <w:t>vào...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Ngôn ngữ:</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bCs/>
              </w:rPr>
              <w:t>Thét</w:t>
            </w:r>
            <w:r w:rsidRPr="00365D26">
              <w:rPr>
                <w:rFonts w:ascii="Times New Roman" w:hAnsi="Times New Roman"/>
              </w:rPr>
              <w:t>: thằng kia...</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bCs/>
              </w:rPr>
              <w:t>Quát</w:t>
            </w:r>
            <w:r w:rsidRPr="00365D26">
              <w:rPr>
                <w:rFonts w:ascii="Times New Roman" w:hAnsi="Times New Roman"/>
              </w:rPr>
              <w:t>: mày định nói cho thằng cha mày nghe đấy à?</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bCs/>
              </w:rPr>
              <w:t>Hầm hè</w:t>
            </w:r>
            <w:r w:rsidRPr="00365D26">
              <w:rPr>
                <w:rFonts w:ascii="Times New Roman" w:hAnsi="Times New Roman"/>
              </w:rPr>
              <w:t>: nếu không có tiền nộp sưu...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bCs/>
              </w:rPr>
              <w:t>Nham nhảm</w:t>
            </w:r>
            <w:r w:rsidRPr="00365D26">
              <w:rPr>
                <w:rFonts w:ascii="Times New Roman" w:hAnsi="Times New Roman"/>
              </w:rPr>
              <w:t>: thét trói vợ chồng kẻ thiếu sưu</w:t>
            </w:r>
          </w:p>
          <w:p w:rsidR="00365D26" w:rsidRPr="00365D26" w:rsidRDefault="00365D26" w:rsidP="00365D26">
            <w:pPr>
              <w:spacing w:before="120" w:after="120"/>
              <w:jc w:val="both"/>
              <w:rPr>
                <w:rFonts w:ascii="Times New Roman" w:hAnsi="Times New Roman"/>
                <w:b/>
                <w:bCs/>
              </w:rPr>
            </w:pPr>
            <w:r w:rsidRPr="00365D26">
              <w:rPr>
                <w:rFonts w:ascii="Times New Roman" w:hAnsi="Times New Roman"/>
              </w:rPr>
              <w:t>- Để ngoài tai những lời van xin, không 1 chút động lòng trước tiếng kêu</w:t>
            </w:r>
            <w:r w:rsidRPr="00365D26">
              <w:rPr>
                <w:rFonts w:ascii="Times New Roman" w:hAnsi="Times New Roman"/>
                <w:b/>
                <w:bCs/>
              </w:rPr>
              <w:t xml:space="preserve"> </w:t>
            </w:r>
            <w:r w:rsidRPr="00365D26">
              <w:rPr>
                <w:rFonts w:ascii="Times New Roman" w:hAnsi="Times New Roman"/>
              </w:rPr>
              <w:t>khóc của</w:t>
            </w:r>
            <w:r w:rsidRPr="00365D26">
              <w:rPr>
                <w:rFonts w:ascii="Times New Roman" w:hAnsi="Times New Roman"/>
                <w:b/>
                <w:bCs/>
              </w:rPr>
              <w:t xml:space="preserve"> bọn trẻ.</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Ngôn ngữ không phải của con người, dường như hắn không biết nói tiếng người và không có khả năng nghe tiếng người.</w:t>
            </w:r>
          </w:p>
          <w:p w:rsidR="00365D26" w:rsidRPr="00365D26" w:rsidRDefault="00365D26" w:rsidP="00365D26">
            <w:pPr>
              <w:spacing w:before="120" w:after="120"/>
              <w:jc w:val="both"/>
              <w:rPr>
                <w:rFonts w:ascii="Times New Roman" w:hAnsi="Times New Roman"/>
                <w:b/>
                <w:bCs/>
                <w:i/>
              </w:rPr>
            </w:pPr>
            <w:r w:rsidRPr="00365D26">
              <w:rPr>
                <w:rFonts w:ascii="Times New Roman" w:hAnsi="Times New Roman"/>
                <w:b/>
                <w:i/>
              </w:rPr>
              <w:t xml:space="preserve">- </w:t>
            </w:r>
            <w:r w:rsidRPr="00365D26">
              <w:rPr>
                <w:rFonts w:ascii="Times New Roman" w:hAnsi="Times New Roman"/>
                <w:b/>
                <w:bCs/>
                <w:i/>
              </w:rPr>
              <w:t>Nghệ thuật: Kết hợp chi tiết điển hình về bộ dạng, lời nói, hành động khắc hoạ nhân vật.</w:t>
            </w:r>
          </w:p>
          <w:p w:rsidR="00365D26" w:rsidRPr="00365D26" w:rsidRDefault="00365D26" w:rsidP="00365D26">
            <w:pPr>
              <w:spacing w:before="120" w:after="120"/>
              <w:jc w:val="both"/>
              <w:rPr>
                <w:rFonts w:ascii="Times New Roman" w:hAnsi="Times New Roman"/>
                <w:b/>
                <w:bCs/>
                <w:i/>
              </w:rPr>
            </w:pPr>
            <w:r w:rsidRPr="00365D26">
              <w:rPr>
                <w:rFonts w:ascii="Times New Roman" w:hAnsi="Times New Roman"/>
                <w:b/>
                <w:bCs/>
                <w:i/>
              </w:rPr>
              <w:t>- Bản chất: Hống hách, thô bạo, không còn nhân tính.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Một XH đầy dẫy bất công thô bạo 1 XH có thể gieo hoạ xuống người dân lương thiện bất kì lúc nào, 1 XH tồn tại trên cơ sở các lý lẽ và hành động bạo ngược.</w:t>
            </w:r>
          </w:p>
          <w:p w:rsidR="00365D26" w:rsidRPr="00365D26" w:rsidRDefault="00365D26" w:rsidP="00365D26">
            <w:pPr>
              <w:spacing w:after="120" w:line="480" w:lineRule="auto"/>
              <w:jc w:val="both"/>
              <w:rPr>
                <w:rFonts w:ascii="Times New Roman" w:hAnsi="Times New Roman"/>
                <w:i/>
              </w:rPr>
            </w:pPr>
            <w:r w:rsidRPr="00365D26">
              <w:rPr>
                <w:rFonts w:ascii="Times New Roman" w:hAnsi="Times New Roman"/>
                <w:i/>
              </w:rPr>
              <w:t>* Chị Dậu.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lastRenderedPageBreak/>
              <w:t xml:space="preserve">- </w:t>
            </w:r>
            <w:r w:rsidRPr="00365D26">
              <w:rPr>
                <w:rFonts w:ascii="Times New Roman" w:hAnsi="Times New Roman"/>
                <w:b/>
                <w:i/>
              </w:rPr>
              <w:t>Mới đầu chị Dậu sợ hãi</w:t>
            </w:r>
            <w:r w:rsidRPr="00365D26">
              <w:rPr>
                <w:rFonts w:ascii="Times New Roman" w:hAnsi="Times New Roman"/>
              </w:rPr>
              <w:t xml:space="preserve"> cuống cuồng </w:t>
            </w:r>
            <w:r w:rsidRPr="00365D26">
              <w:rPr>
                <w:rFonts w:ascii="Times New Roman" w:hAnsi="Times New Roman"/>
                <w:b/>
                <w:i/>
              </w:rPr>
              <w:t>van xin</w:t>
            </w:r>
            <w:r w:rsidRPr="00365D26">
              <w:rPr>
                <w:rFonts w:ascii="Times New Roman" w:hAnsi="Times New Roman"/>
              </w:rPr>
              <w:t xml:space="preserve"> thiết tha bằng giọng run run. Gọi cai lệ bằng </w:t>
            </w:r>
            <w:r w:rsidRPr="00365D26">
              <w:rPr>
                <w:rFonts w:ascii="Times New Roman" w:hAnsi="Times New Roman"/>
                <w:b/>
                <w:i/>
              </w:rPr>
              <w:t>ông</w:t>
            </w:r>
            <w:r w:rsidRPr="00365D26">
              <w:rPr>
                <w:rFonts w:ascii="Times New Roman" w:hAnsi="Times New Roman"/>
              </w:rPr>
              <w:t xml:space="preserve"> xưng </w:t>
            </w:r>
            <w:r w:rsidRPr="00365D26">
              <w:rPr>
                <w:rFonts w:ascii="Times New Roman" w:hAnsi="Times New Roman"/>
                <w:b/>
                <w:i/>
              </w:rPr>
              <w:t>cháu...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Cách ứng xử tất nhiên của những người cùng đinh trong XH coi mình như con sâu cái kiến để mong đợi 1 chút từ tâm  của ông Cai.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vẫn giọng mềm mỏng thiết tha nhưng hành động của chị trở lên nhanh nhẹn.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lo cho sự an toàn của anh Dâu và 1 mặt vẫn mong chờ lòng thương hại của Cai lệ qua lời nói mềm mỏng.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Dậu: không thể chịu được đã cự lại.</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Mới đầu: chị cự lại bằng lí lẽ “ chồng tôi đau ốm...</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Xưng hô là tôi - ông...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đã đứng thẳng lên có vị thế của kẻ ngang hàng, nhìn vào mặt đối thủ.</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vụt đứng lên nghiến 2 hàng răng..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Mày trói chồng bà, bà cho mày xem... ấn dúi 2 tên ra cửa..</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Cách xưng hô và hành động của chị Dậu chứng tỏ sự căm tức, khinh bỉ đến cao độ và chị đã khẳng định tư thế đứng trên đầu thù.</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Dậu đã đấu lực với Cai lệ và người nhà lí trưởng.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Người đọc hả hê, vui sướng sau những nỗi buồn thảm của chị Dậu.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Cái ác đã bị chặn đứng, kẻ </w:t>
            </w:r>
            <w:r w:rsidRPr="00365D26">
              <w:rPr>
                <w:rFonts w:ascii="Times New Roman" w:hAnsi="Times New Roman"/>
              </w:rPr>
              <w:lastRenderedPageBreak/>
              <w:t>ác bị trừng trị .</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Chị Dậu có lòng yêu thương chồng quyết bảo vệ chồng và đó chính là sức mạnh của lòng căm hờn.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Thông cảm và đồng tình với chị Dậu</w:t>
            </w:r>
          </w:p>
          <w:p w:rsidR="00365D26" w:rsidRPr="00365D26" w:rsidRDefault="00365D26" w:rsidP="00365D26">
            <w:pPr>
              <w:spacing w:after="120" w:line="480" w:lineRule="auto"/>
              <w:jc w:val="both"/>
              <w:rPr>
                <w:rFonts w:ascii="Times New Roman" w:hAnsi="Times New Roman"/>
                <w:i/>
              </w:rPr>
            </w:pPr>
          </w:p>
          <w:p w:rsidR="00365D26" w:rsidRPr="00365D26" w:rsidRDefault="00365D26" w:rsidP="00365D26">
            <w:pPr>
              <w:spacing w:after="120" w:line="480" w:lineRule="auto"/>
              <w:jc w:val="both"/>
              <w:rPr>
                <w:rFonts w:ascii="Times New Roman" w:hAnsi="Times New Roman"/>
                <w:i/>
              </w:rPr>
            </w:pPr>
          </w:p>
          <w:p w:rsidR="00365D26" w:rsidRPr="00365D26" w:rsidRDefault="00365D26" w:rsidP="009561EA">
            <w:pPr>
              <w:spacing w:after="120"/>
              <w:jc w:val="both"/>
              <w:rPr>
                <w:rFonts w:ascii="Times New Roman" w:hAnsi="Times New Roman"/>
                <w:i/>
              </w:rPr>
            </w:pPr>
            <w:r w:rsidRPr="00365D26">
              <w:rPr>
                <w:rFonts w:ascii="Times New Roman" w:hAnsi="Times New Roman"/>
                <w:i/>
              </w:rPr>
              <w:t>-&gt;Nghệ thuật</w:t>
            </w:r>
            <w:r w:rsidRPr="00365D26">
              <w:rPr>
                <w:rFonts w:ascii="Times New Roman" w:hAnsi="Times New Roman"/>
              </w:rPr>
              <w:t xml:space="preserve">: </w:t>
            </w:r>
            <w:r w:rsidRPr="00365D26">
              <w:rPr>
                <w:rFonts w:ascii="Times New Roman" w:hAnsi="Times New Roman"/>
                <w:i/>
              </w:rPr>
              <w:t>Kết hợp các chi tiết điển hình về cử chỉ, lời nói, hành động</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rPr>
              <w:t xml:space="preserve">- Chị Dậu là người mộc mạc, hiền dịu, đầy lòng vị tha, sống khiêm nhường, biết nhẫn nhục chịu đựng nhưng không yếu đuối sợ hãi mà </w:t>
            </w:r>
            <w:r w:rsidRPr="00365D26">
              <w:rPr>
                <w:rFonts w:ascii="Times New Roman" w:hAnsi="Times New Roman"/>
                <w:b/>
                <w:i/>
              </w:rPr>
              <w:t>chị có 1 sức sống mạnh mẽ 1 tinh thần phản kháng tiềm tàng.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Chứng tỏ sức mạnh tiềm tàng của người nông dân, người phụ nữ  nông dân VN, có chứng minh quy luật của XH “ có áp bức có đấu tranh” “ Con giun xéo lắm cũng quằn” “ Tức nước vỡ bờ”</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Lời anh Dậu tuy nói đúng cái lý, cái sự thật phổ biến trong cái trật tự tàn bạo không hề có công lí ấy, nhưng chị Dậu kh</w:t>
            </w:r>
            <w:r w:rsidR="009561EA">
              <w:rPr>
                <w:rFonts w:ascii="Times New Roman" w:hAnsi="Times New Roman"/>
              </w:rPr>
              <w:t>ông chấp nhận cái chân lí đó: “</w:t>
            </w:r>
            <w:r w:rsidRPr="00365D26">
              <w:rPr>
                <w:rFonts w:ascii="Times New Roman" w:hAnsi="Times New Roman"/>
              </w:rPr>
              <w:t xml:space="preserve">Thà ngồi tù....”III. </w:t>
            </w:r>
          </w:p>
        </w:tc>
      </w:tr>
    </w:tbl>
    <w:p w:rsidR="00365D26" w:rsidRPr="00365D26" w:rsidRDefault="00365D26" w:rsidP="00365D26">
      <w:pPr>
        <w:tabs>
          <w:tab w:val="left" w:pos="60"/>
        </w:tabs>
        <w:jc w:val="both"/>
        <w:rPr>
          <w:rFonts w:ascii="Times New Roman" w:hAnsi="Times New Roman"/>
          <w:b/>
          <w:sz w:val="2"/>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HOẠT ĐỘNG 3: </w:t>
      </w:r>
      <w:r w:rsidRPr="00365D26">
        <w:rPr>
          <w:rFonts w:ascii="Times New Roman" w:hAnsi="Times New Roman"/>
          <w:szCs w:val="28"/>
        </w:rPr>
        <w:t>Hướng dẫn học sinh tổng kết</w:t>
      </w:r>
    </w:p>
    <w:p w:rsidR="00365D26" w:rsidRPr="00365D26" w:rsidRDefault="00365D26" w:rsidP="00365D26">
      <w:pPr>
        <w:jc w:val="both"/>
        <w:rPr>
          <w:rFonts w:ascii="Times New Roman" w:hAnsi="Times New Roman"/>
        </w:rPr>
      </w:pPr>
      <w:r w:rsidRPr="00365D26">
        <w:rPr>
          <w:rFonts w:ascii="Times New Roman" w:hAnsi="Times New Roman"/>
          <w:b/>
          <w:szCs w:val="28"/>
        </w:rPr>
        <w:t>+ Mục ti</w:t>
      </w:r>
      <w:r w:rsidR="00D826F0">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rPr>
        <w:t>Thấy được những nét đặc sắc về nghệ thuật viết truyện của tác giả.</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Thảo luận, vấn đáp.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sidR="00D826F0">
        <w:rPr>
          <w:rFonts w:ascii="Times New Roman" w:hAnsi="Times New Roman"/>
          <w:szCs w:val="28"/>
        </w:rPr>
        <w:t>cá nhân</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5 ph</w:t>
      </w:r>
      <w:r w:rsidR="00D826F0">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624"/>
      </w:tblGrid>
      <w:tr w:rsidR="00365D26" w:rsidRPr="00365D26" w:rsidTr="00D826F0">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D826F0">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62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D826F0">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t>Hoạt động 3</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Nhận xét nghệ thuật đặc sắc của đoạn trích?? Đọc tức nước vỡ bờ em hiểu gì về số phận và bản chất của người nông dân trong XH cũ.</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GV khái quát toàn bài.</w:t>
            </w:r>
          </w:p>
          <w:p w:rsidR="00365D26" w:rsidRPr="00365D26" w:rsidRDefault="00365D26" w:rsidP="00365D26">
            <w:pPr>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tc>
        <w:tc>
          <w:tcPr>
            <w:tcW w:w="3624" w:type="dxa"/>
          </w:tcPr>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III.Tổng kết. </w:t>
            </w:r>
          </w:p>
          <w:p w:rsidR="00365D26" w:rsidRPr="00365D26" w:rsidRDefault="00365D26" w:rsidP="00365D26">
            <w:pPr>
              <w:spacing w:before="120" w:after="120"/>
              <w:jc w:val="both"/>
              <w:rPr>
                <w:rFonts w:ascii="Times New Roman" w:hAnsi="Times New Roman"/>
              </w:rPr>
            </w:pPr>
            <w:r w:rsidRPr="00365D26">
              <w:rPr>
                <w:rFonts w:ascii="Times New Roman" w:hAnsi="Times New Roman"/>
                <w:b/>
                <w:bCs/>
                <w:i/>
              </w:rPr>
              <w:t xml:space="preserve">1. </w:t>
            </w:r>
            <w:r w:rsidRPr="00365D26">
              <w:rPr>
                <w:rFonts w:ascii="Times New Roman" w:hAnsi="Times New Roman"/>
                <w:b/>
                <w:bCs/>
                <w:i/>
                <w:u w:val="single"/>
              </w:rPr>
              <w:t>Nghệ thuật</w:t>
            </w:r>
            <w:r w:rsidRPr="00365D26">
              <w:rPr>
                <w:rFonts w:ascii="Times New Roman" w:hAnsi="Times New Roman"/>
                <w:b/>
                <w:bCs/>
              </w:rPr>
              <w:t>:</w:t>
            </w:r>
            <w:r w:rsidRPr="00365D26">
              <w:rPr>
                <w:rFonts w:ascii="Times New Roman" w:hAnsi="Times New Roman"/>
              </w:rPr>
              <w:t xml:space="preserve"> khắc hoạ nhân vật rõ nết, ngòi bút miêu tả linh hoạt sống động, ngôn ngữ kể chuyện, miêu tả của tác giả và ngôn ngữ đối thoại của nhân vật rất đặc sắc.</w:t>
            </w:r>
          </w:p>
          <w:p w:rsidR="00365D26" w:rsidRPr="00365D26" w:rsidRDefault="00365D26" w:rsidP="00365D26">
            <w:pPr>
              <w:spacing w:after="120"/>
              <w:jc w:val="both"/>
              <w:rPr>
                <w:rFonts w:ascii="Times New Roman" w:hAnsi="Times New Roman"/>
                <w:i/>
              </w:rPr>
            </w:pPr>
            <w:r w:rsidRPr="00365D26">
              <w:rPr>
                <w:rFonts w:ascii="Times New Roman" w:hAnsi="Times New Roman"/>
                <w:i/>
              </w:rPr>
              <w:t xml:space="preserve">2. </w:t>
            </w:r>
            <w:r w:rsidRPr="00365D26">
              <w:rPr>
                <w:rFonts w:ascii="Times New Roman" w:hAnsi="Times New Roman"/>
                <w:i/>
                <w:u w:val="single"/>
              </w:rPr>
              <w:t>Nội dung</w:t>
            </w:r>
            <w:r w:rsidRPr="00365D26">
              <w:rPr>
                <w:rFonts w:ascii="Times New Roman" w:hAnsi="Times New Roman"/>
                <w:i/>
              </w:rPr>
              <w:t>:vạch trần bộ mặt tàn ác bất nhân của xã hội phong kiến đương thời. vẻ đẹp tâm hồn của người phụ nữ nông dâ, vừa giàu tình yêu thương, vừa có sức sống tiềm tàng mạnh mẽ.</w:t>
            </w: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4: </w:t>
      </w:r>
      <w:r w:rsidR="00D826F0">
        <w:rPr>
          <w:rFonts w:ascii="Times New Roman" w:hAnsi="Times New Roman"/>
          <w:szCs w:val="28"/>
        </w:rPr>
        <w:t>CỦNG CỐ, VẬN DỤNG</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Mục tiờu: </w:t>
      </w:r>
      <w:r w:rsidRPr="00365D26">
        <w:rPr>
          <w:rFonts w:ascii="Times New Roman" w:hAnsi="Times New Roman"/>
          <w:szCs w:val="28"/>
        </w:rPr>
        <w:t>Vận dụng, củng cố kiến thức</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sidR="00D826F0">
        <w:rPr>
          <w:rFonts w:ascii="Times New Roman" w:hAnsi="Times New Roman"/>
          <w:szCs w:val="28"/>
        </w:rPr>
        <w:t>Cá nhân</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5 ph</w:t>
      </w:r>
      <w:r w:rsidR="00D826F0">
        <w:rPr>
          <w:rFonts w:ascii="Times New Roman" w:hAnsi="Times New Roman"/>
          <w:szCs w:val="28"/>
        </w:rPr>
        <w:t>út</w:t>
      </w:r>
    </w:p>
    <w:tbl>
      <w:tblPr>
        <w:tblStyle w:val="TableGrid3"/>
        <w:tblW w:w="0" w:type="auto"/>
        <w:tblLook w:val="04A0" w:firstRow="1" w:lastRow="0" w:firstColumn="1" w:lastColumn="0" w:noHBand="0" w:noVBand="1"/>
      </w:tblPr>
      <w:tblGrid>
        <w:gridCol w:w="3192"/>
        <w:gridCol w:w="3192"/>
        <w:gridCol w:w="3192"/>
      </w:tblGrid>
      <w:tr w:rsidR="00365D26" w:rsidRPr="00365D26" w:rsidTr="00365D26">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D826F0">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65D26">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t>Hoạt động 4</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Nhà văn Nguyễn Tuân cho rằng: Với tác phẩm tắt đèn Ngô Tất Tố đã sui người nông dân nổi loạn nên hiểu ntn về nhận định này?</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Thái độ  của tác giả đối với thực trạng XH và đối với phẩm chất của người </w:t>
            </w:r>
            <w:r w:rsidRPr="00365D26">
              <w:rPr>
                <w:rFonts w:ascii="Times New Roman" w:hAnsi="Times New Roman"/>
                <w:i/>
              </w:rPr>
              <w:lastRenderedPageBreak/>
              <w:t>nông dân?</w:t>
            </w:r>
          </w:p>
          <w:p w:rsidR="00365D26" w:rsidRPr="00365D26" w:rsidRDefault="00365D26" w:rsidP="00365D26">
            <w:pPr>
              <w:tabs>
                <w:tab w:val="left" w:pos="2838"/>
              </w:tabs>
              <w:rPr>
                <w:rFonts w:ascii="Times New Roman" w:hAnsi="Times New Roman"/>
              </w:rPr>
            </w:pPr>
            <w:r w:rsidRPr="00365D26">
              <w:rPr>
                <w:rFonts w:ascii="Times New Roman" w:hAnsi="Times New Roman"/>
                <w:i/>
              </w:rPr>
              <w:t>? Em hiểu ntn về nhan đề . Tức nước vỡ bờ. đặt tên cho đoạn trích? Theo em cách đặt tên như vậy có thoả đáng không</w:t>
            </w: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tự  bộc lộ.</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bộc lộ</w:t>
            </w: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lastRenderedPageBreak/>
              <w:t>IV. Luyện tập</w:t>
            </w:r>
          </w:p>
          <w:p w:rsidR="00365D26" w:rsidRPr="00365D26" w:rsidRDefault="00365D26" w:rsidP="00365D26">
            <w:pPr>
              <w:spacing w:after="120"/>
              <w:jc w:val="both"/>
              <w:rPr>
                <w:rFonts w:ascii="Times New Roman" w:hAnsi="Times New Roman"/>
                <w:b/>
                <w:sz w:val="24"/>
              </w:rPr>
            </w:pPr>
            <w:r w:rsidRPr="00365D26">
              <w:rPr>
                <w:rFonts w:ascii="Times New Roman" w:hAnsi="Times New Roman"/>
                <w:b/>
                <w:sz w:val="24"/>
              </w:rPr>
              <w:t>Chế độ phong kiến áp bức bóc lột tàn bạo không còn chỗ cho người lương thiện như chị Dậu được sống, những người nông dân như chị muốn sống dược, không  còn</w:t>
            </w:r>
            <w:r w:rsidRPr="00365D26">
              <w:rPr>
                <w:rFonts w:ascii="Times New Roman" w:hAnsi="Times New Roman"/>
                <w:sz w:val="24"/>
              </w:rPr>
              <w:t xml:space="preserve"> </w:t>
            </w:r>
            <w:r w:rsidRPr="00365D26">
              <w:rPr>
                <w:rFonts w:ascii="Times New Roman" w:hAnsi="Times New Roman"/>
                <w:b/>
                <w:sz w:val="24"/>
              </w:rPr>
              <w:t>cách nào khác phải vùng lên đấu tranh chống áp bức bóc lột. Đó là 1 nhận xét hoàn toàn đứng đắn.</w:t>
            </w:r>
          </w:p>
          <w:p w:rsidR="00365D26" w:rsidRPr="00365D26" w:rsidRDefault="00365D26" w:rsidP="00365D26">
            <w:pPr>
              <w:spacing w:before="120" w:after="120"/>
              <w:jc w:val="both"/>
              <w:rPr>
                <w:rFonts w:ascii="Times New Roman" w:hAnsi="Times New Roman"/>
                <w:sz w:val="24"/>
              </w:rPr>
            </w:pPr>
            <w:r w:rsidRPr="00365D26">
              <w:rPr>
                <w:rFonts w:ascii="Times New Roman" w:hAnsi="Times New Roman"/>
                <w:sz w:val="24"/>
              </w:rPr>
              <w:t xml:space="preserve">- Lên án XH thống trị áp bức </w:t>
            </w:r>
            <w:r w:rsidRPr="00365D26">
              <w:rPr>
                <w:rFonts w:ascii="Times New Roman" w:hAnsi="Times New Roman"/>
                <w:sz w:val="24"/>
              </w:rPr>
              <w:lastRenderedPageBreak/>
              <w:t>vô nhân đạo</w:t>
            </w:r>
          </w:p>
          <w:p w:rsidR="00365D26" w:rsidRPr="00365D26" w:rsidRDefault="00365D26" w:rsidP="00365D26">
            <w:pPr>
              <w:spacing w:before="120" w:after="120"/>
              <w:jc w:val="both"/>
              <w:rPr>
                <w:rFonts w:ascii="Times New Roman" w:hAnsi="Times New Roman"/>
                <w:sz w:val="24"/>
              </w:rPr>
            </w:pPr>
            <w:r w:rsidRPr="00365D26">
              <w:rPr>
                <w:rFonts w:ascii="Times New Roman" w:hAnsi="Times New Roman"/>
                <w:sz w:val="24"/>
              </w:rPr>
              <w:t>- Cổ vũ tinh thần phản kháng của họ.</w:t>
            </w:r>
          </w:p>
          <w:p w:rsidR="00365D26" w:rsidRPr="00365D26" w:rsidRDefault="00365D26" w:rsidP="00365D26">
            <w:pPr>
              <w:tabs>
                <w:tab w:val="left" w:pos="2838"/>
              </w:tabs>
              <w:rPr>
                <w:rFonts w:ascii="Times New Roman" w:hAnsi="Times New Roman"/>
              </w:rPr>
            </w:pPr>
            <w:r w:rsidRPr="00365D26">
              <w:rPr>
                <w:rFonts w:ascii="Times New Roman" w:hAnsi="Times New Roman"/>
                <w:sz w:val="24"/>
              </w:rPr>
              <w:t>- Lòng tin vào phẩm chất tốt đẹp của họ.</w:t>
            </w:r>
          </w:p>
        </w:tc>
      </w:tr>
    </w:tbl>
    <w:p w:rsidR="00365D26" w:rsidRPr="00365D26" w:rsidRDefault="00D826F0" w:rsidP="00365D26">
      <w:pPr>
        <w:rPr>
          <w:rFonts w:ascii="Times New Roman" w:hAnsi="Times New Roman"/>
          <w:bCs/>
        </w:rPr>
      </w:pPr>
      <w:r>
        <w:rPr>
          <w:rFonts w:ascii="Times New Roman" w:hAnsi="Times New Roman"/>
          <w:b/>
          <w:bCs/>
        </w:rPr>
        <w:lastRenderedPageBreak/>
        <w:t xml:space="preserve">- </w:t>
      </w:r>
      <w:r w:rsidR="00365D26" w:rsidRPr="00365D26">
        <w:rPr>
          <w:rFonts w:ascii="Times New Roman" w:hAnsi="Times New Roman"/>
          <w:b/>
          <w:bCs/>
        </w:rPr>
        <w:t xml:space="preserve"> </w:t>
      </w:r>
      <w:r w:rsidR="00365D26" w:rsidRPr="00365D26">
        <w:rPr>
          <w:rFonts w:ascii="Times New Roman" w:hAnsi="Times New Roman"/>
          <w:bCs/>
        </w:rPr>
        <w:t>Gv n</w:t>
      </w:r>
      <w:r>
        <w:rPr>
          <w:rFonts w:ascii="Times New Roman" w:hAnsi="Times New Roman"/>
          <w:bCs/>
        </w:rPr>
        <w:t>hắc lại những kiến thức trọng tâ</w:t>
      </w:r>
      <w:r w:rsidR="00365D26" w:rsidRPr="00365D26">
        <w:rPr>
          <w:rFonts w:ascii="Times New Roman" w:hAnsi="Times New Roman"/>
          <w:bCs/>
        </w:rPr>
        <w:t>m.</w:t>
      </w:r>
    </w:p>
    <w:p w:rsidR="00365D26" w:rsidRPr="00365D26" w:rsidRDefault="00D826F0" w:rsidP="00365D26">
      <w:pPr>
        <w:rPr>
          <w:rFonts w:ascii="Times New Roman" w:hAnsi="Times New Roman"/>
          <w:b/>
          <w:bCs/>
        </w:rPr>
      </w:pPr>
      <w:r>
        <w:rPr>
          <w:rFonts w:ascii="Times New Roman" w:hAnsi="Times New Roman"/>
          <w:b/>
          <w:bCs/>
        </w:rPr>
        <w:t xml:space="preserve">- </w:t>
      </w:r>
      <w:r w:rsidR="00365D26" w:rsidRPr="00365D26">
        <w:rPr>
          <w:rFonts w:ascii="Times New Roman" w:hAnsi="Times New Roman"/>
          <w:b/>
          <w:bCs/>
        </w:rPr>
        <w:t xml:space="preserve"> Hoạt động tiếp nối :</w:t>
      </w:r>
    </w:p>
    <w:p w:rsidR="00365D26" w:rsidRPr="00365D26" w:rsidRDefault="00365D26" w:rsidP="00365D26">
      <w:pPr>
        <w:rPr>
          <w:rFonts w:ascii="Times New Roman" w:hAnsi="Times New Roman"/>
        </w:rPr>
      </w:pPr>
      <w:r w:rsidRPr="00365D26">
        <w:rPr>
          <w:rFonts w:ascii="Times New Roman" w:hAnsi="Times New Roman"/>
        </w:rPr>
        <w:t xml:space="preserve">     - Học ở nhà: Phân tích hình tượng nhận vật chị Dậu qua đoạn trích.</w:t>
      </w:r>
    </w:p>
    <w:p w:rsidR="00365D26" w:rsidRPr="00365D26" w:rsidRDefault="00365D26" w:rsidP="00365D26">
      <w:pPr>
        <w:rPr>
          <w:rFonts w:ascii="Times New Roman" w:hAnsi="Times New Roman"/>
        </w:rPr>
      </w:pPr>
      <w:r w:rsidRPr="00365D26">
        <w:rPr>
          <w:rFonts w:ascii="Times New Roman" w:hAnsi="Times New Roman"/>
        </w:rPr>
        <w:t xml:space="preserve">     - Học thuộc ghi nhớ, soạn bài tiếp theo.</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Default="00365D26"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Default="009561EA" w:rsidP="00365D26">
      <w:pPr>
        <w:rPr>
          <w:rFonts w:ascii="Times New Roman" w:hAnsi="Times New Roman"/>
        </w:rPr>
      </w:pPr>
    </w:p>
    <w:p w:rsidR="009561EA" w:rsidRPr="00365D26" w:rsidRDefault="009561EA" w:rsidP="00365D26">
      <w:pPr>
        <w:rPr>
          <w:rFonts w:ascii="Times New Roman" w:hAnsi="Times New Roman"/>
        </w:rPr>
      </w:pPr>
    </w:p>
    <w:p w:rsidR="00365D26" w:rsidRPr="00365D26" w:rsidRDefault="00365D26" w:rsidP="00365D26">
      <w:pPr>
        <w:rPr>
          <w:rFonts w:ascii="Times New Roman" w:hAnsi="Times New Roman"/>
        </w:rPr>
      </w:pPr>
    </w:p>
    <w:p w:rsidR="001041E4" w:rsidRPr="00747900" w:rsidRDefault="00747900" w:rsidP="00365D26">
      <w:pPr>
        <w:tabs>
          <w:tab w:val="left" w:pos="2838"/>
        </w:tabs>
        <w:rPr>
          <w:rFonts w:ascii="Times New Roman" w:hAnsi="Times New Roman"/>
          <w:b/>
          <w:i/>
        </w:rPr>
      </w:pPr>
      <w:r w:rsidRPr="00747900">
        <w:rPr>
          <w:rFonts w:ascii="Times New Roman" w:hAnsi="Times New Roman"/>
          <w:b/>
          <w:i/>
        </w:rPr>
        <w:t xml:space="preserve">Tiết 11, 12 </w:t>
      </w:r>
    </w:p>
    <w:p w:rsidR="00747900" w:rsidRDefault="00747900" w:rsidP="00747900">
      <w:pPr>
        <w:tabs>
          <w:tab w:val="left" w:pos="2838"/>
        </w:tabs>
        <w:jc w:val="center"/>
        <w:rPr>
          <w:rFonts w:ascii="Times New Roman" w:hAnsi="Times New Roman"/>
          <w:b/>
          <w:i/>
          <w:sz w:val="52"/>
          <w:szCs w:val="52"/>
        </w:rPr>
      </w:pPr>
      <w:r w:rsidRPr="00747900">
        <w:rPr>
          <w:rFonts w:ascii="Times New Roman" w:hAnsi="Times New Roman"/>
          <w:b/>
          <w:i/>
          <w:sz w:val="52"/>
          <w:szCs w:val="52"/>
        </w:rPr>
        <w:t>Ôn tập văn bản</w:t>
      </w:r>
    </w:p>
    <w:p w:rsidR="00636BB3" w:rsidRDefault="00636BB3" w:rsidP="00747900">
      <w:pPr>
        <w:tabs>
          <w:tab w:val="left" w:pos="2838"/>
        </w:tabs>
        <w:jc w:val="center"/>
        <w:rPr>
          <w:rFonts w:ascii="Times New Roman" w:hAnsi="Times New Roman"/>
          <w:b/>
          <w:i/>
          <w:sz w:val="52"/>
          <w:szCs w:val="52"/>
        </w:rPr>
      </w:pPr>
    </w:p>
    <w:p w:rsidR="00636BB3" w:rsidRPr="009B10CA" w:rsidRDefault="00636BB3" w:rsidP="00636BB3">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A.</w:t>
      </w:r>
      <w:r>
        <w:rPr>
          <w:rFonts w:ascii="Times New Roman" w:hAnsi="Times New Roman"/>
          <w:b/>
          <w:color w:val="FF0000"/>
          <w:szCs w:val="28"/>
          <w:lang w:val="pt-BR"/>
        </w:rPr>
        <w:t xml:space="preserve"> </w:t>
      </w:r>
      <w:r w:rsidRPr="009B10CA">
        <w:rPr>
          <w:rFonts w:ascii="Times New Roman" w:hAnsi="Times New Roman"/>
          <w:b/>
          <w:color w:val="FF0000"/>
          <w:szCs w:val="28"/>
          <w:lang w:val="pt-BR"/>
        </w:rPr>
        <w:t>MỤC TIÊU:</w:t>
      </w:r>
    </w:p>
    <w:p w:rsidR="00636BB3" w:rsidRPr="009B10CA" w:rsidRDefault="00636BB3" w:rsidP="00636BB3">
      <w:pPr>
        <w:spacing w:line="276" w:lineRule="auto"/>
        <w:jc w:val="both"/>
        <w:rPr>
          <w:rFonts w:ascii="Times New Roman" w:hAnsi="Times New Roman"/>
          <w:b/>
          <w:i/>
          <w:szCs w:val="28"/>
          <w:lang w:val="pt-BR"/>
        </w:rPr>
      </w:pPr>
      <w:r w:rsidRPr="009B10CA">
        <w:rPr>
          <w:rFonts w:ascii="Times New Roman" w:hAnsi="Times New Roman"/>
          <w:b/>
          <w:i/>
          <w:szCs w:val="28"/>
          <w:lang w:val="pt-BR"/>
        </w:rPr>
        <w:t>1. Kiến thức:</w:t>
      </w:r>
      <w:r w:rsidRPr="009B10CA">
        <w:rPr>
          <w:rFonts w:ascii="Times New Roman" w:hAnsi="Times New Roman"/>
          <w:szCs w:val="28"/>
          <w:lang w:val="pt-BR"/>
        </w:rPr>
        <w:t xml:space="preserve"> Hướng dẫn học sinh nắm được bố cục của văn bản và tác dụng của nó. Đặc biệt là cách sắp xếp nội dung trong phần thân bài. </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b/>
          <w:i/>
          <w:szCs w:val="28"/>
          <w:lang w:val="pt-BR"/>
        </w:rPr>
        <w:t>2. Kĩ năng:</w:t>
      </w:r>
      <w:r w:rsidRPr="009B10CA">
        <w:rPr>
          <w:rFonts w:ascii="Times New Roman" w:hAnsi="Times New Roman"/>
          <w:szCs w:val="28"/>
          <w:lang w:val="pt-BR"/>
        </w:rPr>
        <w:t xml:space="preserve"> - Biết cách xây dựng văn bản mạch lạc, phù hợp với đối tượng  phản ánh , ý đồ giao tiếp của người viết và nhận thức của người đọc. Rèn kỹ năng sắp xếp bố cục văn bản. Vận dụng trong qua strình Đọc - Hiểu VB.</w:t>
      </w:r>
    </w:p>
    <w:p w:rsidR="00636BB3" w:rsidRPr="009B10CA" w:rsidRDefault="00636BB3" w:rsidP="00636BB3">
      <w:pPr>
        <w:spacing w:line="276" w:lineRule="auto"/>
        <w:jc w:val="both"/>
        <w:rPr>
          <w:rFonts w:ascii="Times New Roman" w:hAnsi="Times New Roman"/>
          <w:b/>
          <w:i/>
          <w:szCs w:val="28"/>
          <w:lang w:val="pt-BR"/>
        </w:rPr>
      </w:pPr>
      <w:r w:rsidRPr="009B10CA">
        <w:rPr>
          <w:rFonts w:ascii="Times New Roman" w:hAnsi="Times New Roman"/>
          <w:b/>
          <w:i/>
          <w:szCs w:val="28"/>
          <w:lang w:val="pt-BR"/>
        </w:rPr>
        <w:t>3. Thái độ, tình cảm:</w:t>
      </w:r>
    </w:p>
    <w:p w:rsidR="00636BB3" w:rsidRPr="009B10CA" w:rsidRDefault="00636BB3" w:rsidP="00636BB3">
      <w:pPr>
        <w:spacing w:line="276" w:lineRule="auto"/>
        <w:jc w:val="both"/>
        <w:rPr>
          <w:rFonts w:ascii="Times New Roman" w:hAnsi="Times New Roman"/>
          <w:b/>
          <w:szCs w:val="28"/>
          <w:u w:val="single"/>
          <w:lang w:val="pt-BR"/>
        </w:rPr>
      </w:pPr>
      <w:r w:rsidRPr="009B10CA">
        <w:rPr>
          <w:rFonts w:ascii="Times New Roman" w:hAnsi="Times New Roman"/>
          <w:szCs w:val="28"/>
          <w:lang w:val="pt-BR"/>
        </w:rPr>
        <w:t>Giáo dục các em ý thức học tập tốt.</w:t>
      </w:r>
    </w:p>
    <w:p w:rsidR="00636BB3" w:rsidRPr="009B10CA" w:rsidRDefault="00636BB3" w:rsidP="00636BB3">
      <w:pPr>
        <w:spacing w:line="276" w:lineRule="auto"/>
        <w:jc w:val="both"/>
        <w:rPr>
          <w:rFonts w:ascii="Times New Roman" w:hAnsi="Times New Roman"/>
          <w:b/>
          <w:i/>
          <w:szCs w:val="28"/>
          <w:u w:val="single"/>
          <w:lang w:val="pt-BR"/>
        </w:rPr>
      </w:pPr>
      <w:r w:rsidRPr="009B10CA">
        <w:rPr>
          <w:rFonts w:ascii="Times New Roman" w:hAnsi="Times New Roman"/>
          <w:b/>
          <w:szCs w:val="28"/>
          <w:lang w:val="da-DK"/>
        </w:rPr>
        <w:lastRenderedPageBreak/>
        <w:t xml:space="preserve"> </w:t>
      </w: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636BB3" w:rsidRPr="009B10CA" w:rsidRDefault="00636BB3" w:rsidP="00636BB3">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B. CHUẨN BỊ</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Theo yêu cầu SGK.              - Sơ đồ tư duy</w:t>
      </w:r>
    </w:p>
    <w:p w:rsidR="00636BB3" w:rsidRPr="009B10CA" w:rsidRDefault="00636BB3" w:rsidP="00636BB3">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C. PHƯƠNG PHÁP/ KỸ THUẬT DẠY HỌC</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xml:space="preserve">-Kĩ thuật động não, thảo luận:                                  - Kĩ thuật trình bày một phút: </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xml:space="preserve">- Kĩ thụât viết tích cực: Hs viết các đoạn văn .                                              </w:t>
      </w:r>
    </w:p>
    <w:p w:rsidR="00636BB3" w:rsidRPr="009B10CA" w:rsidRDefault="00636BB3" w:rsidP="00636BB3">
      <w:pPr>
        <w:spacing w:line="276" w:lineRule="auto"/>
        <w:jc w:val="both"/>
        <w:rPr>
          <w:rFonts w:ascii="Times New Roman" w:hAnsi="Times New Roman"/>
          <w:szCs w:val="28"/>
          <w:lang w:val="pt-BR"/>
        </w:rPr>
      </w:pPr>
      <w:r w:rsidRPr="009B10CA">
        <w:rPr>
          <w:rFonts w:ascii="Times New Roman" w:hAnsi="Times New Roman"/>
          <w:szCs w:val="28"/>
          <w:lang w:val="pt-BR"/>
        </w:rPr>
        <w:t>- PP trực quan, vấn đáp, thuyết trình, nêu vấn đề ...</w:t>
      </w:r>
      <w:r w:rsidRPr="009B10CA">
        <w:rPr>
          <w:rFonts w:ascii="Times New Roman" w:hAnsi="Times New Roman"/>
          <w:szCs w:val="28"/>
          <w:lang w:val="it-IT"/>
        </w:rPr>
        <w:t xml:space="preserve">                                           </w:t>
      </w:r>
      <w:r w:rsidRPr="009B10CA">
        <w:rPr>
          <w:rFonts w:ascii="Times New Roman" w:hAnsi="Times New Roman"/>
          <w:szCs w:val="28"/>
          <w:lang w:val="pt-BR"/>
        </w:rPr>
        <w:t xml:space="preserve">                                                                                           </w:t>
      </w:r>
    </w:p>
    <w:p w:rsidR="00636BB3" w:rsidRPr="009B10CA" w:rsidRDefault="00636BB3" w:rsidP="00636BB3">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636BB3" w:rsidRPr="009B10CA" w:rsidRDefault="00636BB3" w:rsidP="00636BB3">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( 1P )</w:t>
      </w:r>
    </w:p>
    <w:p w:rsidR="00636BB3" w:rsidRPr="009B10CA" w:rsidRDefault="00636BB3" w:rsidP="00636BB3">
      <w:pPr>
        <w:spacing w:line="276" w:lineRule="auto"/>
        <w:jc w:val="both"/>
        <w:rPr>
          <w:rFonts w:ascii="Times New Roman" w:hAnsi="Times New Roman"/>
          <w:b/>
          <w:i/>
          <w:color w:val="0000CC"/>
          <w:szCs w:val="28"/>
          <w:lang w:val="pt-BR"/>
        </w:rPr>
      </w:pPr>
      <w:r w:rsidRPr="009B10CA">
        <w:rPr>
          <w:rFonts w:ascii="Times New Roman" w:hAnsi="Times New Roman"/>
          <w:szCs w:val="28"/>
          <w:lang w:val="pt-BR"/>
        </w:rPr>
        <w:t xml:space="preserve">  </w:t>
      </w:r>
      <w:r w:rsidRPr="009B10CA">
        <w:rPr>
          <w:rFonts w:ascii="Times New Roman" w:hAnsi="Times New Roman"/>
          <w:i/>
          <w:szCs w:val="28"/>
          <w:lang w:val="pt-BR"/>
        </w:rPr>
        <w:t>M</w:t>
      </w:r>
      <w:r>
        <w:rPr>
          <w:rFonts w:ascii="Times New Roman" w:hAnsi="Times New Roman"/>
          <w:i/>
          <w:szCs w:val="28"/>
          <w:lang w:val="pt-BR"/>
        </w:rPr>
        <w:t>ỗi văn bản đều được tạo thành bởi tài năng và tám lòng của tác giả</w:t>
      </w:r>
      <w:r w:rsidRPr="009B10CA">
        <w:rPr>
          <w:rFonts w:ascii="Times New Roman" w:hAnsi="Times New Roman"/>
          <w:i/>
          <w:szCs w:val="28"/>
          <w:lang w:val="pt-BR"/>
        </w:rPr>
        <w:t>. Và ở mỗ</w:t>
      </w:r>
      <w:r>
        <w:rPr>
          <w:rFonts w:ascii="Times New Roman" w:hAnsi="Times New Roman"/>
          <w:i/>
          <w:szCs w:val="28"/>
          <w:lang w:val="pt-BR"/>
        </w:rPr>
        <w:t xml:space="preserve">i </w:t>
      </w:r>
      <w:r w:rsidRPr="009B10CA">
        <w:rPr>
          <w:rFonts w:ascii="Times New Roman" w:hAnsi="Times New Roman"/>
          <w:i/>
          <w:szCs w:val="28"/>
          <w:lang w:val="pt-BR"/>
        </w:rPr>
        <w:t xml:space="preserve"> v</w:t>
      </w:r>
      <w:r>
        <w:rPr>
          <w:rFonts w:ascii="Times New Roman" w:hAnsi="Times New Roman"/>
          <w:i/>
          <w:szCs w:val="28"/>
          <w:lang w:val="pt-BR"/>
        </w:rPr>
        <w:t>ăn bản lại có những giá trị</w:t>
      </w:r>
      <w:r w:rsidRPr="009B10CA">
        <w:rPr>
          <w:rFonts w:ascii="Times New Roman" w:hAnsi="Times New Roman"/>
          <w:i/>
          <w:szCs w:val="28"/>
          <w:lang w:val="pt-BR"/>
        </w:rPr>
        <w:t xml:space="preserve"> khác nhau. Nhưn</w:t>
      </w:r>
      <w:r>
        <w:rPr>
          <w:rFonts w:ascii="Times New Roman" w:hAnsi="Times New Roman"/>
          <w:i/>
          <w:szCs w:val="28"/>
          <w:lang w:val="pt-BR"/>
        </w:rPr>
        <w:t xml:space="preserve">g thông thường văn bản có giá trị về nội dung và nghệ thuật </w:t>
      </w:r>
      <w:r w:rsidRPr="009B10CA">
        <w:rPr>
          <w:rFonts w:ascii="Times New Roman" w:hAnsi="Times New Roman"/>
          <w:i/>
          <w:szCs w:val="28"/>
          <w:lang w:val="pt-BR"/>
        </w:rPr>
        <w:t xml:space="preserve"> nà</w:t>
      </w:r>
      <w:r>
        <w:rPr>
          <w:rFonts w:ascii="Times New Roman" w:hAnsi="Times New Roman"/>
          <w:i/>
          <w:szCs w:val="28"/>
          <w:lang w:val="pt-BR"/>
        </w:rPr>
        <w:t>o? Cách cảm nhận giá trị ấy</w:t>
      </w:r>
      <w:r w:rsidRPr="009B10CA">
        <w:rPr>
          <w:rFonts w:ascii="Times New Roman" w:hAnsi="Times New Roman"/>
          <w:i/>
          <w:szCs w:val="28"/>
          <w:lang w:val="pt-BR"/>
        </w:rPr>
        <w:t xml:space="preserve"> sao cho hợp lí? Để trả  lời câu </w:t>
      </w:r>
      <w:r>
        <w:rPr>
          <w:rFonts w:ascii="Times New Roman" w:hAnsi="Times New Roman"/>
          <w:i/>
          <w:szCs w:val="28"/>
          <w:lang w:val="pt-BR"/>
        </w:rPr>
        <w:t>hỏi đó, chúng ta đi vào tiết ôn tập</w:t>
      </w:r>
      <w:r w:rsidRPr="009B10CA">
        <w:rPr>
          <w:rFonts w:ascii="Times New Roman" w:hAnsi="Times New Roman"/>
          <w:i/>
          <w:szCs w:val="28"/>
          <w:lang w:val="pt-BR"/>
        </w:rPr>
        <w:t>.</w:t>
      </w:r>
    </w:p>
    <w:p w:rsidR="00636BB3" w:rsidRPr="009B10CA" w:rsidRDefault="00636BB3" w:rsidP="00636BB3">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w:t>
      </w:r>
      <w:r>
        <w:rPr>
          <w:rFonts w:ascii="Times New Roman" w:hAnsi="Times New Roman"/>
          <w:b/>
          <w:color w:val="0000CC"/>
          <w:szCs w:val="28"/>
          <w:lang w:val="pt-BR"/>
        </w:rPr>
        <w:t>ẠT ĐỘNG II. ÔN TẬP VỀ CÁC GIÁ TRỊ NỘI DUNG VÀ NGHỆ THUẬT    ( 40</w:t>
      </w:r>
      <w:r w:rsidRPr="009B10CA">
        <w:rPr>
          <w:rFonts w:ascii="Times New Roman" w:hAnsi="Times New Roman"/>
          <w:b/>
          <w:color w:val="0000CC"/>
          <w:szCs w:val="28"/>
          <w:lang w:val="pt-BR"/>
        </w:rPr>
        <w:t>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5665"/>
      </w:tblGrid>
      <w:tr w:rsidR="00636BB3" w:rsidRPr="009B10CA" w:rsidTr="003B3DBD">
        <w:trPr>
          <w:trHeight w:val="384"/>
        </w:trPr>
        <w:tc>
          <w:tcPr>
            <w:tcW w:w="4219" w:type="dxa"/>
          </w:tcPr>
          <w:p w:rsidR="00636BB3" w:rsidRPr="009B10CA" w:rsidRDefault="00636BB3" w:rsidP="003B3DBD">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665" w:type="dxa"/>
          </w:tcPr>
          <w:p w:rsidR="00636BB3" w:rsidRPr="009B10CA" w:rsidRDefault="00636BB3" w:rsidP="003B3DBD">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636BB3" w:rsidRPr="009B10CA" w:rsidTr="003B3DBD">
        <w:trPr>
          <w:trHeight w:val="307"/>
        </w:trPr>
        <w:tc>
          <w:tcPr>
            <w:tcW w:w="4219" w:type="dxa"/>
          </w:tcPr>
          <w:p w:rsidR="00636BB3" w:rsidRPr="009B10CA" w:rsidRDefault="00636BB3" w:rsidP="003B3DBD">
            <w:pPr>
              <w:spacing w:line="276" w:lineRule="auto"/>
              <w:jc w:val="both"/>
              <w:rPr>
                <w:rFonts w:ascii="Times New Roman" w:hAnsi="Times New Roman"/>
                <w:szCs w:val="28"/>
              </w:rPr>
            </w:pPr>
            <w:r w:rsidRPr="009B10CA">
              <w:rPr>
                <w:rFonts w:ascii="Times New Roman" w:hAnsi="Times New Roman"/>
                <w:szCs w:val="28"/>
              </w:rPr>
              <w:t>- Gọi HS đọc bài tập 1.</w:t>
            </w:r>
          </w:p>
          <w:p w:rsidR="00636BB3" w:rsidRPr="009B10CA" w:rsidRDefault="00636BB3" w:rsidP="003B3DBD">
            <w:pPr>
              <w:spacing w:line="276" w:lineRule="auto"/>
              <w:jc w:val="both"/>
              <w:rPr>
                <w:rFonts w:ascii="Times New Roman" w:hAnsi="Times New Roman"/>
                <w:b/>
                <w:color w:val="FF0000"/>
                <w:szCs w:val="28"/>
                <w:lang w:val="da-DK"/>
              </w:rPr>
            </w:pPr>
            <w:r w:rsidRPr="009B10CA">
              <w:rPr>
                <w:rFonts w:ascii="Times New Roman" w:hAnsi="Times New Roman"/>
                <w:b/>
                <w:color w:val="FF0000"/>
                <w:szCs w:val="28"/>
                <w:lang w:val="da-DK"/>
              </w:rPr>
              <w:t>HOẠT ĐỘNG NHÓM</w:t>
            </w:r>
          </w:p>
          <w:p w:rsidR="00636BB3" w:rsidRPr="009B10CA" w:rsidRDefault="00636BB3" w:rsidP="003B3DBD">
            <w:pPr>
              <w:spacing w:line="276" w:lineRule="auto"/>
              <w:jc w:val="both"/>
              <w:rPr>
                <w:rFonts w:ascii="Times New Roman" w:hAnsi="Times New Roman"/>
                <w:szCs w:val="28"/>
                <w:lang w:val="da-DK"/>
              </w:rPr>
            </w:pPr>
            <w:r w:rsidRPr="009B10CA">
              <w:rPr>
                <w:rFonts w:ascii="Times New Roman" w:hAnsi="Times New Roman"/>
                <w:szCs w:val="28"/>
                <w:lang w:val="da-DK"/>
              </w:rPr>
              <w:t>-  Giao nhiệm vụ cho các nhóm :</w:t>
            </w:r>
          </w:p>
          <w:p w:rsidR="00636BB3" w:rsidRPr="009B10CA" w:rsidRDefault="00636BB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1-2: phần a.</w:t>
            </w:r>
          </w:p>
          <w:p w:rsidR="00636BB3" w:rsidRPr="009B10CA" w:rsidRDefault="00636BB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3-4: phần b</w:t>
            </w:r>
          </w:p>
          <w:p w:rsidR="00636BB3" w:rsidRPr="009B10CA" w:rsidRDefault="00636BB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636BB3" w:rsidRPr="009B10CA" w:rsidRDefault="00636BB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636BB3" w:rsidRPr="009B10CA" w:rsidRDefault="00636BB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chức cho HS nhận xét</w:t>
            </w:r>
          </w:p>
          <w:p w:rsidR="00636BB3" w:rsidRPr="009B10CA" w:rsidRDefault="00636BB3" w:rsidP="003B3DBD">
            <w:pPr>
              <w:spacing w:line="276" w:lineRule="auto"/>
              <w:jc w:val="both"/>
              <w:rPr>
                <w:rFonts w:ascii="Times New Roman" w:hAnsi="Times New Roman"/>
                <w:b/>
                <w:szCs w:val="28"/>
                <w:lang w:val="sv-SE"/>
              </w:rPr>
            </w:pPr>
            <w:r w:rsidRPr="009B10CA">
              <w:rPr>
                <w:rFonts w:ascii="Times New Roman" w:hAnsi="Times New Roman"/>
                <w:szCs w:val="28"/>
                <w:lang w:val="da-DK"/>
              </w:rPr>
              <w:t>- Gv tổng hợp ý kiến và kết luận chung.</w:t>
            </w:r>
          </w:p>
        </w:tc>
        <w:tc>
          <w:tcPr>
            <w:tcW w:w="5665" w:type="dxa"/>
          </w:tcPr>
          <w:p w:rsidR="00636BB3" w:rsidRPr="00DF5BFB" w:rsidRDefault="00DF5BFB" w:rsidP="00DF5BFB">
            <w:pPr>
              <w:tabs>
                <w:tab w:val="center" w:pos="4320"/>
                <w:tab w:val="right" w:pos="8640"/>
              </w:tabs>
              <w:spacing w:line="276" w:lineRule="auto"/>
              <w:jc w:val="both"/>
              <w:rPr>
                <w:rFonts w:ascii="Times New Roman" w:hAnsi="Times New Roman"/>
                <w:b/>
                <w:szCs w:val="28"/>
                <w:u w:val="single"/>
                <w:lang w:val="sv-SE"/>
              </w:rPr>
            </w:pPr>
            <w:r>
              <w:rPr>
                <w:rFonts w:ascii="Times New Roman" w:hAnsi="Times New Roman"/>
                <w:b/>
                <w:szCs w:val="28"/>
                <w:u w:val="single"/>
                <w:lang w:val="sv-SE"/>
              </w:rPr>
              <w:t>Bài 1:</w:t>
            </w:r>
            <w:r>
              <w:rPr>
                <w:rFonts w:ascii="Times New Roman" w:hAnsi="Times New Roman"/>
                <w:szCs w:val="28"/>
                <w:lang w:val="sv-SE"/>
              </w:rPr>
              <w:t xml:space="preserve"> Nêu cảm nhận về tình mẫu tử của chu bé Hồng</w:t>
            </w:r>
            <w:r w:rsidR="00636BB3" w:rsidRPr="009B10CA">
              <w:rPr>
                <w:rFonts w:ascii="Times New Roman" w:hAnsi="Times New Roman"/>
                <w:szCs w:val="28"/>
                <w:lang w:val="sv-SE"/>
              </w:rPr>
              <w:t>.</w:t>
            </w:r>
          </w:p>
          <w:p w:rsidR="00636BB3" w:rsidRPr="009B10CA" w:rsidRDefault="00636BB3" w:rsidP="003B3DBD">
            <w:pPr>
              <w:spacing w:line="276" w:lineRule="auto"/>
              <w:jc w:val="both"/>
              <w:rPr>
                <w:rFonts w:ascii="Times New Roman" w:hAnsi="Times New Roman"/>
                <w:szCs w:val="28"/>
                <w:lang w:val="sv-SE"/>
              </w:rPr>
            </w:pPr>
            <w:r w:rsidRPr="009B10CA">
              <w:rPr>
                <w:rFonts w:ascii="Times New Roman" w:hAnsi="Times New Roman"/>
                <w:szCs w:val="28"/>
                <w:lang w:val="sv-SE"/>
              </w:rPr>
              <w:t>+ G</w:t>
            </w:r>
            <w:r w:rsidR="00DF5BFB">
              <w:rPr>
                <w:rFonts w:ascii="Times New Roman" w:hAnsi="Times New Roman"/>
                <w:szCs w:val="28"/>
                <w:lang w:val="sv-SE"/>
              </w:rPr>
              <w:t>iới thiệu hoàn cảnh đáng thương</w:t>
            </w:r>
            <w:r w:rsidRPr="009B10CA">
              <w:rPr>
                <w:rFonts w:ascii="Times New Roman" w:hAnsi="Times New Roman"/>
                <w:szCs w:val="28"/>
                <w:lang w:val="sv-SE"/>
              </w:rPr>
              <w:t>.</w:t>
            </w:r>
          </w:p>
          <w:p w:rsidR="00DF5BFB" w:rsidRDefault="00636BB3" w:rsidP="003B3DBD">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sidR="00DF5BFB">
              <w:rPr>
                <w:rFonts w:ascii="Times New Roman" w:hAnsi="Times New Roman"/>
                <w:szCs w:val="28"/>
                <w:lang w:val="sv-SE"/>
              </w:rPr>
              <w:t>Cảm nhận tình mẫu tử ở hai thời điểm: những ngày sống xa mẹ và khi được ở trong lòng mẹ</w:t>
            </w:r>
          </w:p>
          <w:p w:rsidR="00636BB3" w:rsidRPr="009B10CA" w:rsidRDefault="00DF5BFB" w:rsidP="003B3DBD">
            <w:pPr>
              <w:spacing w:line="276" w:lineRule="auto"/>
              <w:jc w:val="both"/>
              <w:rPr>
                <w:rFonts w:ascii="Times New Roman" w:hAnsi="Times New Roman"/>
                <w:szCs w:val="28"/>
                <w:lang w:val="sv-SE"/>
              </w:rPr>
            </w:pPr>
            <w:r>
              <w:rPr>
                <w:rFonts w:ascii="Times New Roman" w:hAnsi="Times New Roman"/>
                <w:szCs w:val="28"/>
                <w:lang w:val="sv-SE"/>
              </w:rPr>
              <w:t>+ Cảm nhận về nghệ thuật khắc họa tâm trạng nhân vật của nhà văn Nguyên Hồng</w:t>
            </w:r>
            <w:r w:rsidR="00636BB3" w:rsidRPr="009B10CA">
              <w:rPr>
                <w:rFonts w:ascii="Times New Roman" w:hAnsi="Times New Roman"/>
                <w:szCs w:val="28"/>
                <w:lang w:val="sv-SE"/>
              </w:rPr>
              <w:t>.</w:t>
            </w:r>
          </w:p>
          <w:p w:rsidR="00636BB3" w:rsidRPr="009B10CA" w:rsidRDefault="00DF5BFB" w:rsidP="003B3DBD">
            <w:pPr>
              <w:spacing w:line="276" w:lineRule="auto"/>
              <w:jc w:val="both"/>
              <w:rPr>
                <w:rFonts w:ascii="Times New Roman" w:hAnsi="Times New Roman"/>
                <w:szCs w:val="28"/>
                <w:lang w:val="sv-SE"/>
              </w:rPr>
            </w:pPr>
            <w:r>
              <w:rPr>
                <w:rFonts w:ascii="Times New Roman" w:hAnsi="Times New Roman"/>
                <w:b/>
                <w:szCs w:val="28"/>
                <w:u w:val="single"/>
                <w:lang w:val="sv-SE"/>
              </w:rPr>
              <w:t>Bài 2:</w:t>
            </w:r>
            <w:r>
              <w:rPr>
                <w:rFonts w:ascii="Times New Roman" w:hAnsi="Times New Roman"/>
                <w:szCs w:val="28"/>
                <w:lang w:val="sv-SE"/>
              </w:rPr>
              <w:t xml:space="preserve">  Nêu cảm nhận về hình tượng người phụ nữ nông dân Việt Nam</w:t>
            </w:r>
            <w:r w:rsidR="00636BB3" w:rsidRPr="009B10CA">
              <w:rPr>
                <w:rFonts w:ascii="Times New Roman" w:hAnsi="Times New Roman"/>
                <w:szCs w:val="28"/>
                <w:lang w:val="sv-SE"/>
              </w:rPr>
              <w:t>:</w:t>
            </w:r>
          </w:p>
          <w:p w:rsidR="00DF5BFB" w:rsidRPr="009B10CA" w:rsidRDefault="00DF5BFB" w:rsidP="00DF5BFB">
            <w:pPr>
              <w:spacing w:line="276" w:lineRule="auto"/>
              <w:jc w:val="both"/>
              <w:rPr>
                <w:rFonts w:ascii="Times New Roman" w:hAnsi="Times New Roman"/>
                <w:szCs w:val="28"/>
                <w:lang w:val="sv-SE"/>
              </w:rPr>
            </w:pPr>
            <w:r>
              <w:rPr>
                <w:rFonts w:ascii="Times New Roman" w:hAnsi="Times New Roman"/>
                <w:szCs w:val="28"/>
                <w:lang w:val="sv-SE"/>
              </w:rPr>
              <w:t>+ Cảm nhận về hoàn cảnh khốn cùng của chị Dậu</w:t>
            </w:r>
            <w:r w:rsidRPr="009B10CA">
              <w:rPr>
                <w:rFonts w:ascii="Times New Roman" w:hAnsi="Times New Roman"/>
                <w:szCs w:val="28"/>
                <w:lang w:val="sv-SE"/>
              </w:rPr>
              <w:t>.</w:t>
            </w:r>
          </w:p>
          <w:p w:rsidR="00DF5BFB" w:rsidRDefault="00DF5BFB" w:rsidP="00DF5BFB">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Pr>
                <w:rFonts w:ascii="Times New Roman" w:hAnsi="Times New Roman"/>
                <w:szCs w:val="28"/>
                <w:lang w:val="sv-SE"/>
              </w:rPr>
              <w:t>Cảm nhận vẻ đẹp phẩm chấtcủa chị Dậu ở hai thời điểm: khi chăm sóc chồng con và khi đương đầu với bọn cai lệ</w:t>
            </w:r>
          </w:p>
          <w:p w:rsidR="00DF5BFB" w:rsidRPr="009B10CA" w:rsidRDefault="00DF5BFB" w:rsidP="00DF5BFB">
            <w:pPr>
              <w:spacing w:line="276" w:lineRule="auto"/>
              <w:jc w:val="both"/>
              <w:rPr>
                <w:rFonts w:ascii="Times New Roman" w:hAnsi="Times New Roman"/>
                <w:szCs w:val="28"/>
                <w:lang w:val="sv-SE"/>
              </w:rPr>
            </w:pPr>
            <w:r>
              <w:rPr>
                <w:rFonts w:ascii="Times New Roman" w:hAnsi="Times New Roman"/>
                <w:szCs w:val="28"/>
                <w:lang w:val="sv-SE"/>
              </w:rPr>
              <w:t>+ Cảm nhận về nghệ thuật khắc họa nhân vật của nhà văn Ngô Tất Tố</w:t>
            </w:r>
            <w:r w:rsidRPr="009B10CA">
              <w:rPr>
                <w:rFonts w:ascii="Times New Roman" w:hAnsi="Times New Roman"/>
                <w:szCs w:val="28"/>
                <w:lang w:val="sv-SE"/>
              </w:rPr>
              <w:t>.</w:t>
            </w:r>
          </w:p>
          <w:p w:rsidR="00636BB3" w:rsidRPr="009B10CA" w:rsidRDefault="00636BB3" w:rsidP="003B3DBD">
            <w:pPr>
              <w:tabs>
                <w:tab w:val="center" w:pos="4320"/>
                <w:tab w:val="right" w:pos="8640"/>
              </w:tabs>
              <w:spacing w:line="276" w:lineRule="auto"/>
              <w:jc w:val="both"/>
              <w:rPr>
                <w:rFonts w:ascii="Times New Roman" w:hAnsi="Times New Roman"/>
                <w:b/>
                <w:szCs w:val="28"/>
                <w:lang w:val="sv-SE"/>
              </w:rPr>
            </w:pPr>
          </w:p>
        </w:tc>
      </w:tr>
    </w:tbl>
    <w:p w:rsidR="00636BB3" w:rsidRPr="00636BB3" w:rsidRDefault="00636BB3" w:rsidP="00636BB3">
      <w:pPr>
        <w:tabs>
          <w:tab w:val="left" w:pos="2838"/>
        </w:tabs>
        <w:rPr>
          <w:rFonts w:ascii="Times New Roman" w:hAnsi="Times New Roman"/>
          <w:szCs w:val="28"/>
        </w:rPr>
      </w:pPr>
    </w:p>
    <w:p w:rsidR="00747900" w:rsidRPr="00365D26" w:rsidRDefault="00747900" w:rsidP="00365D26">
      <w:pPr>
        <w:tabs>
          <w:tab w:val="left" w:pos="2838"/>
        </w:tabs>
        <w:rPr>
          <w:rFonts w:ascii="Times New Roman" w:hAnsi="Times New Roman"/>
        </w:rPr>
      </w:pPr>
    </w:p>
    <w:p w:rsidR="00DF5BFB" w:rsidRDefault="00DF5BFB" w:rsidP="00365D26">
      <w:pPr>
        <w:keepNext/>
        <w:keepLines/>
        <w:outlineLvl w:val="6"/>
        <w:rPr>
          <w:rFonts w:ascii="Times New Roman" w:eastAsiaTheme="majorEastAsia" w:hAnsi="Times New Roman"/>
          <w:b/>
          <w:bCs/>
          <w:i/>
          <w:iCs/>
          <w:color w:val="000000" w:themeColor="text1"/>
          <w:szCs w:val="28"/>
        </w:rPr>
      </w:pPr>
    </w:p>
    <w:p w:rsidR="00DF5BFB" w:rsidRDefault="00DF5BFB" w:rsidP="00365D26">
      <w:pPr>
        <w:keepNext/>
        <w:keepLines/>
        <w:outlineLvl w:val="6"/>
        <w:rPr>
          <w:rFonts w:ascii="Times New Roman" w:eastAsiaTheme="majorEastAsia" w:hAnsi="Times New Roman"/>
          <w:b/>
          <w:bCs/>
          <w:i/>
          <w:iCs/>
          <w:color w:val="000000" w:themeColor="text1"/>
          <w:szCs w:val="28"/>
        </w:rPr>
      </w:pPr>
    </w:p>
    <w:p w:rsidR="00365D26" w:rsidRPr="00365D26" w:rsidRDefault="00365D26" w:rsidP="00365D26">
      <w:pPr>
        <w:keepNext/>
        <w:keepLines/>
        <w:outlineLvl w:val="6"/>
        <w:rPr>
          <w:rFonts w:ascii="Times New Roman" w:eastAsiaTheme="majorEastAsia" w:hAnsi="Times New Roman"/>
          <w:i/>
          <w:iCs/>
          <w:color w:val="000000" w:themeColor="text1"/>
          <w:sz w:val="52"/>
          <w:szCs w:val="52"/>
        </w:rPr>
      </w:pPr>
      <w:r w:rsidRPr="00365D26">
        <w:rPr>
          <w:rFonts w:ascii="Times New Roman" w:eastAsiaTheme="majorEastAsia" w:hAnsi="Times New Roman"/>
          <w:b/>
          <w:bCs/>
          <w:i/>
          <w:iCs/>
          <w:color w:val="000000" w:themeColor="text1"/>
          <w:szCs w:val="28"/>
        </w:rPr>
        <w:t>Tiết 13- 14</w:t>
      </w:r>
      <w:r w:rsidRPr="00365D26">
        <w:rPr>
          <w:rFonts w:ascii="Times New Roman" w:eastAsiaTheme="majorEastAsia" w:hAnsi="Times New Roman"/>
          <w:i/>
          <w:iCs/>
          <w:color w:val="000000" w:themeColor="text1"/>
        </w:rPr>
        <w:t xml:space="preserve">   </w:t>
      </w:r>
      <w:r w:rsidRPr="00365D26">
        <w:rPr>
          <w:rFonts w:ascii="Times New Roman" w:eastAsiaTheme="majorEastAsia" w:hAnsi="Times New Roman"/>
          <w:b/>
          <w:i/>
          <w:iCs/>
          <w:color w:val="000000" w:themeColor="text1"/>
          <w:szCs w:val="28"/>
        </w:rPr>
        <w:t>Văn bản</w:t>
      </w:r>
      <w:r w:rsidRPr="00365D26">
        <w:rPr>
          <w:rFonts w:ascii="Times New Roman" w:eastAsiaTheme="majorEastAsia" w:hAnsi="Times New Roman"/>
          <w:i/>
          <w:iCs/>
          <w:color w:val="000000" w:themeColor="text1"/>
          <w:sz w:val="52"/>
          <w:szCs w:val="52"/>
        </w:rPr>
        <w:t xml:space="preserve">    </w:t>
      </w:r>
    </w:p>
    <w:p w:rsidR="00365D26" w:rsidRPr="00365D26" w:rsidRDefault="00365D26" w:rsidP="00365D26">
      <w:pPr>
        <w:keepNext/>
        <w:keepLines/>
        <w:jc w:val="center"/>
        <w:outlineLvl w:val="6"/>
        <w:rPr>
          <w:rFonts w:ascii="Times New Roman" w:eastAsiaTheme="majorEastAsia" w:hAnsi="Times New Roman"/>
          <w:b/>
          <w:bCs/>
          <w:i/>
          <w:iCs/>
          <w:color w:val="000000" w:themeColor="text1"/>
          <w:sz w:val="52"/>
          <w:szCs w:val="52"/>
        </w:rPr>
      </w:pPr>
      <w:r w:rsidRPr="00365D26">
        <w:rPr>
          <w:rFonts w:ascii="Times New Roman" w:eastAsiaTheme="majorEastAsia" w:hAnsi="Times New Roman"/>
          <w:b/>
          <w:bCs/>
          <w:i/>
          <w:iCs/>
          <w:color w:val="000000" w:themeColor="text1"/>
          <w:sz w:val="52"/>
          <w:szCs w:val="52"/>
        </w:rPr>
        <w:t>Lão Hạc</w:t>
      </w:r>
    </w:p>
    <w:p w:rsidR="00365D26" w:rsidRPr="00365D26" w:rsidRDefault="00365D26" w:rsidP="00365D26">
      <w:pPr>
        <w:jc w:val="right"/>
        <w:rPr>
          <w:rFonts w:ascii="Times New Roman" w:hAnsi="Times New Roman"/>
          <w:b/>
        </w:rPr>
      </w:pPr>
      <w:r w:rsidRPr="00365D26">
        <w:rPr>
          <w:rFonts w:ascii="Times New Roman" w:hAnsi="Times New Roman"/>
          <w:b/>
        </w:rPr>
        <w:t xml:space="preserve">                                 ( Nam Cao )</w:t>
      </w:r>
    </w:p>
    <w:p w:rsidR="00365D26" w:rsidRPr="00365D26" w:rsidRDefault="00365D26" w:rsidP="00365D26">
      <w:pPr>
        <w:rPr>
          <w:rFonts w:ascii="Times New Roman" w:hAnsi="Times New Roman"/>
          <w:b/>
        </w:rPr>
      </w:pPr>
      <w:r w:rsidRPr="00365D26">
        <w:rPr>
          <w:rFonts w:ascii="Times New Roman" w:hAnsi="Times New Roman"/>
          <w:b/>
          <w:bCs/>
          <w:sz w:val="32"/>
          <w:szCs w:val="32"/>
        </w:rPr>
        <w:lastRenderedPageBreak/>
        <w:t xml:space="preserve"> </w:t>
      </w:r>
      <w:r w:rsidRPr="00365D26">
        <w:rPr>
          <w:rFonts w:ascii="Times New Roman" w:hAnsi="Times New Roman"/>
          <w:b/>
          <w:szCs w:val="28"/>
          <w:lang w:val="nl-NL"/>
        </w:rPr>
        <w:t>I.</w:t>
      </w:r>
      <w:r w:rsidR="001041E4">
        <w:rPr>
          <w:rFonts w:ascii="Times New Roman" w:hAnsi="Times New Roman"/>
          <w:b/>
          <w:szCs w:val="28"/>
          <w:lang w:val="nl-NL"/>
        </w:rPr>
        <w:t xml:space="preserve"> Mục tiê</w:t>
      </w:r>
      <w:r w:rsidRPr="00365D26">
        <w:rPr>
          <w:rFonts w:ascii="Times New Roman" w:hAnsi="Times New Roman"/>
          <w:b/>
          <w:szCs w:val="28"/>
          <w:lang w:val="nl-NL"/>
        </w:rPr>
        <w:t>u bài học:</w:t>
      </w:r>
    </w:p>
    <w:p w:rsidR="00365D26" w:rsidRPr="001041E4" w:rsidRDefault="00365D26" w:rsidP="009271D9">
      <w:pPr>
        <w:pStyle w:val="ListParagraph"/>
        <w:numPr>
          <w:ilvl w:val="0"/>
          <w:numId w:val="24"/>
        </w:numPr>
        <w:spacing w:before="120"/>
        <w:jc w:val="both"/>
        <w:rPr>
          <w:rFonts w:ascii="Times New Roman" w:hAnsi="Times New Roman"/>
          <w:b/>
        </w:rPr>
      </w:pPr>
      <w:r w:rsidRPr="001041E4">
        <w:rPr>
          <w:rFonts w:ascii="Times New Roman" w:hAnsi="Times New Roman"/>
          <w:b/>
          <w:bCs/>
        </w:rPr>
        <w:t>V</w:t>
      </w:r>
      <w:r w:rsidRPr="001041E4">
        <w:rPr>
          <w:rFonts w:ascii="Times New Roman" w:hAnsi="Times New Roman" w:cs="Arial"/>
          <w:b/>
          <w:bCs/>
        </w:rPr>
        <w:t>ề</w:t>
      </w:r>
      <w:r w:rsidRPr="001041E4">
        <w:rPr>
          <w:rFonts w:ascii="Times New Roman" w:hAnsi="Times New Roman"/>
          <w:b/>
          <w:bCs/>
        </w:rPr>
        <w:t xml:space="preserve"> ki</w:t>
      </w:r>
      <w:r w:rsidRPr="001041E4">
        <w:rPr>
          <w:rFonts w:ascii="Times New Roman" w:hAnsi="Times New Roman" w:cs="Arial"/>
          <w:b/>
          <w:bCs/>
        </w:rPr>
        <w:t>ế</w:t>
      </w:r>
      <w:r w:rsidRPr="001041E4">
        <w:rPr>
          <w:rFonts w:ascii="Times New Roman" w:hAnsi="Times New Roman"/>
          <w:b/>
          <w:bCs/>
        </w:rPr>
        <w:t>n th</w:t>
      </w:r>
      <w:r w:rsidRPr="001041E4">
        <w:rPr>
          <w:rFonts w:ascii="Times New Roman" w:hAnsi="Times New Roman" w:cs="Arial"/>
          <w:b/>
          <w:bCs/>
        </w:rPr>
        <w:t>ứ</w:t>
      </w:r>
      <w:r w:rsidRPr="001041E4">
        <w:rPr>
          <w:rFonts w:ascii="Times New Roman" w:hAnsi="Times New Roman"/>
          <w:b/>
          <w:bCs/>
        </w:rPr>
        <w:t>c:</w:t>
      </w:r>
    </w:p>
    <w:p w:rsidR="00365D26" w:rsidRPr="00365D26" w:rsidRDefault="00365D26" w:rsidP="00365D26">
      <w:pPr>
        <w:ind w:firstLine="720"/>
        <w:jc w:val="both"/>
        <w:rPr>
          <w:rFonts w:ascii="Times New Roman" w:hAnsi="Times New Roman"/>
        </w:rPr>
      </w:pPr>
      <w:r w:rsidRPr="00365D26">
        <w:rPr>
          <w:rFonts w:ascii="Times New Roman" w:hAnsi="Times New Roman"/>
        </w:rPr>
        <w:t>+ Có được tình cảnh khốn cùng và nhân cách cao quí của nhân vật Lão Hạc qua đó hiểu thêm về số phận đáng thương và vẻ đẹp tâm hồn đáng trọng của người nông dân Việt Nam trước CM tháng tám.</w:t>
      </w:r>
    </w:p>
    <w:p w:rsidR="00365D26" w:rsidRPr="00365D26" w:rsidRDefault="00365D26" w:rsidP="00365D26">
      <w:pPr>
        <w:ind w:firstLine="720"/>
        <w:jc w:val="both"/>
        <w:rPr>
          <w:rFonts w:ascii="Times New Roman" w:hAnsi="Times New Roman"/>
        </w:rPr>
      </w:pPr>
      <w:r w:rsidRPr="00365D26">
        <w:rPr>
          <w:rFonts w:ascii="Times New Roman" w:hAnsi="Times New Roman"/>
        </w:rPr>
        <w:t>+ Thấy được lòng nhân đạo sâu sắc của nhà văn Nam Cao, thương cảm đến xót xa thật sự trân trọng đối với người nông dân nghèo khổ.</w:t>
      </w:r>
    </w:p>
    <w:p w:rsidR="00365D26" w:rsidRPr="00365D26" w:rsidRDefault="00365D26" w:rsidP="00365D26">
      <w:pPr>
        <w:ind w:firstLine="720"/>
        <w:jc w:val="both"/>
        <w:rPr>
          <w:rFonts w:ascii="Times New Roman" w:hAnsi="Times New Roman"/>
        </w:rPr>
      </w:pPr>
      <w:r w:rsidRPr="00365D26">
        <w:rPr>
          <w:rFonts w:ascii="Times New Roman" w:hAnsi="Times New Roman"/>
        </w:rPr>
        <w:t>+ Ban đầu hiểu được đặc sắc truyện ngắn Nam Cao: Khắc hoạ nhân vật tài tình, cách dẫn truyện tự nhiên, hấp dẫn, sự kết hợp tự sự, triết lý .....</w:t>
      </w:r>
    </w:p>
    <w:p w:rsidR="00365D26" w:rsidRPr="001041E4" w:rsidRDefault="00365D26" w:rsidP="009271D9">
      <w:pPr>
        <w:pStyle w:val="ListParagraph"/>
        <w:numPr>
          <w:ilvl w:val="0"/>
          <w:numId w:val="24"/>
        </w:numPr>
        <w:jc w:val="both"/>
        <w:rPr>
          <w:rFonts w:ascii="Times New Roman" w:hAnsi="Times New Roman"/>
        </w:rPr>
      </w:pPr>
      <w:r w:rsidRPr="001041E4">
        <w:rPr>
          <w:rFonts w:ascii="Times New Roman" w:hAnsi="Times New Roman"/>
          <w:b/>
          <w:bCs/>
        </w:rPr>
        <w:t>V</w:t>
      </w:r>
      <w:r w:rsidRPr="001041E4">
        <w:rPr>
          <w:rFonts w:ascii="Times New Roman" w:hAnsi="Times New Roman" w:cs="Arial"/>
          <w:b/>
          <w:bCs/>
        </w:rPr>
        <w:t>ề</w:t>
      </w:r>
      <w:r w:rsidRPr="001041E4">
        <w:rPr>
          <w:rFonts w:ascii="Times New Roman" w:hAnsi="Times New Roman"/>
          <w:b/>
          <w:bCs/>
        </w:rPr>
        <w:t xml:space="preserve"> k</w:t>
      </w:r>
      <w:r w:rsidRPr="001041E4">
        <w:rPr>
          <w:rFonts w:ascii="Times New Roman" w:hAnsi="Times New Roman" w:cs="Arial"/>
          <w:b/>
          <w:bCs/>
        </w:rPr>
        <w:t>ỹ</w:t>
      </w:r>
      <w:r w:rsidRPr="001041E4">
        <w:rPr>
          <w:rFonts w:ascii="Times New Roman" w:hAnsi="Times New Roman"/>
          <w:b/>
          <w:bCs/>
        </w:rPr>
        <w:t xml:space="preserve"> n</w:t>
      </w:r>
      <w:r w:rsidRPr="001041E4">
        <w:rPr>
          <w:rFonts w:ascii="Times New Roman" w:hAnsi="Times New Roman" w:cs="Arial"/>
          <w:b/>
          <w:bCs/>
        </w:rPr>
        <w:t>ă</w:t>
      </w:r>
      <w:r w:rsidRPr="001041E4">
        <w:rPr>
          <w:rFonts w:ascii="Times New Roman" w:hAnsi="Times New Roman"/>
          <w:b/>
          <w:bCs/>
        </w:rPr>
        <w:t xml:space="preserve">ng: </w:t>
      </w:r>
      <w:r w:rsidRPr="001041E4">
        <w:rPr>
          <w:rFonts w:ascii="Times New Roman" w:hAnsi="Times New Roman"/>
          <w:bCs/>
        </w:rPr>
        <w:t>Biết t</w:t>
      </w:r>
      <w:r w:rsidRPr="001041E4">
        <w:rPr>
          <w:rFonts w:ascii="Times New Roman" w:hAnsi="Times New Roman"/>
        </w:rPr>
        <w:t>ìm hiểu và phân tích nhân vật  qua ngôn ngữ đối thoại, độc thoại, qua hình dáng, cử chỉ và hành động; kĩ năng đọc diễn cảm, thay đổi giọng điệu thể hiện tâm trạng các nhân vật khác nhau trong truyện.</w:t>
      </w:r>
    </w:p>
    <w:p w:rsidR="00365D26" w:rsidRPr="001041E4" w:rsidRDefault="00365D26" w:rsidP="009271D9">
      <w:pPr>
        <w:pStyle w:val="ListParagraph"/>
        <w:numPr>
          <w:ilvl w:val="0"/>
          <w:numId w:val="24"/>
        </w:numPr>
        <w:jc w:val="both"/>
        <w:rPr>
          <w:rFonts w:ascii="Times New Roman" w:hAnsi="Times New Roman"/>
        </w:rPr>
      </w:pPr>
      <w:r w:rsidRPr="001041E4">
        <w:rPr>
          <w:rFonts w:ascii="Times New Roman" w:hAnsi="Times New Roman"/>
          <w:b/>
          <w:bCs/>
        </w:rPr>
        <w:t>V</w:t>
      </w:r>
      <w:r w:rsidRPr="001041E4">
        <w:rPr>
          <w:rFonts w:ascii="Times New Roman" w:hAnsi="Times New Roman" w:cs="Arial"/>
          <w:b/>
          <w:bCs/>
        </w:rPr>
        <w:t>ề</w:t>
      </w:r>
      <w:r w:rsidRPr="001041E4">
        <w:rPr>
          <w:rFonts w:ascii="Times New Roman" w:hAnsi="Times New Roman"/>
          <w:b/>
          <w:bCs/>
        </w:rPr>
        <w:t xml:space="preserve"> th</w:t>
      </w:r>
      <w:r w:rsidRPr="001041E4">
        <w:rPr>
          <w:rFonts w:ascii="Times New Roman" w:hAnsi="Times New Roman" w:cs=".VnTime"/>
          <w:b/>
          <w:bCs/>
        </w:rPr>
        <w:t>á</w:t>
      </w:r>
      <w:r w:rsidRPr="001041E4">
        <w:rPr>
          <w:rFonts w:ascii="Times New Roman" w:hAnsi="Times New Roman"/>
          <w:b/>
          <w:bCs/>
        </w:rPr>
        <w:t xml:space="preserve">i </w:t>
      </w:r>
      <w:r w:rsidRPr="001041E4">
        <w:rPr>
          <w:rFonts w:ascii="Times New Roman" w:hAnsi="Times New Roman" w:cs="Arial"/>
          <w:b/>
          <w:bCs/>
        </w:rPr>
        <w:t>độ</w:t>
      </w:r>
      <w:r w:rsidRPr="001041E4">
        <w:rPr>
          <w:rFonts w:ascii="Arial" w:hAnsi="Arial" w:cs="Arial"/>
          <w:b/>
          <w:bCs/>
          <w:i/>
        </w:rPr>
        <w:t xml:space="preserve">: </w:t>
      </w:r>
      <w:r w:rsidRPr="001041E4">
        <w:rPr>
          <w:rFonts w:ascii="Times New Roman" w:hAnsi="Times New Roman"/>
        </w:rPr>
        <w:t>Sẽ có thêm về số phận  đáng thương và vẻ đẹp tâm hồn rất đáng trân trọng của người nông dân Việt Nam trước CM tháng 8.</w:t>
      </w:r>
    </w:p>
    <w:p w:rsidR="00365D26" w:rsidRPr="00365D26" w:rsidRDefault="00365D26" w:rsidP="00365D26">
      <w:pPr>
        <w:keepNext/>
        <w:keepLines/>
        <w:jc w:val="both"/>
        <w:outlineLvl w:val="5"/>
        <w:rPr>
          <w:rFonts w:ascii="Times New Roman" w:eastAsiaTheme="majorEastAsia" w:hAnsi="Times New Roman"/>
          <w:b/>
          <w:iCs/>
          <w:color w:val="000000" w:themeColor="text1"/>
        </w:rPr>
      </w:pPr>
      <w:r w:rsidRPr="00365D26">
        <w:rPr>
          <w:rFonts w:ascii="Times New Roman" w:eastAsiaTheme="majorEastAsia" w:hAnsi="Times New Roman"/>
          <w:b/>
          <w:iCs/>
          <w:color w:val="000000" w:themeColor="text1"/>
        </w:rPr>
        <w:t>II. Chuẩn bị</w:t>
      </w:r>
      <w:r w:rsidR="001041E4">
        <w:rPr>
          <w:rFonts w:ascii="Times New Roman" w:eastAsiaTheme="majorEastAsia" w:hAnsi="Times New Roman"/>
          <w:b/>
          <w:iCs/>
          <w:color w:val="000000" w:themeColor="text1"/>
        </w:rPr>
        <w:t xml:space="preserve"> </w:t>
      </w:r>
      <w:r w:rsidRPr="00365D26">
        <w:rPr>
          <w:rFonts w:ascii="Times New Roman" w:eastAsiaTheme="majorEastAsia" w:hAnsi="Times New Roman"/>
          <w:b/>
          <w:iCs/>
          <w:color w:val="000000" w:themeColor="text1"/>
        </w:rPr>
        <w:t xml:space="preserve"> </w:t>
      </w:r>
    </w:p>
    <w:p w:rsidR="00365D26" w:rsidRPr="00365D26" w:rsidRDefault="00365D26" w:rsidP="00365D26">
      <w:pPr>
        <w:jc w:val="both"/>
        <w:rPr>
          <w:rFonts w:ascii="Times New Roman" w:hAnsi="Times New Roman"/>
        </w:rPr>
      </w:pPr>
      <w:r w:rsidRPr="00365D26">
        <w:rPr>
          <w:rFonts w:ascii="Times New Roman" w:hAnsi="Times New Roman"/>
        </w:rPr>
        <w:t xml:space="preserve">    </w:t>
      </w:r>
      <w:r w:rsidRPr="00365D26">
        <w:rPr>
          <w:rFonts w:ascii="Times New Roman" w:hAnsi="Times New Roman"/>
          <w:b/>
        </w:rPr>
        <w:t xml:space="preserve">1. </w:t>
      </w:r>
      <w:r w:rsidR="001041E4">
        <w:rPr>
          <w:rFonts w:ascii="Times New Roman" w:hAnsi="Times New Roman"/>
          <w:b/>
        </w:rPr>
        <w:t>Giáo viên</w:t>
      </w:r>
      <w:r w:rsidRPr="00365D26">
        <w:rPr>
          <w:rFonts w:ascii="Times New Roman" w:hAnsi="Times New Roman"/>
          <w:b/>
        </w:rPr>
        <w:t>:-</w:t>
      </w:r>
      <w:r w:rsidRPr="00365D26">
        <w:rPr>
          <w:rFonts w:ascii="Times New Roman" w:hAnsi="Times New Roman"/>
        </w:rPr>
        <w:t xml:space="preserve"> </w:t>
      </w:r>
      <w:r w:rsidR="001041E4">
        <w:rPr>
          <w:rFonts w:ascii="Times New Roman" w:hAnsi="Times New Roman"/>
        </w:rPr>
        <w:t>giáo án</w:t>
      </w:r>
    </w:p>
    <w:p w:rsidR="00365D26" w:rsidRPr="00365D26" w:rsidRDefault="00365D26" w:rsidP="00365D26">
      <w:pPr>
        <w:jc w:val="both"/>
        <w:rPr>
          <w:rFonts w:ascii="Times New Roman" w:hAnsi="Times New Roman"/>
        </w:rPr>
      </w:pPr>
      <w:r w:rsidRPr="00365D26">
        <w:rPr>
          <w:rFonts w:ascii="Times New Roman" w:hAnsi="Times New Roman"/>
        </w:rPr>
        <w:t xml:space="preserve">    </w:t>
      </w:r>
      <w:r w:rsidRPr="00365D26">
        <w:rPr>
          <w:rFonts w:ascii="Times New Roman" w:hAnsi="Times New Roman"/>
          <w:b/>
        </w:rPr>
        <w:t>2. Học sinh:</w:t>
      </w:r>
      <w:r w:rsidRPr="00365D26">
        <w:rPr>
          <w:rFonts w:ascii="Arial" w:hAnsi="Arial" w:cs="Arial"/>
        </w:rPr>
        <w:t xml:space="preserve"> </w:t>
      </w:r>
      <w:r w:rsidRPr="00365D26">
        <w:rPr>
          <w:rFonts w:ascii="Times New Roman" w:hAnsi="Times New Roman"/>
        </w:rPr>
        <w:t>- tóm tắt truyện</w:t>
      </w:r>
    </w:p>
    <w:p w:rsidR="00365D26" w:rsidRPr="00365D26" w:rsidRDefault="00365D26" w:rsidP="00365D26">
      <w:pPr>
        <w:rPr>
          <w:rFonts w:ascii="Times New Roman" w:hAnsi="Times New Roman"/>
          <w:szCs w:val="28"/>
        </w:rPr>
      </w:pPr>
      <w:r w:rsidRPr="00365D26">
        <w:rPr>
          <w:rFonts w:ascii="Times New Roman" w:hAnsi="Times New Roman"/>
          <w:b/>
          <w:color w:val="000000" w:themeColor="text1"/>
        </w:rPr>
        <w:t>III. Phương pháp dạy -  học</w:t>
      </w:r>
      <w:r w:rsidRPr="00365D26">
        <w:rPr>
          <w:rFonts w:ascii="Times New Roman" w:hAnsi="Times New Roman"/>
          <w:b/>
          <w:i/>
          <w:color w:val="000000" w:themeColor="text1"/>
        </w:rPr>
        <w:t>:</w:t>
      </w:r>
      <w:r w:rsidRPr="00365D26">
        <w:rPr>
          <w:rFonts w:ascii="Times New Roman" w:hAnsi="Times New Roman"/>
          <w:szCs w:val="28"/>
        </w:rPr>
        <w:t xml:space="preserve"> Đọc hiểu, vấn đáp, b</w:t>
      </w:r>
      <w:r w:rsidR="001041E4">
        <w:rPr>
          <w:rFonts w:ascii="Times New Roman" w:hAnsi="Times New Roman"/>
          <w:szCs w:val="28"/>
        </w:rPr>
        <w:t>ì</w:t>
      </w:r>
      <w:r w:rsidRPr="00365D26">
        <w:rPr>
          <w:rFonts w:ascii="Times New Roman" w:hAnsi="Times New Roman"/>
          <w:szCs w:val="28"/>
        </w:rPr>
        <w:t>nh giảng, thảo luận</w:t>
      </w:r>
    </w:p>
    <w:p w:rsidR="00365D26" w:rsidRPr="00365D26" w:rsidRDefault="00365D26" w:rsidP="00365D26">
      <w:pPr>
        <w:rPr>
          <w:rFonts w:ascii="Times New Roman" w:hAnsi="Times New Roman"/>
          <w:b/>
        </w:rPr>
      </w:pPr>
      <w:r w:rsidRPr="00365D26">
        <w:rPr>
          <w:rFonts w:ascii="Times New Roman" w:hAnsi="Times New Roman"/>
          <w:b/>
        </w:rPr>
        <w:t>IV. Tiến tr</w:t>
      </w:r>
      <w:r w:rsidR="001041E4">
        <w:rPr>
          <w:rFonts w:ascii="Times New Roman" w:hAnsi="Times New Roman"/>
          <w:b/>
        </w:rPr>
        <w:t>ì</w:t>
      </w:r>
      <w:r w:rsidRPr="00365D26">
        <w:rPr>
          <w:rFonts w:ascii="Times New Roman" w:hAnsi="Times New Roman"/>
          <w:b/>
        </w:rPr>
        <w:t>nh dạy – học:</w:t>
      </w:r>
    </w:p>
    <w:p w:rsidR="00365D26" w:rsidRPr="00365D26" w:rsidRDefault="001041E4" w:rsidP="00365D26">
      <w:pPr>
        <w:jc w:val="both"/>
        <w:rPr>
          <w:rFonts w:ascii="Arial" w:hAnsi="Arial" w:cs="Arial"/>
          <w:b/>
          <w:bCs/>
        </w:rPr>
      </w:pPr>
      <w:r>
        <w:rPr>
          <w:rFonts w:ascii="Times New Roman" w:hAnsi="Times New Roman"/>
          <w:b/>
          <w:bCs/>
          <w:i/>
        </w:rPr>
        <w:t>HOẠT ĐỘNG 1: KHỞI ĐỘNG</w:t>
      </w:r>
    </w:p>
    <w:p w:rsidR="00365D26" w:rsidRPr="00365D26" w:rsidRDefault="00365D26" w:rsidP="00365D26">
      <w:pPr>
        <w:jc w:val="both"/>
        <w:rPr>
          <w:rFonts w:ascii="Times New Roman" w:hAnsi="Times New Roman"/>
          <w:b/>
        </w:rPr>
      </w:pPr>
      <w:r w:rsidRPr="00365D26">
        <w:rPr>
          <w:rFonts w:ascii="Times New Roman" w:hAnsi="Times New Roman"/>
          <w:b/>
          <w:bCs/>
        </w:rPr>
        <w:t xml:space="preserve">    </w:t>
      </w:r>
      <w:r w:rsidRPr="00365D26">
        <w:rPr>
          <w:rFonts w:ascii="Times New Roman" w:hAnsi="Times New Roman"/>
          <w:b/>
        </w:rPr>
        <w:t>Kiểm tra bài cũ:</w:t>
      </w:r>
    </w:p>
    <w:p w:rsidR="00365D26" w:rsidRPr="00365D26" w:rsidRDefault="00365D26" w:rsidP="00365D26">
      <w:pPr>
        <w:jc w:val="both"/>
        <w:rPr>
          <w:rFonts w:ascii="Times New Roman" w:hAnsi="Times New Roman"/>
          <w:b/>
        </w:rPr>
      </w:pPr>
      <w:r w:rsidRPr="00365D26">
        <w:rPr>
          <w:rFonts w:ascii="Times New Roman" w:hAnsi="Times New Roman"/>
          <w:b/>
        </w:rPr>
        <w:t xml:space="preserve">     </w:t>
      </w:r>
      <w:r w:rsidRPr="00365D26">
        <w:rPr>
          <w:rFonts w:ascii="Times New Roman" w:hAnsi="Times New Roman"/>
          <w:i/>
        </w:rPr>
        <w:t>? Từ nhân vật chị Dậu , anh Dậu, bà hàng xóm em hiểu gì về số phận và phẩm cách của nông dân Việt Nam trước CM tháng 8.</w:t>
      </w:r>
    </w:p>
    <w:p w:rsidR="00365D26" w:rsidRPr="00365D26" w:rsidRDefault="001041E4" w:rsidP="001041E4">
      <w:pPr>
        <w:jc w:val="both"/>
        <w:rPr>
          <w:rFonts w:ascii="Times New Roman" w:hAnsi="Times New Roman"/>
        </w:rPr>
      </w:pPr>
      <w:r>
        <w:rPr>
          <w:rFonts w:ascii="Times New Roman" w:hAnsi="Times New Roman"/>
          <w:b/>
          <w:bCs/>
        </w:rPr>
        <w:t xml:space="preserve">     </w:t>
      </w:r>
      <w:r w:rsidR="00365D26" w:rsidRPr="00365D26">
        <w:rPr>
          <w:rFonts w:ascii="Times New Roman" w:hAnsi="Times New Roman"/>
          <w:b/>
          <w:bCs/>
        </w:rPr>
        <w:t>Gi</w:t>
      </w:r>
      <w:r w:rsidR="00365D26" w:rsidRPr="00365D26">
        <w:rPr>
          <w:rFonts w:ascii="Times New Roman" w:hAnsi="Times New Roman"/>
          <w:b/>
          <w:bCs/>
          <w:lang w:val="vi-VN"/>
        </w:rPr>
        <w:t>ới thiệu và dạy bài mới</w:t>
      </w:r>
      <w:r w:rsidR="00365D26" w:rsidRPr="00365D26">
        <w:rPr>
          <w:rFonts w:ascii="Times New Roman" w:hAnsi="Times New Roman"/>
          <w:b/>
          <w:bCs/>
        </w:rPr>
        <w:t xml:space="preserve"> :</w:t>
      </w:r>
    </w:p>
    <w:p w:rsidR="00365D26" w:rsidRPr="00365D26" w:rsidRDefault="00365D26" w:rsidP="00365D26">
      <w:pPr>
        <w:ind w:firstLine="720"/>
        <w:jc w:val="both"/>
        <w:rPr>
          <w:rFonts w:ascii="Times New Roman" w:hAnsi="Times New Roman"/>
        </w:rPr>
      </w:pPr>
      <w:r w:rsidRPr="00365D26">
        <w:rPr>
          <w:rFonts w:ascii="Times New Roman" w:hAnsi="Times New Roman"/>
        </w:rPr>
        <w:t xml:space="preserve"> Có những người nuôi chó quí chó như người như con, nhưng quí  chó đến mức như Lão Hạc thì thật hiếm, và quí chó đến thế tại sao Lão Hạc vẫn bán chó để rồi tự dằn vặt hành hạ mình, và cuối cùng tự tìm  đến  cái chết dữ dội thê thảm, Nam Cao muốn gửi gắm điều gì  qua thiên chuyện đau thương và vô cùng xúc động này.</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HOẠT ĐỘNG </w:t>
      </w:r>
      <w:r w:rsidR="001041E4">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1041E4">
        <w:rPr>
          <w:rFonts w:ascii="Times New Roman" w:hAnsi="Times New Roman"/>
          <w:szCs w:val="28"/>
        </w:rPr>
        <w:t>Ì</w:t>
      </w:r>
      <w:r w:rsidRPr="00365D26">
        <w:rPr>
          <w:rFonts w:ascii="Times New Roman" w:hAnsi="Times New Roman"/>
          <w:szCs w:val="28"/>
        </w:rPr>
        <w:t>m hiểu chung văn bản.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Mục ti</w:t>
      </w:r>
      <w:r w:rsidR="001041E4">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những nét tiêu biểu về tác giả, tác phẩm.</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1041E4">
        <w:rPr>
          <w:rFonts w:ascii="Times New Roman" w:hAnsi="Times New Roman"/>
          <w:szCs w:val="28"/>
        </w:rPr>
        <w:t>Cá nhân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15 ph</w:t>
      </w:r>
      <w:r w:rsidR="001041E4">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624"/>
      </w:tblGrid>
      <w:tr w:rsidR="00365D26" w:rsidRPr="00365D26" w:rsidTr="00223C20">
        <w:tc>
          <w:tcPr>
            <w:tcW w:w="3192" w:type="dxa"/>
          </w:tcPr>
          <w:p w:rsidR="00365D26" w:rsidRPr="00365D26" w:rsidRDefault="00365D26" w:rsidP="001041E4">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1041E4">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62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223C20">
        <w:tc>
          <w:tcPr>
            <w:tcW w:w="3192" w:type="dxa"/>
          </w:tcPr>
          <w:p w:rsidR="00365D26" w:rsidRPr="00365D26" w:rsidRDefault="00365D26" w:rsidP="00365D26">
            <w:pPr>
              <w:spacing w:before="120" w:after="120"/>
              <w:jc w:val="both"/>
              <w:rPr>
                <w:rFonts w:ascii="Times New Roman" w:hAnsi="Times New Roman"/>
                <w:i/>
              </w:rPr>
            </w:pPr>
            <w:r w:rsidRPr="00365D26">
              <w:rPr>
                <w:rFonts w:ascii="Times New Roman" w:hAnsi="Times New Roman"/>
                <w:i/>
              </w:rPr>
              <w:t>? Khái quát vài nét cơ bản về tác giả tác phẩm?</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Yêu cầu đọc diễn cảm   biểu hịên tâm trạng nhân vật.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Ông giáo: Chậm buồn, lúc xót xa đau đớn.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Lão Hạc: Khi đau đớn ân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lastRenderedPageBreak/>
              <w:t>hận, khi năn nỉ dãi bầy khi chua chát,  mỉa mai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Bà giáo: lạnh lùng, coi thường.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Binh tư: Nghi ngờ mỉa mai.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GV nhận xét HS đọc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hướng dẫn HS nắm nghĩa 1 số từ khó: Những thành ngữ, khẩu ngữ, từ địa phương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i/>
              </w:rPr>
              <w:t>? Trong các chuỗi sự việc có mặt những nhân vật nào? ai</w:t>
            </w:r>
            <w:r w:rsidRPr="00365D26">
              <w:rPr>
                <w:rFonts w:ascii="Times New Roman" w:hAnsi="Times New Roman"/>
              </w:rPr>
              <w:t xml:space="preserve"> </w:t>
            </w:r>
            <w:r w:rsidRPr="00365D26">
              <w:rPr>
                <w:rFonts w:ascii="Times New Roman" w:hAnsi="Times New Roman"/>
                <w:i/>
              </w:rPr>
              <w:t>là nhân vật trung tâm? vì sao</w:t>
            </w:r>
            <w:r w:rsidRPr="00365D26">
              <w:rPr>
                <w:rFonts w:ascii="Times New Roman" w:hAnsi="Times New Roman"/>
              </w:rPr>
              <w:t xml:space="preserve"> ?</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Câu truyện kể từ nhân vật  nào thuộc ngôi thứ mấy ?</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Nhận xét chung về các phương thức biểu đạt được</w:t>
            </w:r>
            <w:r w:rsidRPr="00365D26">
              <w:rPr>
                <w:rFonts w:ascii="Times New Roman" w:hAnsi="Times New Roman"/>
              </w:rPr>
              <w:t xml:space="preserve"> </w:t>
            </w:r>
            <w:r w:rsidRPr="00365D26">
              <w:rPr>
                <w:rFonts w:ascii="Times New Roman" w:hAnsi="Times New Roman"/>
                <w:i/>
              </w:rPr>
              <w:t>sử dụng trong VB này?</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Tìm 1 đoạn văn để chứng minh cho phương thức biểu đạt đó?</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Nếu tách đoạn văn này thành 2 phần theo dấu cách đoạn trong sgk thì có thể khái quát nội dung chính của mỗi phần ntn?</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Tóm tắt văn bản?</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r w:rsidRPr="00365D26">
              <w:rPr>
                <w:rFonts w:ascii="Times New Roman" w:hAnsi="Times New Roman"/>
              </w:rPr>
              <w:lastRenderedPageBreak/>
              <w:t xml:space="preserve">- Đọc chú thích </w:t>
            </w:r>
          </w:p>
          <w:p w:rsidR="00365D26" w:rsidRPr="00365D26" w:rsidRDefault="00365D26" w:rsidP="00365D26">
            <w:pPr>
              <w:spacing w:before="120" w:after="120"/>
              <w:rPr>
                <w:rFonts w:ascii="Times New Roman" w:hAnsi="Times New Roman"/>
              </w:rPr>
            </w:pPr>
            <w:r w:rsidRPr="00365D26">
              <w:rPr>
                <w:rFonts w:ascii="Times New Roman" w:hAnsi="Times New Roman"/>
              </w:rPr>
              <w:t>- HS khái quát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đọc nối tiếp</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giải nghĩa.- H/s Quan sát tìm hiểu</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phát hiện trả lời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khái quát nội dung</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tabs>
                <w:tab w:val="left" w:pos="2838"/>
              </w:tabs>
              <w:rPr>
                <w:rFonts w:ascii="Times New Roman" w:hAnsi="Times New Roman"/>
              </w:rPr>
            </w:pPr>
          </w:p>
        </w:tc>
        <w:tc>
          <w:tcPr>
            <w:tcW w:w="3624" w:type="dxa"/>
          </w:tcPr>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lastRenderedPageBreak/>
              <w:t>I. Tìm hiểu chung văn bản</w:t>
            </w:r>
          </w:p>
          <w:p w:rsidR="00365D26" w:rsidRPr="00365D26" w:rsidRDefault="00365D26" w:rsidP="00365D26">
            <w:pPr>
              <w:spacing w:before="120" w:after="120"/>
              <w:jc w:val="both"/>
              <w:rPr>
                <w:rFonts w:ascii="Times New Roman" w:hAnsi="Times New Roman"/>
                <w:b/>
                <w:bCs/>
                <w:i/>
              </w:rPr>
            </w:pPr>
            <w:r w:rsidRPr="00365D26">
              <w:rPr>
                <w:rFonts w:ascii="Times New Roman" w:hAnsi="Times New Roman"/>
                <w:b/>
                <w:bCs/>
                <w:i/>
              </w:rPr>
              <w:t xml:space="preserve">1. Tác giả </w:t>
            </w:r>
          </w:p>
          <w:p w:rsidR="00365D26" w:rsidRPr="00365D26" w:rsidRDefault="00365D26" w:rsidP="00365D26">
            <w:pPr>
              <w:spacing w:before="120" w:after="120"/>
              <w:jc w:val="both"/>
              <w:rPr>
                <w:rFonts w:ascii="Times New Roman" w:hAnsi="Times New Roman"/>
              </w:rPr>
            </w:pPr>
            <w:r w:rsidRPr="00365D26">
              <w:rPr>
                <w:rFonts w:ascii="Times New Roman" w:hAnsi="Times New Roman"/>
                <w:b/>
                <w:bCs/>
                <w:i/>
              </w:rPr>
              <w:t>2.Tác phẩm</w:t>
            </w:r>
            <w:r w:rsidRPr="00365D26">
              <w:rPr>
                <w:rFonts w:ascii="Times New Roman" w:hAnsi="Times New Roman"/>
              </w:rPr>
              <w:t xml:space="preserve"> ( Sgk)</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bCs/>
                <w:i/>
              </w:rPr>
            </w:pPr>
            <w:r w:rsidRPr="00365D26">
              <w:rPr>
                <w:rFonts w:ascii="Times New Roman" w:hAnsi="Times New Roman"/>
                <w:b/>
                <w:bCs/>
                <w:i/>
              </w:rPr>
              <w:t>3. Đọc</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bCs/>
                <w:i/>
              </w:rPr>
            </w:pPr>
            <w:r w:rsidRPr="00365D26">
              <w:rPr>
                <w:rFonts w:ascii="Times New Roman" w:hAnsi="Times New Roman"/>
                <w:b/>
                <w:bCs/>
                <w:i/>
              </w:rPr>
              <w:t>4. Chú thích</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Nhân vật Lão Hạc, ông Giáo.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Nhân vật trung tâm: Lão Hạc</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Vì quãng đời xoay quanh quãng đời khốn khó của Lão Hạc.</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Ông Giáo – xưng tôi – ngôi thứ nhất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Tự sự kết hợp với miêu tả và biểu cảm.</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b/>
                <w:i/>
              </w:rPr>
            </w:pPr>
          </w:p>
          <w:p w:rsidR="00365D26" w:rsidRPr="00365D26" w:rsidRDefault="00365D26" w:rsidP="00365D26">
            <w:pPr>
              <w:spacing w:before="120" w:after="120"/>
              <w:jc w:val="both"/>
              <w:rPr>
                <w:rFonts w:ascii="Times New Roman" w:hAnsi="Times New Roman"/>
                <w:b/>
                <w:i/>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5. Bố cục</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Phần 1: Những việc làm của Lão Hạc trước khi chết.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Phần 2: Cái chết của Lão Hạc.</w:t>
            </w:r>
          </w:p>
          <w:p w:rsidR="00365D26" w:rsidRPr="00365D26" w:rsidRDefault="00365D26" w:rsidP="00365D26">
            <w:pPr>
              <w:keepNext/>
              <w:keepLines/>
              <w:spacing w:before="200"/>
              <w:jc w:val="both"/>
              <w:outlineLvl w:val="5"/>
              <w:rPr>
                <w:rFonts w:asciiTheme="majorHAnsi" w:eastAsiaTheme="majorEastAsia" w:hAnsiTheme="majorHAnsi"/>
                <w:b/>
                <w:i/>
                <w:iCs/>
                <w:color w:val="243F60" w:themeColor="accent1" w:themeShade="7F"/>
              </w:rPr>
            </w:pPr>
          </w:p>
          <w:p w:rsidR="00365D26" w:rsidRPr="00365D26" w:rsidRDefault="00365D26" w:rsidP="00365D26">
            <w:pPr>
              <w:keepNext/>
              <w:keepLines/>
              <w:spacing w:before="200"/>
              <w:jc w:val="both"/>
              <w:outlineLvl w:val="5"/>
              <w:rPr>
                <w:rFonts w:asciiTheme="majorHAnsi" w:eastAsiaTheme="majorEastAsia" w:hAnsiTheme="majorHAnsi"/>
                <w:b/>
                <w:i/>
                <w:iCs/>
                <w:color w:val="243F60" w:themeColor="accent1" w:themeShade="7F"/>
              </w:rPr>
            </w:pPr>
          </w:p>
          <w:p w:rsidR="00365D26" w:rsidRPr="00365D26" w:rsidRDefault="00365D26" w:rsidP="00365D26">
            <w:pPr>
              <w:rPr>
                <w:rFonts w:ascii="Times New Roman" w:hAnsi="Times New Roman"/>
              </w:rPr>
            </w:pPr>
          </w:p>
          <w:p w:rsidR="00365D26" w:rsidRPr="00365D26" w:rsidRDefault="00365D26" w:rsidP="00365D26">
            <w:pPr>
              <w:keepNext/>
              <w:keepLines/>
              <w:spacing w:before="200"/>
              <w:jc w:val="both"/>
              <w:outlineLvl w:val="5"/>
              <w:rPr>
                <w:rFonts w:ascii="Times New Roman" w:eastAsiaTheme="majorEastAsia" w:hAnsi="Times New Roman"/>
                <w:b/>
                <w:i/>
                <w:iCs/>
                <w:color w:val="000000" w:themeColor="text1"/>
              </w:rPr>
            </w:pPr>
            <w:r w:rsidRPr="00365D26">
              <w:rPr>
                <w:rFonts w:ascii="Times New Roman" w:eastAsiaTheme="majorEastAsia" w:hAnsi="Times New Roman"/>
                <w:b/>
                <w:i/>
                <w:iCs/>
                <w:color w:val="000000" w:themeColor="text1"/>
              </w:rPr>
              <w:t>6. Tóm tắt</w:t>
            </w:r>
          </w:p>
          <w:p w:rsidR="00365D26" w:rsidRPr="00365D26" w:rsidRDefault="00365D26" w:rsidP="00365D26">
            <w:pPr>
              <w:tabs>
                <w:tab w:val="left" w:pos="2838"/>
              </w:tabs>
              <w:rPr>
                <w:rFonts w:ascii="Times New Roman" w:hAnsi="Times New Roman"/>
              </w:rPr>
            </w:pPr>
          </w:p>
        </w:tc>
      </w:tr>
    </w:tbl>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2: </w:t>
      </w:r>
      <w:r w:rsidRPr="00365D26">
        <w:rPr>
          <w:rFonts w:ascii="Times New Roman" w:hAnsi="Times New Roman"/>
          <w:szCs w:val="28"/>
        </w:rPr>
        <w:t xml:space="preserve">Hướng dẫn học sinh </w:t>
      </w:r>
      <w:r w:rsidR="00223C20">
        <w:rPr>
          <w:rFonts w:ascii="Times New Roman" w:hAnsi="Times New Roman"/>
          <w:szCs w:val="28"/>
        </w:rPr>
        <w:t>tì</w:t>
      </w:r>
      <w:r w:rsidRPr="00365D26">
        <w:rPr>
          <w:rFonts w:ascii="Times New Roman" w:hAnsi="Times New Roman"/>
          <w:szCs w:val="28"/>
        </w:rPr>
        <w:t>m hiểu chi tiết văn bản</w:t>
      </w:r>
    </w:p>
    <w:p w:rsidR="00365D26" w:rsidRPr="00365D26" w:rsidRDefault="00365D26" w:rsidP="00365D26">
      <w:pPr>
        <w:jc w:val="both"/>
        <w:rPr>
          <w:rFonts w:ascii="Times New Roman" w:hAnsi="Times New Roman"/>
        </w:rPr>
      </w:pPr>
      <w:r w:rsidRPr="00365D26">
        <w:rPr>
          <w:rFonts w:ascii="Times New Roman" w:hAnsi="Times New Roman"/>
          <w:b/>
          <w:szCs w:val="28"/>
        </w:rPr>
        <w:lastRenderedPageBreak/>
        <w:t>+ Mục ti</w:t>
      </w:r>
      <w:r w:rsidR="00223C20">
        <w:rPr>
          <w:rFonts w:ascii="Times New Roman" w:hAnsi="Times New Roman"/>
          <w:b/>
          <w:szCs w:val="28"/>
        </w:rPr>
        <w:t>ê</w:t>
      </w:r>
      <w:r w:rsidRPr="00365D26">
        <w:rPr>
          <w:rFonts w:ascii="Times New Roman" w:hAnsi="Times New Roman"/>
          <w:b/>
          <w:szCs w:val="28"/>
        </w:rPr>
        <w:t>u:</w:t>
      </w:r>
      <w:r w:rsidRPr="00365D26">
        <w:rPr>
          <w:rFonts w:ascii="Times New Roman" w:hAnsi="Times New Roman"/>
        </w:rPr>
        <w:t xml:space="preserve"> Thấy</w:t>
      </w:r>
      <w:r w:rsidRPr="00365D26">
        <w:rPr>
          <w:rFonts w:ascii="Arial" w:hAnsi="Arial" w:cs="Arial"/>
        </w:rPr>
        <w:t xml:space="preserve"> </w:t>
      </w:r>
      <w:r w:rsidRPr="00365D26">
        <w:rPr>
          <w:rFonts w:ascii="Times New Roman" w:hAnsi="Times New Roman"/>
        </w:rPr>
        <w:t>được tình cảnh khốn cùng và nhân cách cao quí của nhân vật Lão Hạc qua đó hiểu thêm về số phận đáng thương và vẻ đẹp tâm hồn đáng trọng của người nông dân Việt Nam trước CM tháng tám.</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 b</w:t>
      </w:r>
      <w:r w:rsidR="00223C20">
        <w:rPr>
          <w:rFonts w:ascii="Times New Roman" w:hAnsi="Times New Roman"/>
          <w:szCs w:val="28"/>
        </w:rPr>
        <w:t>ì</w:t>
      </w:r>
      <w:r w:rsidRPr="00365D26">
        <w:rPr>
          <w:rFonts w:ascii="Times New Roman" w:hAnsi="Times New Roman"/>
          <w:szCs w:val="28"/>
        </w:rPr>
        <w:t>nh giảng, thảo luận.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 nh</w:t>
      </w:r>
      <w:r w:rsidR="00223C20">
        <w:rPr>
          <w:rFonts w:ascii="Times New Roman" w:hAnsi="Times New Roman"/>
          <w:szCs w:val="28"/>
        </w:rPr>
        <w:t>ó</w:t>
      </w:r>
      <w:r w:rsidRPr="00365D26">
        <w:rPr>
          <w:rFonts w:ascii="Times New Roman" w:hAnsi="Times New Roman"/>
          <w:szCs w:val="28"/>
        </w:rPr>
        <w:t>m nhỏ.</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Thời gian:</w:t>
      </w:r>
      <w:r w:rsidRPr="00365D26">
        <w:rPr>
          <w:rFonts w:ascii="Times New Roman" w:hAnsi="Times New Roman"/>
          <w:szCs w:val="28"/>
        </w:rPr>
        <w:t xml:space="preserve"> 55 ph</w:t>
      </w:r>
      <w:r w:rsidR="00223C20">
        <w:rPr>
          <w:rFonts w:ascii="Times New Roman" w:hAnsi="Times New Roman"/>
          <w:szCs w:val="28"/>
        </w:rPr>
        <w:t>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365D26" w:rsidRPr="00365D26" w:rsidTr="00223C20">
        <w:tc>
          <w:tcPr>
            <w:tcW w:w="3192" w:type="dxa"/>
          </w:tcPr>
          <w:p w:rsidR="00365D26" w:rsidRPr="00365D26" w:rsidRDefault="00365D26" w:rsidP="00223C2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223C20">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223C20">
        <w:tc>
          <w:tcPr>
            <w:tcW w:w="3192" w:type="dxa"/>
          </w:tcPr>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Lão Hạc được kể qua những sự việc nào? </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Tại sao 1 con chó lại được Lão Hạc gọi là cậu vàng?</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Tại sao Lão Hạc rất yêu thương cậu vàng mà vẫn phải đành lòng bán cậu vàng? Điều đó giúp em hiểu gì về Lão Hạc?</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Đối với Lão Hạc số tiền và mảnh vườn giành cho con thiêng liêng như một báu vật mà hàng ngày lão chỉ biết hết lòng bảo vệ chứ không bao giờ dám xâm phạm , việc quyết định bán con chó vàng bắt nguồn từ lòng yêu thương con sâu sắc của 1 người cha nhân hậu và giàu lòng tự trọng.</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hãy tìm những từ ngữ hình ảnh  miêu tả thái độ, tâm trạng của lão Hạc khi nói chuyện bán cậu vàng với ông giáo?</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Động từ “ ép ” trong câu văn những nếp nhăn xô lại với nhau, ép cho nước mắt chảy ra có sức gợi như thế nào</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có nhận xét gì về từ ngữ mà tác giả sử dụng khi miêu tả?</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Những chi tiết về ngoại  </w:t>
            </w:r>
            <w:r w:rsidRPr="00365D26">
              <w:rPr>
                <w:rFonts w:ascii="Times New Roman" w:hAnsi="Times New Roman"/>
                <w:i/>
              </w:rPr>
              <w:lastRenderedPageBreak/>
              <w:t>hình giúp em hiểu gì về  Lão Hạc?</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Qua việc bán con chó giúp em hiểu gì về con người Lão Hạc?</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Bán con  Vàng vì thương con, nhưng rồi Lão Hạc lại vô cùng ăn năn day dứt, từ những nét ngoại hình quằn quại đến     những lời ăn năn sám hối Lão Hạc quả là người  nặng tình nghĩa thuỷ chung vô cùng trung thực.</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Theo dõi việc Lão Hạc nhờ cậy ông giáo, hãy  cho biết: mảnh vườn và món tiền gửi ông giáo có ý nghĩa ntn đối với Lão Hạc?</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nghĩ gĩ về việc Lão Hạc từ chối mọi người giúp đỡ trong cảnh ngộ gần như không kiếm được gì để ăn ngoài rau má sung luộc?</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Từ đó phẩm chất nào của Lão Hạc được bộc lộ?</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Cũng từ đó hiện lên 1 số phận con người ntn?</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Qua việc Lão Hạc nhờ vả ông giáo có ý kiến cho rằng Lão làm thế là gàn dở, có ý kiến cho rằng lão làm thế là đúng. ý kiến của em ntn?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GV: Nhìn từ một phía thì giải quyết vấn đề như thế quả là gàn dở, là dại có tiền mà lão chịu khổ. Nhưng nhìn lại thì cách sử sự như vậy chính là thể hiện lòng thương con lòng </w:t>
            </w:r>
            <w:r w:rsidRPr="00365D26">
              <w:rPr>
                <w:rFonts w:ascii="Times New Roman" w:hAnsi="Times New Roman"/>
              </w:rPr>
              <w:lastRenderedPageBreak/>
              <w:t>tự trọng rất cao. Lão tìm mọi cách giữ lại mảnh vườn cho con.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 Bằng những việc làm cụ thể,Lão đã chuẩn bị cái chết cho mình, tác giả đã dành đoạn văn cuối cùng để đặc tả cái chết của Lão Hạc.</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Hãy tìm trong đoạn văn những chi tiết miêu tả cái chết của lão Hạc?</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Để đặc tả cái chết của lão Hạc, tác giả đã sử dụng những từ ngữ  như thế nào? theo em điều đó có tác dụng gì?</w:t>
            </w:r>
          </w:p>
          <w:p w:rsidR="00365D26" w:rsidRPr="00365D26" w:rsidRDefault="00365D26" w:rsidP="00365D26">
            <w:pPr>
              <w:spacing w:before="120" w:after="120"/>
              <w:jc w:val="both"/>
              <w:rPr>
                <w:rFonts w:ascii="Times New Roman" w:hAnsi="Times New Roman"/>
              </w:rPr>
            </w:pPr>
            <w:r w:rsidRPr="00365D26">
              <w:rPr>
                <w:rFonts w:ascii="Times New Roman" w:hAnsi="Times New Roman"/>
                <w:bCs/>
              </w:rPr>
              <w:t>Có ý thức cao về lẽ sống</w:t>
            </w:r>
            <w:r w:rsidRPr="00365D26">
              <w:rPr>
                <w:rFonts w:ascii="Times New Roman" w:hAnsi="Times New Roman"/>
              </w:rPr>
              <w:t xml:space="preserve"> ( chết trong còn hơn sống đục )</w:t>
            </w:r>
          </w:p>
          <w:p w:rsidR="00365D26" w:rsidRPr="00365D26" w:rsidRDefault="00365D26" w:rsidP="00223C20">
            <w:pPr>
              <w:spacing w:after="120"/>
              <w:jc w:val="both"/>
              <w:rPr>
                <w:rFonts w:ascii="Times New Roman" w:hAnsi="Times New Roman"/>
                <w:b/>
              </w:rPr>
            </w:pPr>
            <w:r w:rsidRPr="00365D26">
              <w:rPr>
                <w:rFonts w:ascii="Times New Roman" w:hAnsi="Times New Roman"/>
                <w:b/>
              </w:rPr>
              <w:t>Trọng danh dự còn hơn cả sự sống</w:t>
            </w:r>
          </w:p>
          <w:p w:rsidR="00365D26" w:rsidRPr="00365D26" w:rsidRDefault="00365D26" w:rsidP="00223C20">
            <w:pPr>
              <w:spacing w:after="120"/>
              <w:jc w:val="both"/>
              <w:rPr>
                <w:rFonts w:ascii="Times New Roman" w:hAnsi="Times New Roman"/>
                <w:b/>
              </w:rPr>
            </w:pPr>
            <w:r w:rsidRPr="00365D26">
              <w:rPr>
                <w:rFonts w:ascii="Times New Roman" w:hAnsi="Times New Roman"/>
                <w:i/>
              </w:rPr>
              <w:t>? Theo em một người đã tự đầu độc chết để dành mảnh vườn cho con, một người quyết định dành dụm cho ngày chết của mình những đồng tiền ít ỏi thì đó phải là con người có những phẩm chất nào</w:t>
            </w:r>
            <w:r w:rsidRPr="00365D26">
              <w:rPr>
                <w:rFonts w:ascii="Times New Roman" w:hAnsi="Times New Roman"/>
              </w:rPr>
              <w:t>?</w:t>
            </w:r>
          </w:p>
          <w:p w:rsidR="00365D26" w:rsidRPr="00365D26" w:rsidRDefault="00365D26" w:rsidP="00223C20">
            <w:pPr>
              <w:spacing w:before="120" w:after="120"/>
              <w:jc w:val="both"/>
              <w:rPr>
                <w:rFonts w:ascii="Times New Roman" w:hAnsi="Times New Roman"/>
                <w:i/>
              </w:rPr>
            </w:pPr>
            <w:r w:rsidRPr="00365D26">
              <w:rPr>
                <w:rFonts w:ascii="Times New Roman" w:hAnsi="Times New Roman"/>
                <w:i/>
              </w:rPr>
              <w:t>? Cái chết của lão Hạc có ý nghĩa ntn?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GV : Đọc chuyện chúng ta nhận rõ Lão Hạc chuẩn bị cái chết cho mình thật là bình tĩnh, chủ động, tự nguyện tự giác, cái chết đau thương của lão mang tính chất bi kịch.</w:t>
            </w:r>
          </w:p>
          <w:p w:rsidR="00365D26" w:rsidRPr="00365D26" w:rsidRDefault="00365D26" w:rsidP="00365D26">
            <w:pPr>
              <w:spacing w:before="120" w:after="120"/>
              <w:jc w:val="both"/>
              <w:rPr>
                <w:rFonts w:ascii="Times New Roman" w:hAnsi="Times New Roman"/>
              </w:rPr>
            </w:pPr>
            <w:r w:rsidRPr="00365D26">
              <w:rPr>
                <w:rFonts w:ascii="Times New Roman" w:hAnsi="Times New Roman"/>
                <w:i/>
              </w:rPr>
              <w:t>? Nếu gọi tên bi kịch của lão Hạc thì em sẽ lựa chọn cách nào dưới đây:</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Đó là bi kịch của sự đói </w:t>
            </w:r>
            <w:r w:rsidRPr="00365D26">
              <w:rPr>
                <w:rFonts w:ascii="Times New Roman" w:hAnsi="Times New Roman"/>
              </w:rPr>
              <w:lastRenderedPageBreak/>
              <w:t>nghèo.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Đó là bi kịch của tình phụ tử.</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Đó là bi kịch của phẩm giá làm người.</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Theo em bi kịch của lão Hạc tác động như thế nào đối với người đọc</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So với cách kể chuyện của Ngô Tất Tố trong tắt đèn,cách kể chuyện của Nam Cao trong Truyện ngắn này có gì khác ?</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hãy khái quát một vài nét về nhân vật ông Giáo ,về tình cảm của ông Giáo đối với lão Hạc.</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rPr>
              <w:t xml:space="preserve">? </w:t>
            </w:r>
            <w:r w:rsidRPr="00365D26">
              <w:rPr>
                <w:rFonts w:ascii="Times New Roman" w:hAnsi="Times New Roman"/>
                <w:i/>
              </w:rPr>
              <w:t>Khi nghe Binh Tư nói về Lão Hạc ông Giáo cảm thấy cuộc đời thật đáng buồn.Nhưng khi chứng kiến cái chết của Lão Hạc ông Giáo lại nghĩ “Không cuộc đời chưa hẳn đáng buồn  theo một nghĩa khác” Em hiểu ý nghĩa đó ntn?</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Những ý nghĩ đó nói thêm với ta điều cao quý </w:t>
            </w:r>
            <w:r w:rsidRPr="00365D26">
              <w:rPr>
                <w:rFonts w:ascii="Times New Roman" w:hAnsi="Times New Roman"/>
                <w:i/>
              </w:rPr>
              <w:lastRenderedPageBreak/>
              <w:t>nào trong tâm hồn nhân vật ông Giáo ?</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GV khái quát </w:t>
            </w: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r w:rsidRPr="00365D26">
              <w:rPr>
                <w:rFonts w:ascii="Times New Roman" w:hAnsi="Times New Roman"/>
              </w:rPr>
              <w:lastRenderedPageBreak/>
              <w:t>- H/s phát hiện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giải thích.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giải thích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nhận xét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giải thích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giải thích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bộc lộ</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độc lập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bộc lộ</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độc lập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nhận xét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HS thảo luận nhóm</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độc lập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giải thích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so sánh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223C20" w:rsidP="00365D26">
            <w:pPr>
              <w:spacing w:before="120" w:after="120"/>
              <w:rPr>
                <w:rFonts w:ascii="Times New Roman" w:hAnsi="Times New Roman"/>
              </w:rPr>
            </w:pPr>
            <w:r>
              <w:rPr>
                <w:rFonts w:ascii="Times New Roman" w:hAnsi="Times New Roman"/>
              </w:rPr>
              <w:t>- HS khái quát nhận xét</w:t>
            </w:r>
          </w:p>
          <w:p w:rsidR="00365D26" w:rsidRPr="00365D26" w:rsidRDefault="00365D26" w:rsidP="00365D26">
            <w:pPr>
              <w:spacing w:before="120" w:after="120"/>
              <w:rPr>
                <w:rFonts w:ascii="Times New Roman" w:hAnsi="Times New Roman"/>
              </w:rPr>
            </w:pPr>
          </w:p>
          <w:p w:rsidR="00365D26" w:rsidRPr="00365D26" w:rsidRDefault="00223C20" w:rsidP="00223C20">
            <w:pPr>
              <w:spacing w:before="120" w:after="120"/>
              <w:rPr>
                <w:rFonts w:ascii="Times New Roman" w:hAnsi="Times New Roman"/>
              </w:rPr>
            </w:pPr>
            <w:r>
              <w:rPr>
                <w:rFonts w:ascii="Times New Roman" w:hAnsi="Times New Roman"/>
              </w:rPr>
              <w:t>-Hs trả lời</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-Hs trả lời</w:t>
            </w:r>
          </w:p>
          <w:p w:rsidR="00365D26" w:rsidRPr="00365D26" w:rsidRDefault="00365D26" w:rsidP="00365D26">
            <w:pPr>
              <w:tabs>
                <w:tab w:val="left" w:pos="2838"/>
              </w:tabs>
              <w:rPr>
                <w:rFonts w:ascii="Times New Roman" w:hAnsi="Times New Roman"/>
              </w:rPr>
            </w:pPr>
          </w:p>
        </w:tc>
        <w:tc>
          <w:tcPr>
            <w:tcW w:w="3714" w:type="dxa"/>
          </w:tcPr>
          <w:p w:rsidR="00365D26" w:rsidRPr="00223C20" w:rsidRDefault="00365D26" w:rsidP="00365D26">
            <w:pPr>
              <w:keepNext/>
              <w:keepLines/>
              <w:spacing w:before="200"/>
              <w:jc w:val="both"/>
              <w:outlineLvl w:val="5"/>
              <w:rPr>
                <w:rFonts w:ascii="Times New Roman" w:eastAsiaTheme="majorEastAsia" w:hAnsi="Times New Roman"/>
                <w:b/>
                <w:i/>
                <w:iCs/>
                <w:color w:val="000000" w:themeColor="text1"/>
              </w:rPr>
            </w:pPr>
            <w:r w:rsidRPr="00223C20">
              <w:rPr>
                <w:rFonts w:ascii="Times New Roman" w:eastAsiaTheme="majorEastAsia" w:hAnsi="Times New Roman"/>
                <w:b/>
                <w:iCs/>
                <w:color w:val="000000" w:themeColor="text1"/>
              </w:rPr>
              <w:lastRenderedPageBreak/>
              <w:t>II. Tìm hiểu chi tiết văn bản</w:t>
            </w: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1. Nhân vật Lão Hạc</w:t>
            </w:r>
          </w:p>
          <w:p w:rsidR="00365D26" w:rsidRPr="00365D26" w:rsidRDefault="00365D26" w:rsidP="00365D26">
            <w:pPr>
              <w:spacing w:after="120" w:line="480" w:lineRule="auto"/>
              <w:jc w:val="both"/>
              <w:rPr>
                <w:rFonts w:ascii="Times New Roman" w:hAnsi="Times New Roman"/>
                <w:i/>
              </w:rPr>
            </w:pPr>
            <w:r w:rsidRPr="00365D26">
              <w:rPr>
                <w:rFonts w:ascii="Times New Roman" w:hAnsi="Times New Roman"/>
                <w:i/>
              </w:rPr>
              <w:t>a. Những việc làm của Lão Hạc trước khi chết.</w:t>
            </w:r>
          </w:p>
          <w:p w:rsidR="00365D26" w:rsidRPr="00365D26" w:rsidRDefault="00365D26" w:rsidP="00365D26">
            <w:pPr>
              <w:spacing w:after="120" w:line="480" w:lineRule="auto"/>
              <w:jc w:val="both"/>
              <w:rPr>
                <w:rFonts w:ascii="Times New Roman" w:hAnsi="Times New Roman"/>
              </w:rPr>
            </w:pPr>
            <w:r w:rsidRPr="00365D26">
              <w:rPr>
                <w:rFonts w:ascii="Times New Roman" w:hAnsi="Times New Roman"/>
                <w:i/>
              </w:rPr>
              <w:t>*Trước khi bán chó</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Lão hạc nghèo, sống cô độc chỉ có con chó Lão nuôi làm bạn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Con chó là kỉ vật của người con trai lão để lại.</w:t>
            </w:r>
          </w:p>
          <w:p w:rsidR="00365D26" w:rsidRPr="00365D26" w:rsidRDefault="00365D26" w:rsidP="00365D26">
            <w:pPr>
              <w:spacing w:before="120" w:after="120"/>
              <w:ind w:right="-668"/>
              <w:jc w:val="both"/>
              <w:rPr>
                <w:rFonts w:ascii="Times New Roman" w:hAnsi="Times New Roman"/>
              </w:rPr>
            </w:pPr>
            <w:r w:rsidRPr="00365D26">
              <w:rPr>
                <w:rFonts w:ascii="Times New Roman" w:hAnsi="Times New Roman"/>
              </w:rPr>
              <w:t>- Sau khi bị ốm cuộc sống của lão quá khó khăn, lại gặp kỳ thóc cao gạo kém, Lão nuôi thân không nổi.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Tấm lòng yêu con sâu sắc, nhân cách cao quí, người bố nhân hậu giàu lòng tự trọng này không nỡ tiêu pha vào những đồng tiền cố dành dụm cho đứa con trai nghèo mà phẫn chí  bỏ đi.</w:t>
            </w:r>
          </w:p>
          <w:p w:rsidR="00365D26" w:rsidRPr="00365D26" w:rsidRDefault="00365D26" w:rsidP="00365D26">
            <w:pPr>
              <w:spacing w:after="120" w:line="480" w:lineRule="auto"/>
              <w:jc w:val="both"/>
              <w:rPr>
                <w:rFonts w:ascii="Times New Roman" w:hAnsi="Times New Roman"/>
              </w:rPr>
            </w:pPr>
          </w:p>
          <w:p w:rsidR="00365D26" w:rsidRPr="00365D26" w:rsidRDefault="00365D26" w:rsidP="00365D26">
            <w:pPr>
              <w:spacing w:after="120" w:line="480" w:lineRule="auto"/>
              <w:jc w:val="both"/>
              <w:rPr>
                <w:rFonts w:ascii="Times New Roman" w:hAnsi="Times New Roman"/>
                <w:i/>
              </w:rPr>
            </w:pPr>
          </w:p>
          <w:p w:rsidR="00365D26" w:rsidRPr="00365D26" w:rsidRDefault="00365D26" w:rsidP="00365D26">
            <w:pPr>
              <w:spacing w:after="120" w:line="480" w:lineRule="auto"/>
              <w:jc w:val="both"/>
              <w:rPr>
                <w:rFonts w:ascii="Times New Roman" w:hAnsi="Times New Roman"/>
                <w:i/>
              </w:rPr>
            </w:pPr>
            <w:r w:rsidRPr="00365D26">
              <w:rPr>
                <w:rFonts w:ascii="Times New Roman" w:hAnsi="Times New Roman"/>
                <w:i/>
              </w:rPr>
              <w:t>*Sau khi  bán chó:</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Cố làm ra vẻ vui vẻ, cười như mếu mắt ầng ậc nước, mặt đột nhiên co rúm lại , viết nhăn xô lại, ép nước mắt chảy, đầu nghẹo, miệng mếu máo như con nít .... hu hu khóc ”.</w:t>
            </w:r>
          </w:p>
          <w:p w:rsidR="00365D26" w:rsidRPr="00365D26" w:rsidRDefault="00365D26" w:rsidP="00365D26">
            <w:pPr>
              <w:spacing w:before="120" w:after="120"/>
              <w:ind w:left="108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b/>
                <w:bCs/>
              </w:rPr>
              <w:t>* ép :</w:t>
            </w:r>
            <w:r w:rsidRPr="00365D26">
              <w:rPr>
                <w:rFonts w:ascii="Times New Roman" w:hAnsi="Times New Roman"/>
              </w:rPr>
              <w:t xml:space="preserve"> gợi lên một khuôn mặt cũ kỹ già nua, khô héo một tâm hồn đau khổ đến cạn kiệt nước mắt, một hình hài thật đáng thương.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-&gt; Từ ngữ gợi tả, tượng hình tượng thanh, miêu tả ngoại hình sinh động.</w:t>
            </w:r>
          </w:p>
          <w:p w:rsidR="00365D26" w:rsidRPr="00365D26" w:rsidRDefault="00365D26" w:rsidP="00365D26">
            <w:pPr>
              <w:spacing w:before="120" w:after="120"/>
              <w:jc w:val="both"/>
              <w:rPr>
                <w:rFonts w:ascii="Times New Roman" w:hAnsi="Times New Roman"/>
              </w:rPr>
            </w:pPr>
            <w:r w:rsidRPr="00365D26">
              <w:rPr>
                <w:rFonts w:ascii="Times New Roman" w:hAnsi="Times New Roman"/>
                <w:szCs w:val="28"/>
              </w:rPr>
              <w:sym w:font="Wingdings 3" w:char="F022"/>
            </w:r>
            <w:r w:rsidRPr="00365D26">
              <w:rPr>
                <w:rFonts w:ascii="Times New Roman" w:hAnsi="Times New Roman"/>
              </w:rPr>
              <w:t xml:space="preserve"> Tâm trạng đau đớn, xót xa, ân hận.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-&gt; Sống tình nghĩa thuỷ chung thương con sâu sắc.</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Mảnh vườn là tài sản duy nhất Lão Hạc để dành dụm cho con trai, mảnh vườn ấy gắn với danh dự, bổn phận của người làm cha </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Món tiền do cả đời dành dụm sẽ được dùng phòng khi Lão chết “ có tiền ma chay, món tiền ấy mang ý nghĩa danh dự  của kẻ làm người”.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-&gt; Lão là người tự trọng, không để người đời xem thường hoặc thương hại.</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Coi trọng bổn phận làm cha, coi trọng danh giá làm người </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Nghèo khổ và cô độc trong sự  làm người</w:t>
            </w: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 xml:space="preserve">b. Cái chết của Lão Hạc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Lão Hạc đang vật vã trên giường, đầu tóc rũ rượi, quần áo xộc xệch, hai con mắt long sòng sọc, lão tru tréo bọt mép sùi ra, khắp người chốc chốc lại giật mạnh một cái, nảy người lên”</w:t>
            </w:r>
          </w:p>
          <w:p w:rsidR="00365D26" w:rsidRPr="00365D26" w:rsidRDefault="00365D26" w:rsidP="00223C20">
            <w:pPr>
              <w:spacing w:after="120"/>
              <w:jc w:val="both"/>
              <w:rPr>
                <w:rFonts w:ascii="Times New Roman" w:hAnsi="Times New Roman"/>
                <w:i/>
              </w:rPr>
            </w:pPr>
            <w:r w:rsidRPr="00365D26">
              <w:rPr>
                <w:rFonts w:ascii="Times New Roman" w:hAnsi="Times New Roman"/>
              </w:rPr>
              <w:t xml:space="preserve"> -&gt;</w:t>
            </w:r>
            <w:r w:rsidRPr="00365D26">
              <w:rPr>
                <w:rFonts w:ascii="Times New Roman" w:hAnsi="Times New Roman"/>
                <w:i/>
              </w:rPr>
              <w:t>Từ  tượng hình tượng thanh, tạo hình ảnh cụ  thể sinh động về cái chết thê thảm dữ dội của Lão Hạc.</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ý nghĩa : Góp phần bộc lộ số phận và tính cách của lão Hạc, cũng là người dân nghèo trong xã hội Việt Nam trước CM tháng tám nghèo khổ, bế tắc cùng đường nhưng giàu tình yêu thương và lòng tự trọng.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Có thể  chọn 3 hoặc từng cách</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Tình cảm xót thương; Lòng tin vào những điều tốt đẹp trong  phẩm chất người nông dân lao động.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 Con  người lão trung thực, nhân hậu chưa đánh lừa ai bao giờ, lần đầu tiên trong đời lão lừa, lại lừa cậu Vàng người bạn thân thiết của mình.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Tắt đèn kể chuyện ở ngôi thứ ba ( TG giấu mặt ) Nam Cao chọn cách kể chuyện ở ngôi thứ nhất nv ông giáo tác giả vừa như người chứng kiến vừa tham gia vào câu chuyện của nhân vật chính vừa đóng vai trò  dẫn dắt câu chuyện vừa trực tiếp bày tỏ tình cảm bộc lộ tâm trạng của bản thân.</w:t>
            </w: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2. Nhân vật ông giáo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Ông giáo là trí thức nghèo sống ở nông thôn, là  người giàu tình thương. Ông tỏ ra thông cảm thương xót Lão Hạc.</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Cuộc đời thật đáng buồn vì đói nghèo, có thể đổi trắng thay đen biến người lương thiện như Lão Hạc thành kẻ trộm cắp như Binh Tư, đáng buồn vì đáng để ta thất vọng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Cái nghĩa khác của cuộc đời đáng buồn vì không có gì có thể huỷ hoại được nhân phẩm người lương thiện như Lão Hạc, để ta có quyền hi vọng tin tưởng ở con người.</w:t>
            </w:r>
          </w:p>
          <w:p w:rsidR="00223C20" w:rsidRDefault="00223C20"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rPr>
            </w:pPr>
            <w:r w:rsidRPr="00365D26">
              <w:rPr>
                <w:rFonts w:ascii="Times New Roman" w:hAnsi="Times New Roman"/>
                <w:b/>
                <w:bCs/>
              </w:rPr>
              <w:t xml:space="preserve">=&gt;Trọng nhân cách . Không </w:t>
            </w:r>
            <w:r w:rsidRPr="00365D26">
              <w:rPr>
                <w:rFonts w:ascii="Times New Roman" w:hAnsi="Times New Roman"/>
                <w:b/>
                <w:bCs/>
              </w:rPr>
              <w:lastRenderedPageBreak/>
              <w:t>mất lòng tin vào những điều tốt đẹp ở con người</w:t>
            </w:r>
            <w:r w:rsidRPr="00365D26">
              <w:rPr>
                <w:rFonts w:ascii="Times New Roman" w:hAnsi="Times New Roman"/>
              </w:rPr>
              <w:t>.</w:t>
            </w: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3: </w:t>
      </w:r>
      <w:r w:rsidRPr="00365D26">
        <w:rPr>
          <w:rFonts w:ascii="Times New Roman" w:hAnsi="Times New Roman"/>
          <w:szCs w:val="28"/>
        </w:rPr>
        <w:t>Hướng dẫn học sinh tổng kết.</w:t>
      </w:r>
    </w:p>
    <w:p w:rsidR="00365D26" w:rsidRPr="00365D26" w:rsidRDefault="00DF5BFB" w:rsidP="00365D26">
      <w:pPr>
        <w:jc w:val="both"/>
        <w:rPr>
          <w:rFonts w:ascii="Times New Roman" w:hAnsi="Times New Roman"/>
        </w:rPr>
      </w:pPr>
      <w:r>
        <w:rPr>
          <w:rFonts w:ascii="Times New Roman" w:hAnsi="Times New Roman"/>
          <w:b/>
          <w:szCs w:val="28"/>
        </w:rPr>
        <w:t>+ Mục tiê</w:t>
      </w:r>
      <w:r w:rsidR="00365D26" w:rsidRPr="00365D26">
        <w:rPr>
          <w:rFonts w:ascii="Times New Roman" w:hAnsi="Times New Roman"/>
          <w:b/>
          <w:szCs w:val="28"/>
        </w:rPr>
        <w:t>u</w:t>
      </w:r>
      <w:r w:rsidR="00365D26" w:rsidRPr="00365D26">
        <w:rPr>
          <w:rFonts w:ascii="Times New Roman" w:hAnsi="Times New Roman"/>
          <w:szCs w:val="28"/>
        </w:rPr>
        <w:t xml:space="preserve">: </w:t>
      </w:r>
      <w:r w:rsidR="00365D26" w:rsidRPr="00365D26">
        <w:rPr>
          <w:rFonts w:ascii="Times New Roman" w:hAnsi="Times New Roman"/>
        </w:rPr>
        <w:t>Hiểu được đặc sắc truyện ngắn Nam Cao: Khắc hoạ nhân vật tài tình, cách dẫn truyện tự nhiên, hấp dẫn, sự kết hợp tự sự, triết lý .....</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223C20">
        <w:rPr>
          <w:rFonts w:ascii="Times New Roman" w:hAnsi="Times New Roman"/>
          <w:szCs w:val="28"/>
        </w:rPr>
        <w:t>cá nhân</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5 ph</w:t>
      </w:r>
      <w:r w:rsidR="00223C20">
        <w:rPr>
          <w:rFonts w:ascii="Times New Roman" w:hAnsi="Times New Roman"/>
          <w:szCs w:val="28"/>
        </w:rPr>
        <w:t>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365D26" w:rsidRPr="00365D26" w:rsidTr="00223C20">
        <w:tc>
          <w:tcPr>
            <w:tcW w:w="3192" w:type="dxa"/>
          </w:tcPr>
          <w:p w:rsidR="00365D26" w:rsidRPr="00365D26" w:rsidRDefault="00365D26" w:rsidP="00223C2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223C20">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223C20">
        <w:tc>
          <w:tcPr>
            <w:tcW w:w="3192" w:type="dxa"/>
          </w:tcPr>
          <w:p w:rsidR="00365D26" w:rsidRPr="00365D26" w:rsidRDefault="00365D26" w:rsidP="00365D26">
            <w:pPr>
              <w:spacing w:before="120" w:after="120"/>
              <w:jc w:val="both"/>
              <w:rPr>
                <w:rFonts w:ascii="Times New Roman" w:hAnsi="Times New Roman"/>
                <w:b/>
              </w:rPr>
            </w:pPr>
            <w:r w:rsidRPr="00365D26">
              <w:rPr>
                <w:rFonts w:ascii="Times New Roman" w:hAnsi="Times New Roman"/>
                <w:b/>
              </w:rPr>
              <w:t>HĐ3</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Nghệ thuật kể chuyện của tác giả có gì đặc sắc ? </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Đọc Vb Lão Hạc em nhận thức những điều sâu sắc nào về số phận và phẩm chất cuả người nông dân lao động trong xã hội cũ? </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Nhân vật ông giáo trong văn bản là hình ảnh của nhà văn Nam Cao. Từ nhân vật này , em hiểu gì về tác giả Nam Cao?</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GV khái quát</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Thảo luận nhóm</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-HS nhận xét</w:t>
            </w:r>
          </w:p>
          <w:p w:rsidR="00365D26" w:rsidRPr="00365D26" w:rsidRDefault="00365D26" w:rsidP="00365D26">
            <w:pPr>
              <w:tabs>
                <w:tab w:val="left" w:pos="2838"/>
              </w:tabs>
              <w:rPr>
                <w:rFonts w:ascii="Times New Roman" w:hAnsi="Times New Roman"/>
              </w:rPr>
            </w:pPr>
          </w:p>
        </w:tc>
        <w:tc>
          <w:tcPr>
            <w:tcW w:w="3714" w:type="dxa"/>
          </w:tcPr>
          <w:p w:rsidR="00365D26" w:rsidRPr="00365D26" w:rsidRDefault="00365D26" w:rsidP="00365D26">
            <w:pPr>
              <w:keepNext/>
              <w:keepLines/>
              <w:spacing w:before="200"/>
              <w:jc w:val="both"/>
              <w:outlineLvl w:val="5"/>
              <w:rPr>
                <w:rFonts w:ascii="Times New Roman" w:eastAsiaTheme="majorEastAsia" w:hAnsi="Times New Roman"/>
                <w:iCs/>
                <w:color w:val="000000" w:themeColor="text1"/>
              </w:rPr>
            </w:pPr>
            <w:r w:rsidRPr="00365D26">
              <w:rPr>
                <w:rFonts w:ascii="Times New Roman" w:eastAsiaTheme="majorEastAsia" w:hAnsi="Times New Roman"/>
                <w:iCs/>
                <w:color w:val="000000" w:themeColor="text1"/>
              </w:rPr>
              <w:t>III Tổng kết</w:t>
            </w:r>
          </w:p>
          <w:p w:rsidR="00365D26" w:rsidRPr="00365D26" w:rsidRDefault="00365D26" w:rsidP="00365D26">
            <w:pPr>
              <w:spacing w:before="120" w:after="120"/>
              <w:jc w:val="both"/>
              <w:rPr>
                <w:rFonts w:ascii="Times New Roman" w:hAnsi="Times New Roman"/>
                <w:b/>
                <w:bCs/>
              </w:rPr>
            </w:pPr>
            <w:r w:rsidRPr="00365D26">
              <w:rPr>
                <w:rFonts w:ascii="Times New Roman" w:hAnsi="Times New Roman"/>
                <w:b/>
                <w:bCs/>
                <w:i/>
                <w:u w:val="single"/>
              </w:rPr>
              <w:t>1. Nghệ thuật</w:t>
            </w:r>
            <w:r w:rsidRPr="00365D26">
              <w:rPr>
                <w:rFonts w:ascii="Times New Roman" w:hAnsi="Times New Roman"/>
                <w:b/>
                <w:bCs/>
              </w:rPr>
              <w:t xml:space="preserve">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Kết hợp tự sự, miêu tả, biểu cảm. Sử dụng các chi tiết cụ thể, sinh động để khắc hoạ nhân vật, cách kể tự nhiên chân thực từ ngôi thứ nhất.</w:t>
            </w:r>
          </w:p>
          <w:p w:rsidR="00365D26" w:rsidRPr="00365D26" w:rsidRDefault="00365D26" w:rsidP="00365D26">
            <w:pPr>
              <w:spacing w:after="120" w:line="480" w:lineRule="auto"/>
              <w:jc w:val="both"/>
              <w:rPr>
                <w:rFonts w:ascii="Times New Roman" w:hAnsi="Times New Roman"/>
                <w:i/>
                <w:u w:val="single"/>
              </w:rPr>
            </w:pPr>
            <w:r w:rsidRPr="00365D26">
              <w:rPr>
                <w:rFonts w:ascii="Times New Roman" w:hAnsi="Times New Roman"/>
                <w:i/>
                <w:u w:val="single"/>
              </w:rPr>
              <w:t>2. Nội dung: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Số phận đau thương, nhân cách cao quí của người nông dân trong xã hội cũ.</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Tấm lòng yêu thương trân trọng đối với người nông dân của tác giả.</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Là nhà văn của những người lao động nghèo khổ mà lương thiện.</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Giàu lòng yêu thương người nghèo.</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Có lòng tin mãnh liệt vào những phẩm chất tốt đẹp của người lao động.</w:t>
            </w:r>
          </w:p>
        </w:tc>
      </w:tr>
    </w:tbl>
    <w:p w:rsidR="00365D26" w:rsidRPr="00365D26" w:rsidRDefault="00365D26" w:rsidP="00365D26">
      <w:pPr>
        <w:tabs>
          <w:tab w:val="left" w:pos="60"/>
        </w:tabs>
        <w:jc w:val="both"/>
        <w:rPr>
          <w:rFonts w:ascii="Times New Roman" w:hAnsi="Times New Roman"/>
          <w:b/>
          <w:sz w:val="14"/>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HOẠT ĐỘNG 4: </w:t>
      </w:r>
      <w:r w:rsidR="00223C20">
        <w:rPr>
          <w:rFonts w:ascii="Times New Roman" w:hAnsi="Times New Roman"/>
          <w:szCs w:val="28"/>
        </w:rPr>
        <w:t>CỦNG CỐ, VẬN DỤNG</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Mục ti</w:t>
      </w:r>
      <w:r w:rsidR="00223C20">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 thức</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H</w:t>
      </w:r>
      <w:r w:rsidR="00223C20">
        <w:rPr>
          <w:rFonts w:ascii="Times New Roman" w:hAnsi="Times New Roman"/>
          <w:b/>
          <w:szCs w:val="28"/>
        </w:rPr>
        <w:t>ì</w:t>
      </w:r>
      <w:r w:rsidRPr="00365D26">
        <w:rPr>
          <w:rFonts w:ascii="Times New Roman" w:hAnsi="Times New Roman"/>
          <w:b/>
          <w:szCs w:val="28"/>
        </w:rPr>
        <w:t xml:space="preserve">nh thức tổ chức dạy học: </w:t>
      </w:r>
      <w:r w:rsidR="00223C20">
        <w:rPr>
          <w:rFonts w:ascii="Times New Roman" w:hAnsi="Times New Roman"/>
          <w:szCs w:val="28"/>
        </w:rPr>
        <w:t>Cá nhân</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5ph</w:t>
      </w:r>
      <w:r w:rsidR="00223C20">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b/>
          <w:szCs w:val="28"/>
        </w:rPr>
      </w:pPr>
    </w:p>
    <w:tbl>
      <w:tblPr>
        <w:tblStyle w:val="TableGrid3"/>
        <w:tblW w:w="10188" w:type="dxa"/>
        <w:tblLook w:val="04A0" w:firstRow="1" w:lastRow="0" w:firstColumn="1" w:lastColumn="0" w:noHBand="0" w:noVBand="1"/>
      </w:tblPr>
      <w:tblGrid>
        <w:gridCol w:w="3192"/>
        <w:gridCol w:w="3192"/>
        <w:gridCol w:w="3804"/>
      </w:tblGrid>
      <w:tr w:rsidR="00365D26" w:rsidRPr="00365D26" w:rsidTr="00223C20">
        <w:tc>
          <w:tcPr>
            <w:tcW w:w="3192" w:type="dxa"/>
            <w:vAlign w:val="center"/>
          </w:tcPr>
          <w:p w:rsidR="00365D26" w:rsidRPr="00365D26" w:rsidRDefault="00365D26" w:rsidP="00223C2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223C20">
              <w:rPr>
                <w:rFonts w:ascii="Times New Roman" w:hAnsi="Times New Roman"/>
                <w:b/>
                <w:kern w:val="1"/>
                <w:szCs w:val="28"/>
              </w:rPr>
              <w:t>giáo viên</w:t>
            </w:r>
          </w:p>
        </w:tc>
        <w:tc>
          <w:tcPr>
            <w:tcW w:w="3192"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223C20">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lastRenderedPageBreak/>
              <w:t>HĐ4:</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Qua đoạn trích tức nước vỡ bờ và Lão Hạc, em hiểu thế nào về cuộc đời và tính cách người nông dân trong xã hội cũ </w:t>
            </w: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Học sinh trả lời</w:t>
            </w:r>
          </w:p>
        </w:tc>
        <w:tc>
          <w:tcPr>
            <w:tcW w:w="3804" w:type="dxa"/>
          </w:tcPr>
          <w:p w:rsidR="00365D26" w:rsidRPr="00365D26" w:rsidRDefault="00365D26" w:rsidP="00365D26">
            <w:pPr>
              <w:spacing w:after="120"/>
              <w:jc w:val="both"/>
              <w:rPr>
                <w:rFonts w:ascii="Times New Roman" w:hAnsi="Times New Roman"/>
                <w:b/>
                <w:szCs w:val="28"/>
                <w:lang w:val="nl-NL"/>
              </w:rPr>
            </w:pPr>
            <w:r w:rsidRPr="00365D26">
              <w:rPr>
                <w:rFonts w:ascii="Times New Roman" w:hAnsi="Times New Roman"/>
                <w:b/>
                <w:szCs w:val="28"/>
                <w:lang w:val="nl-NL"/>
              </w:rPr>
              <w:t>IV. Luyện tập:</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Gợi cho người đọc thấy cuộc đời nghèo khổ, bế tắc của tầng lớp nd trong XHTD nửa pk.</w:t>
            </w:r>
          </w:p>
          <w:p w:rsidR="00365D26" w:rsidRPr="00365D26" w:rsidRDefault="00365D26" w:rsidP="00365D26">
            <w:pPr>
              <w:tabs>
                <w:tab w:val="left" w:pos="2838"/>
              </w:tabs>
              <w:rPr>
                <w:rFonts w:ascii="Times New Roman" w:hAnsi="Times New Roman"/>
              </w:rPr>
            </w:pPr>
            <w:r w:rsidRPr="00365D26">
              <w:rPr>
                <w:rFonts w:ascii="Times New Roman" w:hAnsi="Times New Roman"/>
                <w:lang w:val="nl-NL"/>
              </w:rPr>
              <w:t>Thấy vẻ đẹp cao quí,lòng tận tuỵ hy sinh về người nông dân...</w:t>
            </w:r>
          </w:p>
        </w:tc>
      </w:tr>
    </w:tbl>
    <w:p w:rsidR="00365D26" w:rsidRPr="00365D26" w:rsidRDefault="00223C20" w:rsidP="00365D26">
      <w:pPr>
        <w:rPr>
          <w:rFonts w:ascii="Arial" w:hAnsi="Arial" w:cs="Arial"/>
          <w:bCs/>
          <w:lang w:val="nl-NL"/>
        </w:rPr>
      </w:pPr>
      <w:r>
        <w:rPr>
          <w:rFonts w:ascii="Times New Roman" w:hAnsi="Times New Roman"/>
          <w:b/>
          <w:bCs/>
          <w:lang w:val="nl-NL"/>
        </w:rPr>
        <w:t xml:space="preserve">- </w:t>
      </w:r>
      <w:r w:rsidR="00365D26" w:rsidRPr="00365D26">
        <w:rPr>
          <w:rFonts w:ascii="Times New Roman" w:hAnsi="Times New Roman"/>
          <w:b/>
          <w:bCs/>
          <w:lang w:val="nl-NL"/>
        </w:rPr>
        <w:t xml:space="preserve"> </w:t>
      </w:r>
      <w:r w:rsidR="00365D26" w:rsidRPr="00365D26">
        <w:rPr>
          <w:rFonts w:ascii="Times New Roman" w:hAnsi="Times New Roman"/>
          <w:bCs/>
          <w:lang w:val="nl-NL"/>
        </w:rPr>
        <w:t>GV hệ thống kiến thức bài học.</w:t>
      </w:r>
    </w:p>
    <w:p w:rsidR="00365D26" w:rsidRPr="00365D26" w:rsidRDefault="00223C20" w:rsidP="00365D26">
      <w:pPr>
        <w:rPr>
          <w:rFonts w:ascii="Times New Roman" w:hAnsi="Times New Roman"/>
          <w:b/>
          <w:bCs/>
          <w:lang w:val="nl-NL"/>
        </w:rPr>
      </w:pPr>
      <w:r>
        <w:rPr>
          <w:rFonts w:ascii="Times New Roman" w:hAnsi="Times New Roman"/>
          <w:b/>
          <w:bCs/>
          <w:lang w:val="nl-NL"/>
        </w:rPr>
        <w:t xml:space="preserve">- </w:t>
      </w:r>
      <w:r w:rsidR="00365D26" w:rsidRPr="00365D26">
        <w:rPr>
          <w:rFonts w:ascii="Times New Roman" w:hAnsi="Times New Roman"/>
          <w:b/>
          <w:bCs/>
          <w:lang w:val="nl-NL"/>
        </w:rPr>
        <w:t xml:space="preserve"> Hoạt động tiếp nối:</w:t>
      </w:r>
    </w:p>
    <w:p w:rsidR="00365D26" w:rsidRPr="00365D26" w:rsidRDefault="00365D26" w:rsidP="00365D26">
      <w:pPr>
        <w:rPr>
          <w:rFonts w:ascii="Times New Roman" w:hAnsi="Times New Roman"/>
          <w:lang w:val="nl-NL"/>
        </w:rPr>
      </w:pPr>
      <w:r w:rsidRPr="00365D26">
        <w:rPr>
          <w:rFonts w:ascii="Times New Roman" w:hAnsi="Times New Roman"/>
          <w:lang w:val="nl-NL"/>
        </w:rPr>
        <w:t xml:space="preserve"> - T</w:t>
      </w:r>
      <w:r w:rsidR="00223C20">
        <w:rPr>
          <w:rFonts w:ascii="Times New Roman" w:hAnsi="Times New Roman"/>
          <w:lang w:val="nl-NL"/>
        </w:rPr>
        <w:t>ó</w:t>
      </w:r>
      <w:r w:rsidRPr="00365D26">
        <w:rPr>
          <w:rFonts w:ascii="Times New Roman" w:hAnsi="Times New Roman"/>
          <w:lang w:val="nl-NL"/>
        </w:rPr>
        <w:t xml:space="preserve">m tắt đoạn trích, phân tích nhân vật Lão Hạc </w:t>
      </w:r>
    </w:p>
    <w:p w:rsidR="00365D26" w:rsidRPr="00365D26" w:rsidRDefault="00365D26" w:rsidP="00365D26">
      <w:pPr>
        <w:rPr>
          <w:rFonts w:ascii="Times New Roman" w:hAnsi="Times New Roman"/>
          <w:lang w:val="nl-NL"/>
        </w:rPr>
      </w:pPr>
      <w:r w:rsidRPr="00365D26">
        <w:rPr>
          <w:rFonts w:ascii="Times New Roman" w:hAnsi="Times New Roman"/>
          <w:lang w:val="nl-NL"/>
        </w:rPr>
        <w:t xml:space="preserve"> - Học  phần ghi nhớ. </w:t>
      </w:r>
    </w:p>
    <w:p w:rsidR="00365D26" w:rsidRPr="00365D26" w:rsidRDefault="00365D26" w:rsidP="00365D26">
      <w:pPr>
        <w:rPr>
          <w:rFonts w:ascii="Times New Roman" w:hAnsi="Times New Roman"/>
        </w:rPr>
      </w:pPr>
      <w:r w:rsidRPr="00365D26">
        <w:rPr>
          <w:rFonts w:ascii="Times New Roman" w:hAnsi="Times New Roman"/>
          <w:lang w:val="nl-NL"/>
        </w:rPr>
        <w:t xml:space="preserve"> - </w:t>
      </w:r>
      <w:r w:rsidRPr="00365D26">
        <w:rPr>
          <w:rFonts w:ascii="Times New Roman" w:hAnsi="Times New Roman"/>
        </w:rPr>
        <w:t>Làm các bài tập, soạn bài</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DF5BFB" w:rsidRDefault="00DF5BFB" w:rsidP="00747900">
      <w:pPr>
        <w:rPr>
          <w:rFonts w:ascii="Times New Roman" w:hAnsi="Times New Roman"/>
          <w:b/>
          <w:sz w:val="32"/>
          <w:szCs w:val="32"/>
        </w:rPr>
      </w:pPr>
    </w:p>
    <w:p w:rsidR="00747900" w:rsidRPr="00365D26" w:rsidRDefault="00747900" w:rsidP="00747900">
      <w:pPr>
        <w:rPr>
          <w:rFonts w:ascii="Times New Roman" w:hAnsi="Times New Roman"/>
          <w:b/>
          <w:sz w:val="44"/>
          <w:szCs w:val="44"/>
        </w:rPr>
      </w:pPr>
      <w:r>
        <w:rPr>
          <w:rFonts w:ascii="Times New Roman" w:hAnsi="Times New Roman"/>
          <w:b/>
          <w:sz w:val="32"/>
          <w:szCs w:val="32"/>
        </w:rPr>
        <w:t xml:space="preserve">Tiết 15 </w:t>
      </w:r>
      <w:r w:rsidRPr="00365D26">
        <w:rPr>
          <w:rFonts w:ascii="Times New Roman" w:hAnsi="Times New Roman"/>
          <w:b/>
          <w:sz w:val="32"/>
          <w:szCs w:val="32"/>
        </w:rPr>
        <w:t xml:space="preserve">- Tiếng việt </w:t>
      </w:r>
      <w:r w:rsidRPr="00365D26">
        <w:rPr>
          <w:rFonts w:ascii="Times New Roman" w:hAnsi="Times New Roman"/>
          <w:b/>
          <w:sz w:val="44"/>
          <w:szCs w:val="44"/>
        </w:rPr>
        <w:t xml:space="preserve">:          </w:t>
      </w:r>
    </w:p>
    <w:p w:rsidR="00747900" w:rsidRPr="00365D26" w:rsidRDefault="00747900" w:rsidP="00747900">
      <w:pPr>
        <w:jc w:val="center"/>
        <w:rPr>
          <w:rFonts w:ascii="Times New Roman" w:hAnsi="Times New Roman"/>
          <w:b/>
          <w:bCs/>
          <w:sz w:val="52"/>
          <w:szCs w:val="52"/>
        </w:rPr>
      </w:pPr>
      <w:r w:rsidRPr="00365D26">
        <w:rPr>
          <w:rFonts w:ascii="Times New Roman" w:hAnsi="Times New Roman"/>
          <w:b/>
          <w:bCs/>
          <w:sz w:val="52"/>
          <w:szCs w:val="52"/>
        </w:rPr>
        <w:t>Trường từ vựng</w:t>
      </w:r>
    </w:p>
    <w:p w:rsidR="00747900" w:rsidRPr="00D8691D" w:rsidRDefault="00747900" w:rsidP="00747900">
      <w:pPr>
        <w:pStyle w:val="NoSpacing"/>
        <w:jc w:val="both"/>
        <w:rPr>
          <w:rFonts w:ascii="Times New Roman" w:hAnsi="Times New Roman"/>
          <w:b/>
        </w:rPr>
      </w:pPr>
      <w:r w:rsidRPr="00D8691D">
        <w:rPr>
          <w:rFonts w:ascii="Times New Roman" w:hAnsi="Times New Roman"/>
          <w:b/>
        </w:rPr>
        <w:t>I. Mục tiêu bài học:</w:t>
      </w:r>
    </w:p>
    <w:p w:rsidR="00747900" w:rsidRPr="00D8691D" w:rsidRDefault="00747900" w:rsidP="00747900">
      <w:pPr>
        <w:pStyle w:val="NoSpacing"/>
        <w:numPr>
          <w:ilvl w:val="0"/>
          <w:numId w:val="21"/>
        </w:numPr>
        <w:jc w:val="both"/>
        <w:rPr>
          <w:rFonts w:ascii="Times New Roman" w:hAnsi="Times New Roman"/>
        </w:rPr>
      </w:pPr>
      <w:r w:rsidRPr="00D8691D">
        <w:rPr>
          <w:rFonts w:ascii="Times New Roman" w:hAnsi="Times New Roman"/>
          <w:szCs w:val="28"/>
        </w:rPr>
        <w:t xml:space="preserve">Về kiến thức: </w:t>
      </w:r>
    </w:p>
    <w:p w:rsidR="00747900" w:rsidRDefault="00747900" w:rsidP="00747900">
      <w:pPr>
        <w:pStyle w:val="NoSpacing"/>
        <w:ind w:firstLine="720"/>
        <w:jc w:val="both"/>
        <w:rPr>
          <w:rFonts w:ascii="Times New Roman" w:hAnsi="Times New Roman"/>
        </w:rPr>
      </w:pPr>
      <w:r w:rsidRPr="00D8691D">
        <w:rPr>
          <w:rFonts w:ascii="Times New Roman" w:hAnsi="Times New Roman"/>
        </w:rPr>
        <w:lastRenderedPageBreak/>
        <w:t>-</w:t>
      </w:r>
      <w:r>
        <w:rPr>
          <w:rFonts w:ascii="Times New Roman" w:hAnsi="Times New Roman"/>
        </w:rPr>
        <w:t xml:space="preserve"> </w:t>
      </w:r>
      <w:r w:rsidRPr="00D8691D">
        <w:rPr>
          <w:rFonts w:ascii="Times New Roman" w:hAnsi="Times New Roman"/>
        </w:rPr>
        <w:t xml:space="preserve"> </w:t>
      </w:r>
      <w:r>
        <w:rPr>
          <w:rFonts w:ascii="Times New Roman" w:hAnsi="Times New Roman"/>
        </w:rPr>
        <w:t>H</w:t>
      </w:r>
      <w:r w:rsidRPr="00D8691D">
        <w:rPr>
          <w:rFonts w:ascii="Times New Roman" w:hAnsi="Times New Roman"/>
        </w:rPr>
        <w:t xml:space="preserve">iểu </w:t>
      </w:r>
      <w:r>
        <w:rPr>
          <w:rFonts w:ascii="Times New Roman" w:hAnsi="Times New Roman"/>
        </w:rPr>
        <w:t>được thế nào là trường từ vựng.</w:t>
      </w:r>
    </w:p>
    <w:p w:rsidR="00747900" w:rsidRPr="00D8691D" w:rsidRDefault="00747900" w:rsidP="00747900">
      <w:pPr>
        <w:pStyle w:val="NoSpacing"/>
        <w:ind w:firstLine="720"/>
        <w:jc w:val="both"/>
        <w:rPr>
          <w:rFonts w:ascii="Times New Roman" w:hAnsi="Times New Roman"/>
          <w:szCs w:val="28"/>
        </w:rPr>
      </w:pPr>
      <w:r>
        <w:rPr>
          <w:rFonts w:ascii="Times New Roman" w:hAnsi="Times New Roman"/>
        </w:rPr>
        <w:t>- B</w:t>
      </w:r>
      <w:r w:rsidRPr="00D8691D">
        <w:rPr>
          <w:rFonts w:ascii="Times New Roman" w:hAnsi="Times New Roman"/>
        </w:rPr>
        <w:t>iết xác lập các trường từ vựng đơn giản.</w:t>
      </w:r>
    </w:p>
    <w:p w:rsidR="00747900" w:rsidRPr="00D8691D" w:rsidRDefault="00747900" w:rsidP="00747900">
      <w:pPr>
        <w:pStyle w:val="NoSpacing"/>
        <w:numPr>
          <w:ilvl w:val="0"/>
          <w:numId w:val="21"/>
        </w:numPr>
        <w:jc w:val="both"/>
        <w:rPr>
          <w:rFonts w:ascii="Times New Roman" w:hAnsi="Times New Roman"/>
          <w:szCs w:val="28"/>
        </w:rPr>
      </w:pPr>
      <w:r w:rsidRPr="00D8691D">
        <w:rPr>
          <w:rFonts w:ascii="Times New Roman" w:hAnsi="Times New Roman"/>
          <w:szCs w:val="28"/>
        </w:rPr>
        <w:t>Về kỹ năng:</w:t>
      </w:r>
    </w:p>
    <w:p w:rsidR="00747900" w:rsidRPr="00D8691D" w:rsidRDefault="00747900" w:rsidP="00747900">
      <w:pPr>
        <w:pStyle w:val="NoSpacing"/>
        <w:jc w:val="both"/>
        <w:rPr>
          <w:rFonts w:ascii="Times New Roman" w:hAnsi="Times New Roman"/>
        </w:rPr>
      </w:pPr>
      <w:r w:rsidRPr="00D8691D">
        <w:rPr>
          <w:rFonts w:ascii="Times New Roman" w:hAnsi="Times New Roman"/>
        </w:rPr>
        <w:t xml:space="preserve">     Biết được mối liên quan giữa trường từ vựng với các hiện tượng ngôn ngữ đã học như đồng nghĩa, trái nghĩa, ẩn dụ, hoán dụ, nhân hoá... giúp ích cho việc làm văn và học văn.</w:t>
      </w:r>
    </w:p>
    <w:p w:rsidR="00747900" w:rsidRPr="00D8691D" w:rsidRDefault="00747900" w:rsidP="00747900">
      <w:pPr>
        <w:pStyle w:val="NoSpacing"/>
        <w:numPr>
          <w:ilvl w:val="0"/>
          <w:numId w:val="20"/>
        </w:numPr>
        <w:jc w:val="both"/>
        <w:rPr>
          <w:rFonts w:ascii="Times New Roman" w:hAnsi="Times New Roman"/>
          <w:szCs w:val="28"/>
        </w:rPr>
      </w:pPr>
      <w:r w:rsidRPr="00D8691D">
        <w:rPr>
          <w:rFonts w:ascii="Times New Roman" w:hAnsi="Times New Roman"/>
          <w:szCs w:val="28"/>
        </w:rPr>
        <w:t xml:space="preserve">Về thỏi độ: </w:t>
      </w:r>
      <w:r w:rsidRPr="00D8691D">
        <w:rPr>
          <w:rFonts w:ascii="Times New Roman" w:hAnsi="Times New Roman"/>
        </w:rPr>
        <w:t>Đồng tình khi sử dụng trường từ vựng.</w:t>
      </w:r>
    </w:p>
    <w:p w:rsidR="00747900" w:rsidRDefault="00747900" w:rsidP="00747900">
      <w:pPr>
        <w:pStyle w:val="NoSpacing"/>
        <w:jc w:val="both"/>
        <w:rPr>
          <w:rFonts w:ascii="Times New Roman" w:hAnsi="Times New Roman"/>
        </w:rPr>
      </w:pPr>
      <w:r w:rsidRPr="00D8691D">
        <w:rPr>
          <w:rFonts w:ascii="Times New Roman" w:hAnsi="Times New Roman"/>
          <w:b/>
        </w:rPr>
        <w:t>II. Chuẩn bị</w:t>
      </w:r>
      <w:r>
        <w:rPr>
          <w:rFonts w:ascii="Times New Roman" w:hAnsi="Times New Roman"/>
        </w:rPr>
        <w:t>:</w:t>
      </w:r>
    </w:p>
    <w:p w:rsidR="00747900" w:rsidRPr="00D8691D" w:rsidRDefault="00747900" w:rsidP="00747900">
      <w:pPr>
        <w:pStyle w:val="NoSpacing"/>
        <w:jc w:val="both"/>
        <w:rPr>
          <w:rFonts w:ascii="Times New Roman" w:hAnsi="Times New Roman"/>
        </w:rPr>
      </w:pPr>
      <w:r w:rsidRPr="00D8691D">
        <w:rPr>
          <w:rFonts w:ascii="Times New Roman" w:hAnsi="Times New Roman"/>
        </w:rPr>
        <w:t xml:space="preserve">     1- Giáo viên: Chuẩn bị nội dung lên lớp, bảng phụ.</w:t>
      </w:r>
    </w:p>
    <w:p w:rsidR="00747900" w:rsidRPr="00D8691D" w:rsidRDefault="00747900" w:rsidP="00747900">
      <w:pPr>
        <w:pStyle w:val="NoSpacing"/>
        <w:jc w:val="both"/>
        <w:rPr>
          <w:rFonts w:ascii="Times New Roman" w:hAnsi="Times New Roman"/>
        </w:rPr>
      </w:pPr>
      <w:r w:rsidRPr="00D8691D">
        <w:rPr>
          <w:rFonts w:ascii="Times New Roman" w:hAnsi="Times New Roman"/>
        </w:rPr>
        <w:t xml:space="preserve">     2- Học sinh: Chuẩn bị bài theo hướng dẫn.</w:t>
      </w:r>
    </w:p>
    <w:p w:rsidR="00747900" w:rsidRPr="00D8691D" w:rsidRDefault="00747900" w:rsidP="00747900">
      <w:pPr>
        <w:pStyle w:val="NoSpacing"/>
        <w:jc w:val="both"/>
        <w:rPr>
          <w:rFonts w:ascii="Times New Roman" w:hAnsi="Times New Roman"/>
          <w:szCs w:val="28"/>
        </w:rPr>
      </w:pPr>
      <w:r w:rsidRPr="00D8691D">
        <w:rPr>
          <w:rFonts w:ascii="Times New Roman" w:hAnsi="Times New Roman"/>
          <w:b/>
        </w:rPr>
        <w:t>III. Phương pháp dạy học</w:t>
      </w:r>
      <w:r w:rsidRPr="00D8691D">
        <w:rPr>
          <w:rFonts w:ascii="Times New Roman" w:hAnsi="Times New Roman"/>
        </w:rPr>
        <w:t xml:space="preserve"> :</w:t>
      </w:r>
      <w:r>
        <w:rPr>
          <w:rFonts w:ascii="Times New Roman" w:hAnsi="Times New Roman"/>
          <w:szCs w:val="28"/>
        </w:rPr>
        <w:t xml:space="preserve"> Vấn đáp, thảo luận, thuyết trì</w:t>
      </w:r>
      <w:r w:rsidRPr="00D8691D">
        <w:rPr>
          <w:rFonts w:ascii="Times New Roman" w:hAnsi="Times New Roman"/>
          <w:szCs w:val="28"/>
        </w:rPr>
        <w:t>nh</w:t>
      </w:r>
    </w:p>
    <w:p w:rsidR="00747900" w:rsidRPr="00D8691D" w:rsidRDefault="00747900" w:rsidP="00747900">
      <w:pPr>
        <w:pStyle w:val="NoSpacing"/>
        <w:jc w:val="both"/>
        <w:rPr>
          <w:rFonts w:ascii="Times New Roman" w:hAnsi="Times New Roman"/>
          <w:b/>
        </w:rPr>
      </w:pPr>
      <w:r w:rsidRPr="00D8691D">
        <w:rPr>
          <w:rFonts w:ascii="Times New Roman" w:hAnsi="Times New Roman"/>
          <w:b/>
        </w:rPr>
        <w:t>IV. Tiến trình dạy học:</w:t>
      </w:r>
    </w:p>
    <w:p w:rsidR="00747900" w:rsidRPr="009B10CA" w:rsidRDefault="00747900" w:rsidP="00747900">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( 1P )</w:t>
      </w:r>
    </w:p>
    <w:p w:rsidR="00747900" w:rsidRPr="00365D26" w:rsidRDefault="00747900" w:rsidP="00747900">
      <w:pPr>
        <w:jc w:val="both"/>
        <w:rPr>
          <w:rFonts w:ascii="Times New Roman" w:hAnsi="Times New Roman"/>
        </w:rPr>
      </w:pPr>
      <w:r w:rsidRPr="00365D26">
        <w:rPr>
          <w:rFonts w:ascii="Times New Roman" w:hAnsi="Times New Roman"/>
        </w:rPr>
        <w:t xml:space="preserve">            *Giới thiệu bài: Tìm hiểu từ ngữ, chúng ta không chỉ nắm được nghĩa của từ mà trong thực tế ta thấy nhiều từ ngữ có những nét nghĩa chung nào đấy. Trường hợp như vậy, người ta sắp xếp chúng vào cùng một trường gọi là trường từ vựng. Vậy tường từ vựng được hiểu như thế nào chúng ta cùng tìm hiểu.</w:t>
      </w:r>
    </w:p>
    <w:p w:rsidR="00747900" w:rsidRPr="00365D26" w:rsidRDefault="00747900" w:rsidP="00747900">
      <w:pPr>
        <w:tabs>
          <w:tab w:val="left" w:pos="60"/>
        </w:tabs>
        <w:jc w:val="both"/>
        <w:rPr>
          <w:rFonts w:ascii="Times New Roman" w:hAnsi="Times New Roman"/>
          <w:b/>
          <w:sz w:val="2"/>
          <w:szCs w:val="28"/>
        </w:rPr>
      </w:pPr>
    </w:p>
    <w:p w:rsidR="00747900" w:rsidRPr="00365D26" w:rsidRDefault="00747900" w:rsidP="00747900">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Pr>
          <w:rFonts w:ascii="Times New Roman" w:hAnsi="Times New Roman"/>
          <w:szCs w:val="28"/>
        </w:rPr>
        <w:t>Hướng dẫn học sinh ti</w:t>
      </w:r>
      <w:r w:rsidRPr="00365D26">
        <w:rPr>
          <w:rFonts w:ascii="Times New Roman" w:hAnsi="Times New Roman"/>
          <w:szCs w:val="28"/>
        </w:rPr>
        <w:t>m hiểu về trường từ vựng.</w:t>
      </w:r>
    </w:p>
    <w:p w:rsidR="00747900" w:rsidRPr="00365D26" w:rsidRDefault="00747900" w:rsidP="00747900">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w:t>
      </w:r>
      <w:r>
        <w:rPr>
          <w:rFonts w:ascii="Times New Roman" w:hAnsi="Times New Roman"/>
          <w:szCs w:val="28"/>
        </w:rPr>
        <w:t>ì</w:t>
      </w:r>
      <w:r w:rsidRPr="00365D26">
        <w:rPr>
          <w:rFonts w:ascii="Times New Roman" w:hAnsi="Times New Roman"/>
          <w:szCs w:val="28"/>
        </w:rPr>
        <w:t>nh thành kh</w:t>
      </w:r>
      <w:r>
        <w:rPr>
          <w:rFonts w:ascii="Times New Roman" w:hAnsi="Times New Roman"/>
          <w:szCs w:val="28"/>
        </w:rPr>
        <w:t>á</w:t>
      </w:r>
      <w:r w:rsidRPr="00365D26">
        <w:rPr>
          <w:rFonts w:ascii="Times New Roman" w:hAnsi="Times New Roman"/>
          <w:szCs w:val="28"/>
        </w:rPr>
        <w:t>i niệm về trường từ vựng.</w:t>
      </w:r>
    </w:p>
    <w:p w:rsidR="00747900" w:rsidRPr="00365D26" w:rsidRDefault="00747900" w:rsidP="00747900">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thảo luận.</w:t>
      </w:r>
    </w:p>
    <w:p w:rsidR="00747900" w:rsidRPr="00365D26" w:rsidRDefault="00747900" w:rsidP="00747900">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 nh</w:t>
      </w:r>
      <w:r>
        <w:rPr>
          <w:rFonts w:ascii="Times New Roman" w:hAnsi="Times New Roman"/>
          <w:szCs w:val="28"/>
        </w:rPr>
        <w:t>ó</w:t>
      </w:r>
      <w:r w:rsidRPr="00365D26">
        <w:rPr>
          <w:rFonts w:ascii="Times New Roman" w:hAnsi="Times New Roman"/>
          <w:szCs w:val="28"/>
        </w:rPr>
        <w:t>m nhỏ.</w:t>
      </w:r>
    </w:p>
    <w:p w:rsidR="00747900" w:rsidRPr="00365D26" w:rsidRDefault="00747900" w:rsidP="00747900">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15 ph</w:t>
      </w:r>
      <w:r>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624"/>
      </w:tblGrid>
      <w:tr w:rsidR="00747900" w:rsidRPr="00365D26" w:rsidTr="00747900">
        <w:tc>
          <w:tcPr>
            <w:tcW w:w="3192" w:type="dxa"/>
          </w:tcPr>
          <w:p w:rsidR="00747900" w:rsidRPr="00365D26" w:rsidRDefault="00747900" w:rsidP="00747900">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747900" w:rsidRPr="00365D26" w:rsidRDefault="00747900" w:rsidP="00747900">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624" w:type="dxa"/>
          </w:tcPr>
          <w:p w:rsidR="00747900" w:rsidRPr="00365D26" w:rsidRDefault="00747900" w:rsidP="00747900">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Kiến thức cần đạt</w:t>
            </w:r>
          </w:p>
        </w:tc>
      </w:tr>
      <w:tr w:rsidR="00747900" w:rsidRPr="00365D26" w:rsidTr="00747900">
        <w:tc>
          <w:tcPr>
            <w:tcW w:w="3192" w:type="dxa"/>
          </w:tcPr>
          <w:p w:rsidR="00747900" w:rsidRPr="00365D26" w:rsidRDefault="00747900" w:rsidP="00747900">
            <w:pPr>
              <w:spacing w:before="120" w:after="120" w:line="214" w:lineRule="auto"/>
              <w:rPr>
                <w:rFonts w:ascii="Times New Roman" w:hAnsi="Times New Roman"/>
              </w:rPr>
            </w:pPr>
          </w:p>
          <w:p w:rsidR="00747900" w:rsidRPr="00365D26" w:rsidRDefault="00747900" w:rsidP="00747900">
            <w:pPr>
              <w:spacing w:before="120" w:after="120" w:line="214" w:lineRule="auto"/>
              <w:rPr>
                <w:rFonts w:ascii="Times New Roman" w:hAnsi="Times New Roman"/>
              </w:rPr>
            </w:pPr>
            <w:r w:rsidRPr="00365D26">
              <w:rPr>
                <w:rFonts w:ascii="Times New Roman" w:hAnsi="Times New Roman"/>
              </w:rPr>
              <w:t>- GV yêu cầu HS đọc đoạn trích trong lòng mẹ – Nguyên Hồng.</w:t>
            </w:r>
          </w:p>
          <w:p w:rsidR="00747900" w:rsidRPr="00365D26" w:rsidRDefault="00747900" w:rsidP="00747900">
            <w:pPr>
              <w:spacing w:before="120" w:line="214" w:lineRule="auto"/>
              <w:jc w:val="both"/>
              <w:rPr>
                <w:rFonts w:ascii="Times New Roman" w:hAnsi="Times New Roman"/>
                <w:i/>
                <w:lang w:val="nl-NL"/>
              </w:rPr>
            </w:pPr>
            <w:r w:rsidRPr="00365D26">
              <w:rPr>
                <w:rFonts w:ascii="Times New Roman" w:hAnsi="Times New Roman"/>
                <w:i/>
                <w:lang w:val="nl-NL"/>
              </w:rPr>
              <w:t>? Thống kê các từ in đậm?</w:t>
            </w:r>
          </w:p>
          <w:p w:rsidR="00747900" w:rsidRPr="00365D26" w:rsidRDefault="00747900" w:rsidP="00747900">
            <w:pPr>
              <w:spacing w:before="120" w:line="214" w:lineRule="auto"/>
              <w:jc w:val="both"/>
              <w:rPr>
                <w:rFonts w:ascii="Times New Roman" w:hAnsi="Times New Roman"/>
                <w:i/>
                <w:lang w:val="nl-NL"/>
              </w:rPr>
            </w:pPr>
            <w:r w:rsidRPr="00365D26">
              <w:rPr>
                <w:rFonts w:ascii="Times New Roman" w:hAnsi="Times New Roman"/>
                <w:i/>
                <w:lang w:val="nl-NL"/>
              </w:rPr>
              <w:t>? Các từ in đậm trong đoạn văn trên dùng để chỉ đối tượng nào?</w:t>
            </w:r>
          </w:p>
          <w:p w:rsidR="00747900" w:rsidRPr="00365D26" w:rsidRDefault="00747900" w:rsidP="00747900">
            <w:pPr>
              <w:spacing w:before="120" w:line="214" w:lineRule="auto"/>
              <w:jc w:val="both"/>
              <w:rPr>
                <w:rFonts w:ascii="Times New Roman" w:hAnsi="Times New Roman"/>
                <w:i/>
                <w:lang w:val="nl-NL"/>
              </w:rPr>
            </w:pPr>
            <w:r w:rsidRPr="00365D26">
              <w:rPr>
                <w:rFonts w:ascii="Times New Roman" w:hAnsi="Times New Roman"/>
                <w:i/>
                <w:lang w:val="nl-NL"/>
              </w:rPr>
              <w:t>? Chúng có nét chung nào về nghĩa?</w:t>
            </w:r>
          </w:p>
          <w:p w:rsidR="00747900" w:rsidRPr="00365D26" w:rsidRDefault="00747900" w:rsidP="00747900">
            <w:pPr>
              <w:spacing w:before="120" w:line="214" w:lineRule="auto"/>
              <w:jc w:val="both"/>
              <w:rPr>
                <w:rFonts w:ascii="Times New Roman" w:hAnsi="Times New Roman"/>
                <w:i/>
                <w:lang w:val="nl-NL"/>
              </w:rPr>
            </w:pPr>
            <w:r w:rsidRPr="00365D26">
              <w:rPr>
                <w:rFonts w:ascii="Times New Roman" w:hAnsi="Times New Roman"/>
                <w:i/>
                <w:lang w:val="nl-NL"/>
              </w:rPr>
              <w:t>? hãy tìm trong đoạn văn mở đầu văn bản trong lòng mẹ Nguyên Hồng những từ chỉ người ruột thịt của nhân vật tôi?</w:t>
            </w:r>
          </w:p>
          <w:p w:rsidR="00747900" w:rsidRPr="00365D26" w:rsidRDefault="00747900" w:rsidP="00747900">
            <w:pPr>
              <w:spacing w:before="120" w:line="214" w:lineRule="auto"/>
              <w:jc w:val="both"/>
              <w:rPr>
                <w:rFonts w:ascii="Times New Roman" w:hAnsi="Times New Roman"/>
                <w:i/>
                <w:lang w:val="nl-NL"/>
              </w:rPr>
            </w:pPr>
            <w:r w:rsidRPr="00365D26">
              <w:rPr>
                <w:rFonts w:ascii="Times New Roman" w:hAnsi="Times New Roman"/>
                <w:i/>
                <w:lang w:val="nl-NL"/>
              </w:rPr>
              <w:t>? Những từ ấy có nét chung nào về nghĩa?</w:t>
            </w:r>
          </w:p>
          <w:p w:rsidR="00747900" w:rsidRPr="00365D26" w:rsidRDefault="00747900" w:rsidP="00747900">
            <w:pPr>
              <w:spacing w:before="120" w:line="214" w:lineRule="auto"/>
              <w:jc w:val="both"/>
              <w:rPr>
                <w:rFonts w:ascii="Times New Roman" w:hAnsi="Times New Roman"/>
                <w:lang w:val="nl-NL"/>
              </w:rPr>
            </w:pPr>
            <w:r w:rsidRPr="00365D26">
              <w:rPr>
                <w:rFonts w:ascii="Times New Roman" w:hAnsi="Times New Roman"/>
                <w:lang w:val="nl-NL"/>
              </w:rPr>
              <w:t xml:space="preserve">- GV: có đặc điểm như 2 nhóm từ trên gọi là trường từ vựng. </w:t>
            </w:r>
          </w:p>
          <w:p w:rsidR="00747900" w:rsidRPr="00365D26" w:rsidRDefault="00747900" w:rsidP="00747900">
            <w:pPr>
              <w:spacing w:before="120" w:line="214" w:lineRule="auto"/>
              <w:jc w:val="both"/>
              <w:rPr>
                <w:rFonts w:ascii="Times New Roman" w:hAnsi="Times New Roman"/>
                <w:lang w:val="nl-NL"/>
              </w:rPr>
            </w:pPr>
          </w:p>
          <w:p w:rsidR="00747900" w:rsidRPr="00365D26" w:rsidRDefault="00747900" w:rsidP="00747900">
            <w:pPr>
              <w:spacing w:before="120" w:line="214" w:lineRule="auto"/>
              <w:jc w:val="both"/>
              <w:rPr>
                <w:rFonts w:ascii="Times New Roman" w:hAnsi="Times New Roman"/>
                <w:lang w:val="nl-NL"/>
              </w:rPr>
            </w:pPr>
            <w:r w:rsidRPr="00365D26">
              <w:rPr>
                <w:rFonts w:ascii="Times New Roman" w:hAnsi="Times New Roman"/>
                <w:i/>
                <w:lang w:val="nl-NL"/>
              </w:rPr>
              <w:t xml:space="preserve">? Thế nào là trường từ </w:t>
            </w:r>
            <w:r w:rsidRPr="00365D26">
              <w:rPr>
                <w:rFonts w:ascii="Times New Roman" w:hAnsi="Times New Roman"/>
                <w:i/>
                <w:lang w:val="nl-NL"/>
              </w:rPr>
              <w:lastRenderedPageBreak/>
              <w:t>vựng</w:t>
            </w:r>
            <w:r w:rsidRPr="00365D26">
              <w:rPr>
                <w:rFonts w:ascii="Times New Roman" w:hAnsi="Times New Roman"/>
                <w:lang w:val="nl-NL"/>
              </w:rPr>
              <w:t xml:space="preserve">? </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GV: Khái quát ghi nhớ.</w:t>
            </w: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Tìm trường từ vựng chỉ hình dáng của con người?</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GV hướng dẫn học sinh tìm hiểu các lưu ý.</w:t>
            </w: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Quan sát trường từ vựng “ Mắt” Cho biết có những trường nhỏ nào?</w:t>
            </w: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xml:space="preserve">? Qua trường từ vựng về “ Mắt” Em có nhận xét gì về trường từ vựng? </w:t>
            </w: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xml:space="preserve">? Các trường từ vựng nhỏ trong trường từ vựng về “ Mắt” thuộc những từ loại nào? </w:t>
            </w: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Nhận xét gì về quan hệ giữa các từ loại và trường từ vựng?</w:t>
            </w: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Từ Chua thuộc những trường từ vựng nào?</w:t>
            </w: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Từ việc tìm hiểu trên em có suy nghĩ gì về trường từ vựng và từ nhiều nghĩa?</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GV hướng dẫn HS tìm hiểu đoạn văn trích:” Lão Hạc – Nam cao”</w:t>
            </w: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Các từ : Tưởng, mường, cậu thường thuộc trường chỉ người hay vật?</w:t>
            </w: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t>? Vậy trong đoạn văn các từ đó thuộc trường từ vựng đối tượng nào?</w:t>
            </w: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lastRenderedPageBreak/>
              <w:t>? Chuyển trường từ  vựng như vậy có ý nghĩa gì?</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i/>
              </w:rPr>
              <w:t>? Trong thơ văn và cuộc sống người ta thường dùng cách chuyển trường từ vựng để nhằm mục đích gì?</w:t>
            </w:r>
            <w:r w:rsidRPr="00365D26">
              <w:rPr>
                <w:rFonts w:ascii="Times New Roman" w:hAnsi="Times New Roman"/>
              </w:rPr>
              <w:t xml:space="preserve"> </w:t>
            </w:r>
          </w:p>
          <w:p w:rsidR="00747900" w:rsidRPr="00365D26" w:rsidRDefault="00747900" w:rsidP="00747900">
            <w:pPr>
              <w:spacing w:before="120" w:line="214" w:lineRule="auto"/>
              <w:jc w:val="both"/>
              <w:rPr>
                <w:rFonts w:ascii="Times New Roman" w:hAnsi="Times New Roman"/>
                <w:lang w:val="nl-NL"/>
              </w:rPr>
            </w:pPr>
            <w:r w:rsidRPr="00365D26">
              <w:rPr>
                <w:rFonts w:ascii="Times New Roman" w:hAnsi="Times New Roman"/>
                <w:lang w:val="nl-NL"/>
              </w:rPr>
              <w:t>- GV khái quát lưu ý</w:t>
            </w:r>
          </w:p>
          <w:p w:rsidR="00747900" w:rsidRPr="00365D26" w:rsidRDefault="00747900" w:rsidP="00747900">
            <w:pPr>
              <w:spacing w:line="214" w:lineRule="auto"/>
              <w:rPr>
                <w:rFonts w:ascii="Times New Roman" w:hAnsi="Times New Roman"/>
              </w:rPr>
            </w:pPr>
          </w:p>
        </w:tc>
        <w:tc>
          <w:tcPr>
            <w:tcW w:w="3192" w:type="dxa"/>
          </w:tcPr>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after="120" w:line="214" w:lineRule="auto"/>
              <w:rPr>
                <w:rFonts w:ascii="Times New Roman" w:hAnsi="Times New Roman"/>
              </w:rPr>
            </w:pPr>
            <w:r w:rsidRPr="00365D26">
              <w:rPr>
                <w:rFonts w:ascii="Times New Roman" w:hAnsi="Times New Roman"/>
              </w:rPr>
              <w:t>- HS đọc lại văn bản</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thống kê</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Trả lời độc lập</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nhận xét</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Suy nghĩ trả lời độc lập</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xml:space="preserve">- Thảo luận nhóm </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Địa diện nhóm trả lời.</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Ghi ý chính</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khái quát</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lastRenderedPageBreak/>
              <w:t>- Đọc ghi nhớ</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tìm</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trả lời độc lập</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nhận xét</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khái quát.</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nhận xét</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xml:space="preserve">- HS trả lời độc lập </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HS bộc lộ</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r w:rsidRPr="00365D26">
              <w:rPr>
                <w:rFonts w:ascii="Times New Roman" w:hAnsi="Times New Roman"/>
              </w:rPr>
              <w:t>-Hs trả lời</w:t>
            </w: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r w:rsidRPr="00365D26">
              <w:rPr>
                <w:rFonts w:ascii="Times New Roman" w:hAnsi="Times New Roman"/>
              </w:rPr>
              <w:t>-Hs trả lời</w:t>
            </w: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r w:rsidRPr="00365D26">
              <w:rPr>
                <w:rFonts w:ascii="Times New Roman" w:hAnsi="Times New Roman"/>
              </w:rPr>
              <w:t>-Hs trả lời</w:t>
            </w: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p>
          <w:p w:rsidR="00747900" w:rsidRPr="00365D26" w:rsidRDefault="00747900" w:rsidP="00747900">
            <w:pPr>
              <w:spacing w:line="214" w:lineRule="auto"/>
              <w:rPr>
                <w:rFonts w:ascii="Times New Roman" w:hAnsi="Times New Roman"/>
              </w:rPr>
            </w:pPr>
            <w:r w:rsidRPr="00365D26">
              <w:rPr>
                <w:rFonts w:ascii="Times New Roman" w:hAnsi="Times New Roman"/>
              </w:rPr>
              <w:t>-Hs trả lời</w:t>
            </w:r>
          </w:p>
        </w:tc>
        <w:tc>
          <w:tcPr>
            <w:tcW w:w="3624" w:type="dxa"/>
          </w:tcPr>
          <w:p w:rsidR="00747900" w:rsidRDefault="00747900" w:rsidP="00747900">
            <w:pPr>
              <w:spacing w:before="120" w:line="214" w:lineRule="auto"/>
              <w:jc w:val="both"/>
              <w:rPr>
                <w:rFonts w:ascii="Times New Roman" w:hAnsi="Times New Roman"/>
              </w:rPr>
            </w:pPr>
            <w:r w:rsidRPr="00365D26">
              <w:rPr>
                <w:rFonts w:ascii="Times New Roman" w:hAnsi="Times New Roman"/>
              </w:rPr>
              <w:lastRenderedPageBreak/>
              <w:t xml:space="preserve">I- Thế nào là trường từ vựng. </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1)Tìm hiểu ngữ liệu:</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Mặt, da, gò má, đùi, đầu, tay, miệng.</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Các từ in đậm chỉ người</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Cùng chỉ bộ phận của cơ thể con người.</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Tôi, thầy tôi, mẹ tôi, cô tôi.</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Cùng chỉ những người ruột thịt của bé Hồng.</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b/>
                <w:i/>
                <w:u w:val="single"/>
              </w:rPr>
              <w:t>2. Ghi nhớ: SGK/21</w:t>
            </w:r>
            <w:r w:rsidRPr="00365D26">
              <w:rPr>
                <w:rFonts w:ascii="Times New Roman" w:hAnsi="Times New Roman"/>
              </w:rPr>
              <w:t>.</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Hình dáng con người: Cao, thấp, lòng thòng, lêu nghêu, gầy, béo, xác ve, ...</w:t>
            </w:r>
          </w:p>
          <w:p w:rsidR="00747900" w:rsidRPr="00365D26" w:rsidRDefault="00747900" w:rsidP="00747900">
            <w:pPr>
              <w:spacing w:before="120" w:line="214" w:lineRule="auto"/>
              <w:jc w:val="both"/>
              <w:rPr>
                <w:rFonts w:ascii="Times New Roman" w:hAnsi="Times New Roman"/>
                <w:i/>
              </w:rPr>
            </w:pPr>
            <w:r w:rsidRPr="00365D26">
              <w:rPr>
                <w:rFonts w:ascii="Times New Roman" w:hAnsi="Times New Roman"/>
                <w:i/>
              </w:rPr>
              <w:lastRenderedPageBreak/>
              <w:t xml:space="preserve">* </w:t>
            </w:r>
            <w:r w:rsidRPr="00365D26">
              <w:rPr>
                <w:rFonts w:ascii="Times New Roman" w:hAnsi="Times New Roman"/>
                <w:b/>
                <w:bCs/>
                <w:i/>
              </w:rPr>
              <w:t>Lưu ý:</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Có các trường nhỏ: Trường về bộ phận của mắt, trường về đặc điểm của mắt, cảm giác về măt, bệnh của mắt, hoạt động của mẳt.</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xml:space="preserve">- Một trường từ vựng có thể bao gồm nhiều trường từ vựng nhỏ hơn. </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Trường về bộ phận của mắt: là DT</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Trường về đặc điểm của măt: TT</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Hoạt động của mắt: ĐT</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Các trường từ vựng nhỏ trong trường từ vựng lớn có thể thuộc nhiều loại khác nhau...</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xml:space="preserve">- Chua: </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Trường mùi vị: Chua, cay, đắng, ngọt...</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Trường âm thanh: Chua ( chua tai), êm dịu, ngọt, chối tai, ...</w:t>
            </w: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xml:space="preserve">- Một từ nhiều nghĩa có thể thuộc nhiều trường từ vựng khác nhau. </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Trường chỉ người</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Trường chỉ người đã được chuyển sang trường chỉ vật.</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Tình cảm của lão Hạc gần gũi với con chó.</w:t>
            </w: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p>
          <w:p w:rsidR="00747900" w:rsidRPr="00365D26" w:rsidRDefault="00747900" w:rsidP="00747900">
            <w:pPr>
              <w:spacing w:before="120" w:line="214" w:lineRule="auto"/>
              <w:jc w:val="both"/>
              <w:rPr>
                <w:rFonts w:ascii="Times New Roman" w:hAnsi="Times New Roman"/>
              </w:rPr>
            </w:pPr>
            <w:r w:rsidRPr="00365D26">
              <w:rPr>
                <w:rFonts w:ascii="Times New Roman" w:hAnsi="Times New Roman"/>
              </w:rPr>
              <w:t>- Để tăng thêm tính nghệ thuật của ngôn từ và khả năng diễn đạt.</w:t>
            </w: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before="120" w:line="214" w:lineRule="auto"/>
              <w:jc w:val="both"/>
              <w:rPr>
                <w:rFonts w:ascii="Times New Roman" w:hAnsi="Times New Roman"/>
                <w:i/>
              </w:rPr>
            </w:pPr>
          </w:p>
          <w:p w:rsidR="00747900" w:rsidRPr="00365D26" w:rsidRDefault="00747900" w:rsidP="00747900">
            <w:pPr>
              <w:spacing w:line="214" w:lineRule="auto"/>
              <w:rPr>
                <w:rFonts w:ascii="Times New Roman" w:hAnsi="Times New Roman"/>
              </w:rPr>
            </w:pPr>
          </w:p>
        </w:tc>
      </w:tr>
    </w:tbl>
    <w:p w:rsidR="00747900" w:rsidRPr="00365D26" w:rsidRDefault="00747900" w:rsidP="00747900">
      <w:pPr>
        <w:tabs>
          <w:tab w:val="left" w:pos="60"/>
        </w:tabs>
        <w:jc w:val="both"/>
        <w:rPr>
          <w:rFonts w:ascii="Times New Roman" w:hAnsi="Times New Roman"/>
          <w:b/>
          <w:sz w:val="2"/>
          <w:szCs w:val="28"/>
        </w:rPr>
      </w:pPr>
    </w:p>
    <w:p w:rsidR="00747900" w:rsidRPr="00365D26" w:rsidRDefault="00747900" w:rsidP="00747900">
      <w:pPr>
        <w:tabs>
          <w:tab w:val="left" w:pos="60"/>
        </w:tabs>
        <w:jc w:val="both"/>
        <w:rPr>
          <w:rFonts w:ascii="Times New Roman" w:hAnsi="Times New Roman"/>
          <w:szCs w:val="28"/>
        </w:rPr>
      </w:pPr>
      <w:r w:rsidRPr="00365D26">
        <w:rPr>
          <w:rFonts w:ascii="Times New Roman" w:hAnsi="Times New Roman"/>
          <w:b/>
          <w:szCs w:val="28"/>
        </w:rPr>
        <w:t xml:space="preserve">  HOẠT ĐỘNG 3: </w:t>
      </w:r>
      <w:r w:rsidRPr="00365D26">
        <w:rPr>
          <w:rFonts w:ascii="Times New Roman" w:hAnsi="Times New Roman"/>
          <w:szCs w:val="28"/>
        </w:rPr>
        <w:t>Hướng dẫn học sinh luyện tập</w:t>
      </w:r>
    </w:p>
    <w:p w:rsidR="00747900" w:rsidRPr="00365D26" w:rsidRDefault="00747900" w:rsidP="00747900">
      <w:pPr>
        <w:tabs>
          <w:tab w:val="left" w:pos="60"/>
        </w:tabs>
        <w:jc w:val="both"/>
        <w:rPr>
          <w:rFonts w:ascii="Times New Roman" w:hAnsi="Times New Roman"/>
          <w:b/>
          <w:szCs w:val="28"/>
        </w:rPr>
      </w:pPr>
      <w:r w:rsidRPr="00365D26">
        <w:rPr>
          <w:rFonts w:ascii="Times New Roman" w:hAnsi="Times New Roman"/>
          <w:b/>
          <w:szCs w:val="28"/>
        </w:rPr>
        <w:t xml:space="preserve">+ Mục tiờu: </w:t>
      </w:r>
      <w:r w:rsidRPr="00365D26">
        <w:rPr>
          <w:rFonts w:ascii="Times New Roman" w:hAnsi="Times New Roman"/>
          <w:szCs w:val="28"/>
        </w:rPr>
        <w:t>Vận dụng, củng cố kiến thức</w:t>
      </w:r>
    </w:p>
    <w:p w:rsidR="00747900" w:rsidRPr="00365D26" w:rsidRDefault="00747900" w:rsidP="00747900">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747900" w:rsidRPr="00365D26" w:rsidRDefault="00747900" w:rsidP="00747900">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Cỏ nhõn, nhúm nhỏ.</w:t>
      </w:r>
    </w:p>
    <w:p w:rsidR="00747900" w:rsidRPr="00365D26" w:rsidRDefault="00747900" w:rsidP="00747900">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25 phỳt</w:t>
      </w:r>
    </w:p>
    <w:p w:rsidR="00747900" w:rsidRPr="00365D26" w:rsidRDefault="00747900" w:rsidP="00747900">
      <w:pPr>
        <w:rPr>
          <w:rFonts w:ascii="Times New Roman" w:hAnsi="Times New Roman"/>
          <w:b/>
          <w:sz w:val="2"/>
          <w:szCs w:val="28"/>
        </w:rPr>
      </w:pPr>
    </w:p>
    <w:tbl>
      <w:tblPr>
        <w:tblStyle w:val="TableGrid3"/>
        <w:tblW w:w="0" w:type="auto"/>
        <w:tblLook w:val="04A0" w:firstRow="1" w:lastRow="0" w:firstColumn="1" w:lastColumn="0" w:noHBand="0" w:noVBand="1"/>
      </w:tblPr>
      <w:tblGrid>
        <w:gridCol w:w="3192"/>
        <w:gridCol w:w="3192"/>
        <w:gridCol w:w="3192"/>
      </w:tblGrid>
      <w:tr w:rsidR="00747900" w:rsidRPr="00365D26" w:rsidTr="00747900">
        <w:tc>
          <w:tcPr>
            <w:tcW w:w="3192" w:type="dxa"/>
          </w:tcPr>
          <w:p w:rsidR="00747900" w:rsidRPr="00365D26" w:rsidRDefault="00747900" w:rsidP="0074790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giỏo viờn</w:t>
            </w:r>
          </w:p>
        </w:tc>
        <w:tc>
          <w:tcPr>
            <w:tcW w:w="3192" w:type="dxa"/>
          </w:tcPr>
          <w:p w:rsidR="00747900" w:rsidRPr="00365D26" w:rsidRDefault="00747900" w:rsidP="0074790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747900" w:rsidRPr="00365D26" w:rsidRDefault="00747900" w:rsidP="0074790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747900" w:rsidRPr="00365D26" w:rsidTr="00747900">
        <w:tc>
          <w:tcPr>
            <w:tcW w:w="3192" w:type="dxa"/>
          </w:tcPr>
          <w:p w:rsidR="00747900" w:rsidRPr="00365D26" w:rsidRDefault="00747900" w:rsidP="00747900">
            <w:pPr>
              <w:spacing w:before="120"/>
              <w:jc w:val="both"/>
              <w:rPr>
                <w:rFonts w:ascii="Times New Roman" w:hAnsi="Times New Roman"/>
                <w:lang w:val="nl-NL"/>
              </w:rPr>
            </w:pPr>
            <w:r w:rsidRPr="00365D26">
              <w:rPr>
                <w:rFonts w:ascii="Times New Roman" w:hAnsi="Times New Roman"/>
                <w:lang w:val="nl-NL"/>
              </w:rPr>
              <w:t>- GV nêu yêu cầu bài              tập 2</w:t>
            </w:r>
          </w:p>
          <w:p w:rsidR="00747900" w:rsidRPr="00365D26" w:rsidRDefault="00747900" w:rsidP="00747900">
            <w:pPr>
              <w:spacing w:before="120"/>
              <w:jc w:val="both"/>
              <w:rPr>
                <w:rFonts w:ascii="Times New Roman" w:hAnsi="Times New Roman"/>
                <w:i/>
                <w:lang w:val="nl-NL"/>
              </w:rPr>
            </w:pPr>
            <w:r w:rsidRPr="00365D26">
              <w:rPr>
                <w:rFonts w:ascii="Times New Roman" w:hAnsi="Times New Roman"/>
                <w:i/>
                <w:lang w:val="nl-NL"/>
              </w:rPr>
              <w:t xml:space="preserve">? Đặt tên cho mỗi trường từ vựng? </w:t>
            </w:r>
          </w:p>
          <w:p w:rsidR="00747900" w:rsidRPr="00365D26" w:rsidRDefault="00747900" w:rsidP="00747900">
            <w:pPr>
              <w:spacing w:before="120"/>
              <w:jc w:val="both"/>
              <w:rPr>
                <w:rFonts w:ascii="Times New Roman" w:hAnsi="Times New Roman"/>
              </w:rPr>
            </w:pPr>
            <w:r w:rsidRPr="00365D26">
              <w:rPr>
                <w:rFonts w:ascii="Times New Roman" w:hAnsi="Times New Roman"/>
              </w:rPr>
              <w:t>- GV khái quát ý đúng.</w:t>
            </w: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r w:rsidRPr="00365D26">
              <w:rPr>
                <w:rFonts w:ascii="Times New Roman" w:hAnsi="Times New Roman"/>
                <w:lang w:val="nl-NL"/>
              </w:rPr>
              <w:t>- GV: ? nêu yêu cầu bài tập 3</w:t>
            </w:r>
          </w:p>
          <w:p w:rsidR="00747900" w:rsidRPr="00365D26" w:rsidRDefault="00747900" w:rsidP="00747900">
            <w:pPr>
              <w:spacing w:before="120"/>
              <w:jc w:val="both"/>
              <w:rPr>
                <w:rFonts w:ascii="Times New Roman" w:hAnsi="Times New Roman"/>
              </w:rPr>
            </w:pPr>
            <w:r w:rsidRPr="00365D26">
              <w:rPr>
                <w:rFonts w:ascii="Times New Roman" w:hAnsi="Times New Roman"/>
              </w:rPr>
              <w:t>- GV khái quát ý đúng.</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i/>
              </w:rPr>
            </w:pPr>
          </w:p>
          <w:p w:rsidR="00747900" w:rsidRPr="00365D26" w:rsidRDefault="00747900" w:rsidP="00747900">
            <w:pPr>
              <w:spacing w:before="120"/>
              <w:jc w:val="both"/>
              <w:rPr>
                <w:rFonts w:ascii="Times New Roman" w:hAnsi="Times New Roman"/>
                <w:i/>
              </w:rPr>
            </w:pPr>
            <w:r w:rsidRPr="00365D26">
              <w:rPr>
                <w:rFonts w:ascii="Times New Roman" w:hAnsi="Times New Roman"/>
                <w:i/>
              </w:rPr>
              <w:t>? Yêu cầu bài tập 4?</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r w:rsidRPr="00365D26">
              <w:rPr>
                <w:rFonts w:ascii="Times New Roman" w:hAnsi="Times New Roman"/>
              </w:rPr>
              <w:t>- Hướng dẫn HS tự làm.</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lang w:val="nl-NL"/>
              </w:rPr>
            </w:pPr>
            <w:r w:rsidRPr="00365D26">
              <w:rPr>
                <w:rFonts w:ascii="Times New Roman" w:hAnsi="Times New Roman"/>
                <w:lang w:val="nl-NL"/>
              </w:rPr>
              <w:lastRenderedPageBreak/>
              <w:t>- GV</w:t>
            </w:r>
            <w:r w:rsidRPr="00365D26">
              <w:rPr>
                <w:rFonts w:ascii="Times New Roman" w:hAnsi="Times New Roman"/>
                <w:i/>
                <w:lang w:val="nl-NL"/>
              </w:rPr>
              <w:t>:  Nêu yêu cầu bài tập 5?</w:t>
            </w: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spacing w:before="120"/>
              <w:jc w:val="both"/>
              <w:rPr>
                <w:rFonts w:ascii="Times New Roman" w:hAnsi="Times New Roman"/>
                <w:lang w:val="nl-NL"/>
              </w:rPr>
            </w:pPr>
          </w:p>
          <w:p w:rsidR="00747900" w:rsidRPr="00365D26" w:rsidRDefault="00747900" w:rsidP="00747900">
            <w:pPr>
              <w:rPr>
                <w:rFonts w:ascii="Times New Roman" w:hAnsi="Times New Roman"/>
              </w:rPr>
            </w:pPr>
            <w:r w:rsidRPr="00365D26">
              <w:rPr>
                <w:rFonts w:ascii="Times New Roman" w:hAnsi="Times New Roman"/>
              </w:rPr>
              <w:t>- GV khái quát các bài tập.</w:t>
            </w:r>
          </w:p>
        </w:tc>
        <w:tc>
          <w:tcPr>
            <w:tcW w:w="3192" w:type="dxa"/>
          </w:tcPr>
          <w:p w:rsidR="00747900" w:rsidRPr="00365D26" w:rsidRDefault="00747900" w:rsidP="00747900">
            <w:pPr>
              <w:spacing w:before="120"/>
              <w:jc w:val="both"/>
              <w:rPr>
                <w:rFonts w:ascii="Times New Roman" w:hAnsi="Times New Roman"/>
              </w:rPr>
            </w:pPr>
            <w:r w:rsidRPr="00365D26">
              <w:rPr>
                <w:rFonts w:ascii="Times New Roman" w:hAnsi="Times New Roman"/>
              </w:rPr>
              <w:lastRenderedPageBreak/>
              <w:t xml:space="preserve">HS trả lời độc lập </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r w:rsidRPr="00365D26">
              <w:rPr>
                <w:rFonts w:ascii="Times New Roman" w:hAnsi="Times New Roman"/>
              </w:rPr>
              <w:t>- Nhận xét</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r w:rsidRPr="00365D26">
              <w:rPr>
                <w:rFonts w:ascii="Times New Roman" w:hAnsi="Times New Roman"/>
              </w:rPr>
              <w:t>- HS ghi lưu ý</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r w:rsidRPr="00365D26">
              <w:rPr>
                <w:rFonts w:ascii="Times New Roman" w:hAnsi="Times New Roman"/>
              </w:rPr>
              <w:t xml:space="preserve">- HS khái quát </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r w:rsidRPr="00365D26">
              <w:rPr>
                <w:rFonts w:ascii="Times New Roman" w:hAnsi="Times New Roman"/>
              </w:rPr>
              <w:t xml:space="preserve">- HS trả lời độc lập </w:t>
            </w:r>
          </w:p>
          <w:p w:rsidR="00747900" w:rsidRPr="00365D26" w:rsidRDefault="00747900" w:rsidP="00747900">
            <w:pPr>
              <w:spacing w:before="120"/>
              <w:jc w:val="both"/>
              <w:rPr>
                <w:rFonts w:ascii="Times New Roman" w:hAnsi="Times New Roman"/>
              </w:rPr>
            </w:pPr>
          </w:p>
          <w:p w:rsidR="00747900" w:rsidRPr="00365D26" w:rsidRDefault="00747900" w:rsidP="00747900">
            <w:pPr>
              <w:spacing w:before="120"/>
              <w:jc w:val="both"/>
              <w:rPr>
                <w:rFonts w:ascii="Times New Roman" w:hAnsi="Times New Roman"/>
              </w:rPr>
            </w:pPr>
            <w:r w:rsidRPr="00365D26">
              <w:rPr>
                <w:rFonts w:ascii="Times New Roman" w:hAnsi="Times New Roman"/>
              </w:rPr>
              <w:t>Thảo luận nhóm .</w:t>
            </w:r>
          </w:p>
          <w:p w:rsidR="00747900" w:rsidRPr="00365D26" w:rsidRDefault="00747900" w:rsidP="00747900">
            <w:pPr>
              <w:spacing w:before="120"/>
              <w:jc w:val="both"/>
              <w:rPr>
                <w:rFonts w:ascii="Times New Roman" w:hAnsi="Times New Roman"/>
              </w:rPr>
            </w:pPr>
            <w:r w:rsidRPr="00365D26">
              <w:rPr>
                <w:rFonts w:ascii="Times New Roman" w:hAnsi="Times New Roman"/>
              </w:rPr>
              <w:t>- Đại diện trả lời</w:t>
            </w:r>
          </w:p>
          <w:p w:rsidR="00747900" w:rsidRPr="00365D26" w:rsidRDefault="00747900" w:rsidP="00747900">
            <w:pPr>
              <w:spacing w:before="120"/>
              <w:jc w:val="both"/>
              <w:rPr>
                <w:rFonts w:ascii="Times New Roman" w:hAnsi="Times New Roman"/>
              </w:rPr>
            </w:pPr>
          </w:p>
        </w:tc>
        <w:tc>
          <w:tcPr>
            <w:tcW w:w="3192" w:type="dxa"/>
          </w:tcPr>
          <w:p w:rsidR="00747900" w:rsidRPr="00365D26" w:rsidRDefault="00747900" w:rsidP="00747900">
            <w:pPr>
              <w:spacing w:before="120"/>
              <w:jc w:val="both"/>
              <w:rPr>
                <w:rFonts w:ascii="Times New Roman" w:hAnsi="Times New Roman"/>
                <w:i/>
              </w:rPr>
            </w:pPr>
          </w:p>
          <w:p w:rsidR="00747900" w:rsidRPr="00365D26" w:rsidRDefault="00747900" w:rsidP="00747900">
            <w:pPr>
              <w:spacing w:before="120"/>
              <w:jc w:val="both"/>
              <w:rPr>
                <w:rFonts w:ascii="Times New Roman" w:hAnsi="Times New Roman"/>
              </w:rPr>
            </w:pPr>
            <w:r w:rsidRPr="00365D26">
              <w:rPr>
                <w:rFonts w:ascii="Times New Roman" w:hAnsi="Times New Roman"/>
                <w:i/>
              </w:rPr>
              <w:t>II- L</w:t>
            </w:r>
            <w:r w:rsidRPr="00365D26">
              <w:rPr>
                <w:rFonts w:ascii="Times New Roman" w:hAnsi="Times New Roman"/>
                <w:b/>
                <w:bCs/>
                <w:i/>
                <w:u w:val="single"/>
              </w:rPr>
              <w:t>uyện tập</w:t>
            </w:r>
            <w:r w:rsidRPr="00365D26">
              <w:rPr>
                <w:rFonts w:ascii="Times New Roman" w:hAnsi="Times New Roman"/>
              </w:rPr>
              <w:t xml:space="preserve">. </w:t>
            </w:r>
          </w:p>
          <w:p w:rsidR="00747900" w:rsidRPr="00365D26" w:rsidRDefault="00747900" w:rsidP="00747900">
            <w:pPr>
              <w:spacing w:before="120"/>
              <w:jc w:val="both"/>
              <w:rPr>
                <w:rFonts w:ascii="Times New Roman" w:hAnsi="Times New Roman"/>
                <w:u w:val="single"/>
              </w:rPr>
            </w:pPr>
            <w:r w:rsidRPr="00365D26">
              <w:rPr>
                <w:rFonts w:ascii="Times New Roman" w:hAnsi="Times New Roman"/>
                <w:u w:val="single"/>
              </w:rPr>
              <w:t xml:space="preserve">1. </w:t>
            </w:r>
            <w:r w:rsidRPr="00365D26">
              <w:rPr>
                <w:rFonts w:ascii="Times New Roman" w:hAnsi="Times New Roman"/>
                <w:b/>
                <w:bCs/>
                <w:i/>
                <w:u w:val="single"/>
              </w:rPr>
              <w:t>Bài tập 2</w:t>
            </w:r>
            <w:r w:rsidRPr="00365D26">
              <w:rPr>
                <w:rFonts w:ascii="Times New Roman" w:hAnsi="Times New Roman"/>
                <w:i/>
                <w:u w:val="single"/>
              </w:rPr>
              <w:t xml:space="preserve"> - Tr.23</w:t>
            </w:r>
          </w:p>
          <w:p w:rsidR="00747900" w:rsidRPr="00365D26" w:rsidRDefault="00747900" w:rsidP="00747900">
            <w:pPr>
              <w:spacing w:line="214" w:lineRule="auto"/>
              <w:rPr>
                <w:rFonts w:ascii="Times New Roman" w:hAnsi="Times New Roman"/>
              </w:rPr>
            </w:pPr>
            <w:r w:rsidRPr="00365D26">
              <w:rPr>
                <w:rFonts w:ascii="Times New Roman" w:hAnsi="Times New Roman"/>
              </w:rPr>
              <w:t xml:space="preserve">Đặt tên cho trường từ vựng. </w:t>
            </w:r>
          </w:p>
          <w:p w:rsidR="00747900" w:rsidRPr="00365D26" w:rsidRDefault="00747900" w:rsidP="00747900">
            <w:pPr>
              <w:spacing w:line="214" w:lineRule="auto"/>
              <w:jc w:val="both"/>
              <w:rPr>
                <w:rFonts w:ascii="Times New Roman" w:hAnsi="Times New Roman"/>
              </w:rPr>
            </w:pPr>
            <w:r w:rsidRPr="00365D26">
              <w:rPr>
                <w:rFonts w:ascii="Times New Roman" w:hAnsi="Times New Roman"/>
              </w:rPr>
              <w:t>a. Dụng cụ đánh bắt thuỷ sản.</w:t>
            </w:r>
          </w:p>
          <w:p w:rsidR="00747900" w:rsidRPr="00365D26" w:rsidRDefault="00747900" w:rsidP="00747900">
            <w:pPr>
              <w:spacing w:before="120"/>
              <w:jc w:val="both"/>
              <w:rPr>
                <w:rFonts w:ascii="Times New Roman" w:hAnsi="Times New Roman"/>
              </w:rPr>
            </w:pPr>
            <w:r w:rsidRPr="00365D26">
              <w:rPr>
                <w:rFonts w:ascii="Times New Roman" w:hAnsi="Times New Roman"/>
              </w:rPr>
              <w:t>b. Đồ dùng trong gia đình và cá nhân.</w:t>
            </w:r>
          </w:p>
          <w:p w:rsidR="00747900" w:rsidRPr="00365D26" w:rsidRDefault="00747900" w:rsidP="00747900">
            <w:pPr>
              <w:spacing w:before="120"/>
              <w:jc w:val="both"/>
              <w:rPr>
                <w:rFonts w:ascii="Times New Roman" w:hAnsi="Times New Roman"/>
              </w:rPr>
            </w:pPr>
            <w:r w:rsidRPr="00365D26">
              <w:rPr>
                <w:rFonts w:ascii="Times New Roman" w:hAnsi="Times New Roman"/>
              </w:rPr>
              <w:t>c. Hoạt động của chân.</w:t>
            </w:r>
          </w:p>
          <w:p w:rsidR="00747900" w:rsidRPr="00365D26" w:rsidRDefault="00747900" w:rsidP="00747900">
            <w:pPr>
              <w:spacing w:before="120"/>
              <w:jc w:val="both"/>
              <w:rPr>
                <w:rFonts w:ascii="Times New Roman" w:hAnsi="Times New Roman"/>
              </w:rPr>
            </w:pPr>
            <w:r w:rsidRPr="00365D26">
              <w:rPr>
                <w:rFonts w:ascii="Times New Roman" w:hAnsi="Times New Roman"/>
              </w:rPr>
              <w:t xml:space="preserve">d. Trạng thái tâm lý con người. </w:t>
            </w:r>
          </w:p>
          <w:p w:rsidR="00747900" w:rsidRPr="00365D26" w:rsidRDefault="00747900" w:rsidP="00747900">
            <w:pPr>
              <w:spacing w:before="120"/>
              <w:jc w:val="both"/>
              <w:rPr>
                <w:rFonts w:ascii="Times New Roman" w:hAnsi="Times New Roman"/>
              </w:rPr>
            </w:pPr>
            <w:r w:rsidRPr="00365D26">
              <w:rPr>
                <w:rFonts w:ascii="Times New Roman" w:hAnsi="Times New Roman"/>
              </w:rPr>
              <w:t>e. Tính cách con người.</w:t>
            </w:r>
          </w:p>
          <w:p w:rsidR="00747900" w:rsidRPr="00365D26" w:rsidRDefault="00747900" w:rsidP="00747900">
            <w:pPr>
              <w:spacing w:before="120"/>
              <w:jc w:val="both"/>
              <w:rPr>
                <w:rFonts w:ascii="Times New Roman" w:hAnsi="Times New Roman"/>
              </w:rPr>
            </w:pPr>
            <w:r w:rsidRPr="00365D26">
              <w:rPr>
                <w:rFonts w:ascii="Times New Roman" w:hAnsi="Times New Roman"/>
              </w:rPr>
              <w:t>f. Đồ dùng học tập                     ( dụng cụ để viết)</w:t>
            </w:r>
          </w:p>
          <w:p w:rsidR="00747900" w:rsidRPr="00365D26" w:rsidRDefault="00747900" w:rsidP="00747900">
            <w:pPr>
              <w:spacing w:before="120"/>
              <w:jc w:val="both"/>
              <w:rPr>
                <w:rFonts w:ascii="Times New Roman" w:hAnsi="Times New Roman"/>
                <w:i/>
                <w:u w:val="single"/>
              </w:rPr>
            </w:pPr>
            <w:r w:rsidRPr="00365D26">
              <w:rPr>
                <w:rFonts w:ascii="Times New Roman" w:hAnsi="Times New Roman"/>
                <w:i/>
                <w:u w:val="single"/>
              </w:rPr>
              <w:t xml:space="preserve">2. </w:t>
            </w:r>
            <w:r w:rsidRPr="00365D26">
              <w:rPr>
                <w:rFonts w:ascii="Times New Roman" w:hAnsi="Times New Roman"/>
                <w:b/>
                <w:bCs/>
                <w:i/>
                <w:u w:val="single"/>
              </w:rPr>
              <w:t>Bài tập 3</w:t>
            </w:r>
            <w:r w:rsidRPr="00365D26">
              <w:rPr>
                <w:rFonts w:ascii="Times New Roman" w:hAnsi="Times New Roman"/>
                <w:i/>
                <w:u w:val="single"/>
              </w:rPr>
              <w:t xml:space="preserve"> Tr.23</w:t>
            </w:r>
          </w:p>
          <w:p w:rsidR="00747900" w:rsidRPr="00365D26" w:rsidRDefault="00747900" w:rsidP="00747900">
            <w:pPr>
              <w:spacing w:before="120"/>
              <w:jc w:val="both"/>
              <w:rPr>
                <w:rFonts w:ascii="Times New Roman" w:hAnsi="Times New Roman"/>
              </w:rPr>
            </w:pPr>
            <w:r w:rsidRPr="00365D26">
              <w:rPr>
                <w:rFonts w:ascii="Times New Roman" w:hAnsi="Times New Roman"/>
              </w:rPr>
              <w:t xml:space="preserve">Các từ thuộc trường từ vựng nào? </w:t>
            </w:r>
          </w:p>
          <w:p w:rsidR="00747900" w:rsidRPr="00365D26" w:rsidRDefault="00747900" w:rsidP="00747900">
            <w:pPr>
              <w:spacing w:before="120"/>
              <w:jc w:val="both"/>
              <w:rPr>
                <w:rFonts w:ascii="Times New Roman" w:hAnsi="Times New Roman"/>
              </w:rPr>
            </w:pPr>
            <w:r w:rsidRPr="00365D26">
              <w:rPr>
                <w:rFonts w:ascii="Times New Roman" w:hAnsi="Times New Roman"/>
              </w:rPr>
              <w:t>- Hoài nghi, khinh miệt, ruồng giẫy, thương yêu, kính mến, rắp tâm: thuộc trường từ vựng thái độ.</w:t>
            </w:r>
          </w:p>
          <w:p w:rsidR="00747900" w:rsidRPr="00365D26" w:rsidRDefault="00747900" w:rsidP="00747900">
            <w:pPr>
              <w:spacing w:before="120"/>
              <w:jc w:val="both"/>
              <w:rPr>
                <w:rFonts w:ascii="Times New Roman" w:hAnsi="Times New Roman"/>
              </w:rPr>
            </w:pPr>
            <w:r w:rsidRPr="00365D26">
              <w:rPr>
                <w:rFonts w:ascii="Times New Roman" w:hAnsi="Times New Roman"/>
              </w:rPr>
              <w:t xml:space="preserve">3. </w:t>
            </w:r>
            <w:r w:rsidRPr="00365D26">
              <w:rPr>
                <w:rFonts w:ascii="Times New Roman" w:hAnsi="Times New Roman"/>
                <w:b/>
                <w:bCs/>
                <w:i/>
                <w:u w:val="single"/>
              </w:rPr>
              <w:t>Bài tập 4</w:t>
            </w:r>
            <w:r w:rsidRPr="00365D26">
              <w:rPr>
                <w:rFonts w:ascii="Times New Roman" w:hAnsi="Times New Roman"/>
                <w:i/>
                <w:u w:val="single"/>
              </w:rPr>
              <w:t xml:space="preserve">  Tr.23</w:t>
            </w:r>
          </w:p>
          <w:p w:rsidR="00747900" w:rsidRPr="00365D26" w:rsidRDefault="00747900" w:rsidP="00747900">
            <w:pPr>
              <w:spacing w:before="120"/>
              <w:jc w:val="both"/>
              <w:rPr>
                <w:rFonts w:ascii="Times New Roman" w:hAnsi="Times New Roman"/>
              </w:rPr>
            </w:pPr>
            <w:r w:rsidRPr="00365D26">
              <w:rPr>
                <w:rFonts w:ascii="Times New Roman" w:hAnsi="Times New Roman"/>
              </w:rPr>
              <w:t>- Khứu giác: Mũi, thơm, điếc, thính</w:t>
            </w:r>
          </w:p>
          <w:p w:rsidR="00747900" w:rsidRPr="00365D26" w:rsidRDefault="00747900" w:rsidP="00747900">
            <w:pPr>
              <w:spacing w:before="120"/>
              <w:jc w:val="both"/>
              <w:rPr>
                <w:rFonts w:ascii="Times New Roman" w:hAnsi="Times New Roman"/>
              </w:rPr>
            </w:pPr>
            <w:r w:rsidRPr="00365D26">
              <w:rPr>
                <w:rFonts w:ascii="Times New Roman" w:hAnsi="Times New Roman"/>
              </w:rPr>
              <w:t>- Thính giác: Tai, nghe, điếc, rõ, thính.</w:t>
            </w:r>
          </w:p>
          <w:p w:rsidR="00747900" w:rsidRPr="00365D26" w:rsidRDefault="00747900" w:rsidP="00747900">
            <w:pPr>
              <w:spacing w:before="120"/>
              <w:ind w:left="10" w:hanging="10"/>
              <w:jc w:val="both"/>
              <w:rPr>
                <w:rFonts w:ascii="Times New Roman" w:hAnsi="Times New Roman"/>
                <w:b/>
                <w:bCs/>
                <w:i/>
                <w:u w:val="single"/>
              </w:rPr>
            </w:pPr>
            <w:r w:rsidRPr="00365D26">
              <w:rPr>
                <w:rFonts w:ascii="Times New Roman" w:hAnsi="Times New Roman"/>
              </w:rPr>
              <w:lastRenderedPageBreak/>
              <w:t>4</w:t>
            </w:r>
            <w:r w:rsidRPr="00365D26">
              <w:rPr>
                <w:rFonts w:ascii="Times New Roman" w:hAnsi="Times New Roman"/>
                <w:b/>
                <w:bCs/>
                <w:i/>
                <w:u w:val="single"/>
              </w:rPr>
              <w:t>. Bài tập 5  Tr.23</w:t>
            </w:r>
          </w:p>
          <w:p w:rsidR="00747900" w:rsidRPr="00365D26" w:rsidRDefault="00747900" w:rsidP="00747900">
            <w:pPr>
              <w:spacing w:before="120"/>
              <w:jc w:val="both"/>
              <w:rPr>
                <w:rFonts w:ascii="Times New Roman" w:hAnsi="Times New Roman"/>
              </w:rPr>
            </w:pPr>
            <w:r w:rsidRPr="00365D26">
              <w:rPr>
                <w:rFonts w:ascii="Times New Roman" w:hAnsi="Times New Roman"/>
              </w:rPr>
              <w:t xml:space="preserve">- Tìm trường từ vựng của mỗi từ sau: </w:t>
            </w:r>
          </w:p>
          <w:p w:rsidR="00747900" w:rsidRPr="00365D26" w:rsidRDefault="00747900" w:rsidP="00747900">
            <w:pPr>
              <w:spacing w:before="120"/>
              <w:jc w:val="both"/>
              <w:rPr>
                <w:rFonts w:ascii="Times New Roman" w:hAnsi="Times New Roman"/>
              </w:rPr>
            </w:pPr>
            <w:r w:rsidRPr="00365D26">
              <w:rPr>
                <w:rFonts w:ascii="Times New Roman" w:hAnsi="Times New Roman"/>
              </w:rPr>
              <w:t>- Lưới:</w:t>
            </w:r>
          </w:p>
          <w:p w:rsidR="00747900" w:rsidRPr="00365D26" w:rsidRDefault="00747900" w:rsidP="00747900">
            <w:pPr>
              <w:spacing w:before="120"/>
              <w:jc w:val="both"/>
              <w:rPr>
                <w:rFonts w:ascii="Times New Roman" w:hAnsi="Times New Roman"/>
              </w:rPr>
            </w:pPr>
            <w:r w:rsidRPr="00365D26">
              <w:rPr>
                <w:rFonts w:ascii="Times New Roman" w:hAnsi="Times New Roman"/>
              </w:rPr>
              <w:t>+ Trường chỉ dụng cụ đánh băt thuỷ sản: Lưới, nơm, câu, vó...</w:t>
            </w:r>
          </w:p>
          <w:p w:rsidR="00747900" w:rsidRPr="00365D26" w:rsidRDefault="00747900" w:rsidP="00747900">
            <w:pPr>
              <w:spacing w:before="120"/>
              <w:jc w:val="both"/>
              <w:rPr>
                <w:rFonts w:ascii="Times New Roman" w:hAnsi="Times New Roman"/>
              </w:rPr>
            </w:pPr>
            <w:r w:rsidRPr="00365D26">
              <w:rPr>
                <w:rFonts w:ascii="Times New Roman" w:hAnsi="Times New Roman"/>
              </w:rPr>
              <w:t>+ Trường chỉ đồ dùng cho chiến sỹ: lưới chắn đạn, võng căng bạt...</w:t>
            </w:r>
          </w:p>
          <w:p w:rsidR="00747900" w:rsidRPr="00365D26" w:rsidRDefault="00747900" w:rsidP="00747900">
            <w:pPr>
              <w:jc w:val="both"/>
              <w:rPr>
                <w:rFonts w:ascii="Times New Roman" w:hAnsi="Times New Roman"/>
              </w:rPr>
            </w:pPr>
            <w:r w:rsidRPr="00365D26">
              <w:rPr>
                <w:rFonts w:ascii="Times New Roman" w:hAnsi="Times New Roman"/>
              </w:rPr>
              <w:t>+ Trường chỉ các hoạt động săn bắt của con gnười: lưới, bẵy, bắn, đâm...</w:t>
            </w:r>
          </w:p>
          <w:p w:rsidR="00747900" w:rsidRPr="00365D26" w:rsidRDefault="00747900" w:rsidP="00747900">
            <w:pPr>
              <w:jc w:val="both"/>
              <w:rPr>
                <w:rFonts w:ascii="Times New Roman" w:hAnsi="Times New Roman"/>
              </w:rPr>
            </w:pPr>
            <w:r w:rsidRPr="00365D26">
              <w:rPr>
                <w:rFonts w:ascii="Times New Roman" w:hAnsi="Times New Roman"/>
              </w:rPr>
              <w:t>- Lạnh:</w:t>
            </w:r>
          </w:p>
          <w:p w:rsidR="00747900" w:rsidRPr="00365D26" w:rsidRDefault="00747900" w:rsidP="00747900">
            <w:pPr>
              <w:jc w:val="both"/>
              <w:rPr>
                <w:rFonts w:ascii="Times New Roman" w:hAnsi="Times New Roman"/>
              </w:rPr>
            </w:pPr>
            <w:r w:rsidRPr="00365D26">
              <w:rPr>
                <w:rFonts w:ascii="Times New Roman" w:hAnsi="Times New Roman"/>
              </w:rPr>
              <w:t>+ Trường chỉ thời tiết và nhiệt độ: lạnh, nóng, ấm ...</w:t>
            </w:r>
          </w:p>
          <w:p w:rsidR="00747900" w:rsidRPr="00365D26" w:rsidRDefault="00747900" w:rsidP="00747900">
            <w:pPr>
              <w:spacing w:before="120"/>
              <w:jc w:val="both"/>
              <w:rPr>
                <w:rFonts w:ascii="Times New Roman" w:hAnsi="Times New Roman"/>
              </w:rPr>
            </w:pPr>
            <w:r w:rsidRPr="00365D26">
              <w:rPr>
                <w:rFonts w:ascii="Times New Roman" w:hAnsi="Times New Roman"/>
              </w:rPr>
              <w:t>+ Trường chỉ tính chất của thực phẩm: Lạnh (đồ lạnh), nóng (thực phẩm nóng)</w:t>
            </w:r>
          </w:p>
          <w:p w:rsidR="00747900" w:rsidRPr="00365D26" w:rsidRDefault="00747900" w:rsidP="00747900">
            <w:pPr>
              <w:spacing w:before="120"/>
              <w:jc w:val="both"/>
              <w:rPr>
                <w:rFonts w:ascii="Times New Roman" w:hAnsi="Times New Roman"/>
              </w:rPr>
            </w:pPr>
            <w:r w:rsidRPr="00365D26">
              <w:rPr>
                <w:rFonts w:ascii="Times New Roman" w:hAnsi="Times New Roman"/>
              </w:rPr>
              <w:t>+ Thường chỉ, tình cảm, tâm lý hoặc tình cảm con người: lạnh ( anh ấy hơi lạnh), ấm ( hơi ấm)...</w:t>
            </w:r>
          </w:p>
          <w:p w:rsidR="00747900" w:rsidRPr="00365D26" w:rsidRDefault="00747900" w:rsidP="00747900">
            <w:pPr>
              <w:spacing w:before="120"/>
              <w:jc w:val="both"/>
              <w:rPr>
                <w:rFonts w:ascii="Times New Roman" w:hAnsi="Times New Roman"/>
                <w:i/>
                <w:u w:val="single"/>
              </w:rPr>
            </w:pPr>
            <w:r w:rsidRPr="00365D26">
              <w:rPr>
                <w:rFonts w:ascii="Times New Roman" w:hAnsi="Times New Roman"/>
              </w:rPr>
              <w:t>5</w:t>
            </w:r>
            <w:r w:rsidRPr="00365D26">
              <w:rPr>
                <w:rFonts w:ascii="Times New Roman" w:hAnsi="Times New Roman"/>
                <w:b/>
                <w:bCs/>
                <w:i/>
                <w:u w:val="single"/>
              </w:rPr>
              <w:t>. Bài tập 6</w:t>
            </w:r>
            <w:r w:rsidRPr="00365D26">
              <w:rPr>
                <w:rFonts w:ascii="Times New Roman" w:hAnsi="Times New Roman"/>
                <w:i/>
                <w:u w:val="single"/>
              </w:rPr>
              <w:t xml:space="preserve"> Tr.24</w:t>
            </w:r>
          </w:p>
          <w:p w:rsidR="00747900" w:rsidRPr="00365D26" w:rsidRDefault="00747900" w:rsidP="00747900">
            <w:pPr>
              <w:spacing w:before="120"/>
              <w:jc w:val="both"/>
              <w:rPr>
                <w:rFonts w:ascii="Times New Roman" w:hAnsi="Times New Roman"/>
              </w:rPr>
            </w:pPr>
            <w:r w:rsidRPr="00365D26">
              <w:rPr>
                <w:rFonts w:ascii="Times New Roman" w:hAnsi="Times New Roman"/>
              </w:rPr>
              <w:t>- Tác giả chuyển trường từ vựng quân sự sang trường nông nghiệp.</w:t>
            </w:r>
          </w:p>
        </w:tc>
      </w:tr>
    </w:tbl>
    <w:p w:rsidR="00747900" w:rsidRPr="00EF234A" w:rsidRDefault="00747900" w:rsidP="00747900">
      <w:pPr>
        <w:rPr>
          <w:rFonts w:ascii="Times New Roman" w:hAnsi="Times New Roman"/>
          <w:b/>
        </w:rPr>
      </w:pPr>
      <w:r w:rsidRPr="00EF234A">
        <w:rPr>
          <w:rFonts w:ascii="Times New Roman" w:hAnsi="Times New Roman"/>
          <w:b/>
        </w:rPr>
        <w:lastRenderedPageBreak/>
        <w:t>HOẠT ĐỘNG VI: CỦNG CỐ, VẬN DỤNG</w:t>
      </w:r>
    </w:p>
    <w:p w:rsidR="00747900" w:rsidRPr="00365D26" w:rsidRDefault="00747900" w:rsidP="00747900">
      <w:pPr>
        <w:jc w:val="both"/>
        <w:rPr>
          <w:rFonts w:ascii="Times New Roman" w:hAnsi="Times New Roman"/>
          <w:b/>
        </w:rPr>
      </w:pPr>
      <w:r>
        <w:rPr>
          <w:rFonts w:ascii="Times New Roman" w:hAnsi="Times New Roman"/>
          <w:b/>
        </w:rPr>
        <w:t xml:space="preserve">-  </w:t>
      </w:r>
      <w:r w:rsidRPr="00365D26">
        <w:rPr>
          <w:rFonts w:ascii="Times New Roman" w:hAnsi="Times New Roman"/>
        </w:rPr>
        <w:t>GV hệ thống lại kiến thức về trường từ vựng.</w:t>
      </w:r>
    </w:p>
    <w:p w:rsidR="00747900" w:rsidRPr="00365D26" w:rsidRDefault="00747900" w:rsidP="00747900">
      <w:pPr>
        <w:jc w:val="both"/>
        <w:rPr>
          <w:rFonts w:ascii="Times New Roman" w:hAnsi="Times New Roman"/>
          <w:b/>
          <w:bCs/>
        </w:rPr>
      </w:pPr>
      <w:r w:rsidRPr="00365D26">
        <w:rPr>
          <w:rFonts w:ascii="Times New Roman" w:hAnsi="Times New Roman"/>
        </w:rPr>
        <w:t>- Học bài, làm bài tập còn lại.</w:t>
      </w: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DF5BFB" w:rsidRDefault="00DF5BFB" w:rsidP="00365D26">
      <w:pPr>
        <w:rPr>
          <w:rFonts w:ascii="Times New Roman" w:hAnsi="Times New Roman"/>
          <w:b/>
          <w:szCs w:val="28"/>
        </w:rPr>
      </w:pPr>
    </w:p>
    <w:p w:rsidR="00DF5BFB" w:rsidRDefault="00DF5BFB" w:rsidP="00365D26">
      <w:pPr>
        <w:rPr>
          <w:rFonts w:ascii="Times New Roman" w:hAnsi="Times New Roman"/>
          <w:b/>
          <w:szCs w:val="28"/>
        </w:rPr>
      </w:pPr>
    </w:p>
    <w:p w:rsidR="002F0DCC" w:rsidRDefault="002F0DCC" w:rsidP="00365D26">
      <w:pPr>
        <w:rPr>
          <w:rFonts w:ascii="Times New Roman" w:hAnsi="Times New Roman"/>
          <w:b/>
          <w:szCs w:val="28"/>
        </w:rPr>
      </w:pPr>
    </w:p>
    <w:p w:rsidR="002F0DCC" w:rsidRDefault="002F0DCC" w:rsidP="00365D26">
      <w:pPr>
        <w:rPr>
          <w:rFonts w:ascii="Times New Roman" w:hAnsi="Times New Roman"/>
          <w:b/>
          <w:szCs w:val="28"/>
        </w:rPr>
      </w:pPr>
    </w:p>
    <w:p w:rsidR="002F0DCC" w:rsidRDefault="002F0DCC" w:rsidP="00365D26">
      <w:pPr>
        <w:rPr>
          <w:rFonts w:ascii="Times New Roman" w:hAnsi="Times New Roman"/>
          <w:b/>
          <w:szCs w:val="28"/>
        </w:rPr>
      </w:pPr>
    </w:p>
    <w:p w:rsidR="002F0DCC" w:rsidRDefault="002F0DCC" w:rsidP="00365D26">
      <w:pPr>
        <w:rPr>
          <w:rFonts w:ascii="Times New Roman" w:hAnsi="Times New Roman"/>
          <w:b/>
          <w:szCs w:val="28"/>
        </w:rPr>
      </w:pPr>
    </w:p>
    <w:p w:rsidR="002F0DCC" w:rsidRDefault="002F0DCC" w:rsidP="00365D26">
      <w:pPr>
        <w:rPr>
          <w:rFonts w:ascii="Times New Roman" w:hAnsi="Times New Roman"/>
          <w:b/>
          <w:szCs w:val="28"/>
        </w:rPr>
      </w:pPr>
    </w:p>
    <w:p w:rsidR="002F0DCC" w:rsidRDefault="002F0DCC" w:rsidP="00365D26">
      <w:pPr>
        <w:rPr>
          <w:rFonts w:ascii="Times New Roman" w:hAnsi="Times New Roman"/>
          <w:b/>
          <w:szCs w:val="28"/>
        </w:rPr>
      </w:pPr>
    </w:p>
    <w:p w:rsidR="00365D26" w:rsidRPr="00EC1E13" w:rsidRDefault="00DF5BFB" w:rsidP="00365D26">
      <w:pPr>
        <w:rPr>
          <w:rFonts w:ascii="Times New Roman" w:hAnsi="Times New Roman"/>
          <w:b/>
          <w:szCs w:val="28"/>
        </w:rPr>
      </w:pPr>
      <w:r>
        <w:rPr>
          <w:rFonts w:ascii="Times New Roman" w:hAnsi="Times New Roman"/>
          <w:b/>
          <w:szCs w:val="28"/>
        </w:rPr>
        <w:lastRenderedPageBreak/>
        <w:t>Tiết 16</w:t>
      </w:r>
      <w:r w:rsidR="00365D26" w:rsidRPr="00EC1E13">
        <w:rPr>
          <w:rFonts w:ascii="Times New Roman" w:hAnsi="Times New Roman"/>
          <w:b/>
          <w:szCs w:val="28"/>
        </w:rPr>
        <w:t xml:space="preserve">: </w:t>
      </w:r>
    </w:p>
    <w:p w:rsidR="00365D26" w:rsidRPr="00365D26" w:rsidRDefault="00365D26" w:rsidP="00365D26">
      <w:pPr>
        <w:jc w:val="center"/>
        <w:rPr>
          <w:rFonts w:ascii="Times New Roman" w:hAnsi="Times New Roman"/>
          <w:b/>
          <w:bCs/>
          <w:i/>
          <w:sz w:val="52"/>
          <w:szCs w:val="52"/>
        </w:rPr>
      </w:pPr>
      <w:r w:rsidRPr="00365D26">
        <w:rPr>
          <w:rFonts w:ascii="Times New Roman" w:hAnsi="Times New Roman"/>
          <w:b/>
          <w:bCs/>
          <w:i/>
          <w:sz w:val="52"/>
          <w:szCs w:val="52"/>
        </w:rPr>
        <w:t>Từ tượng hình, từ tượng thanh</w:t>
      </w:r>
    </w:p>
    <w:p w:rsidR="00365D26" w:rsidRPr="00365D26" w:rsidRDefault="00365D26" w:rsidP="00365D26">
      <w:pPr>
        <w:rPr>
          <w:rFonts w:ascii="Times New Roman" w:hAnsi="Times New Roman"/>
        </w:rPr>
      </w:pPr>
    </w:p>
    <w:p w:rsidR="00365D26" w:rsidRPr="00365D26" w:rsidRDefault="002F0DCC" w:rsidP="00365D26">
      <w:pPr>
        <w:rPr>
          <w:rFonts w:ascii="Times New Roman" w:hAnsi="Times New Roman"/>
          <w:b/>
          <w:lang w:val="nl-NL"/>
        </w:rPr>
      </w:pPr>
      <w:r>
        <w:rPr>
          <w:rFonts w:ascii="Times New Roman" w:hAnsi="Times New Roman"/>
          <w:b/>
          <w:lang w:val="nl-NL"/>
        </w:rPr>
        <w:t>I. Mục tiê</w:t>
      </w:r>
      <w:r w:rsidR="00365D26" w:rsidRPr="00365D26">
        <w:rPr>
          <w:rFonts w:ascii="Times New Roman" w:hAnsi="Times New Roman"/>
          <w:b/>
          <w:lang w:val="nl-NL"/>
        </w:rPr>
        <w:t>u bài học:</w:t>
      </w:r>
    </w:p>
    <w:p w:rsidR="00365D26" w:rsidRPr="00EC1E13" w:rsidRDefault="00365D26" w:rsidP="009271D9">
      <w:pPr>
        <w:pStyle w:val="ListParagraph"/>
        <w:numPr>
          <w:ilvl w:val="0"/>
          <w:numId w:val="25"/>
        </w:numPr>
        <w:rPr>
          <w:rFonts w:ascii="Times New Roman" w:hAnsi="Times New Roman"/>
          <w:lang w:val="nl-NL"/>
        </w:rPr>
      </w:pPr>
      <w:r w:rsidRPr="00EC1E13">
        <w:rPr>
          <w:rFonts w:ascii="Times New Roman" w:hAnsi="Times New Roman"/>
          <w:b/>
          <w:lang w:val="nl-NL"/>
        </w:rPr>
        <w:t>V</w:t>
      </w:r>
      <w:r w:rsidRPr="00EC1E13">
        <w:rPr>
          <w:rFonts w:ascii="Times New Roman" w:hAnsi="Times New Roman" w:cs="Arial"/>
          <w:b/>
          <w:lang w:val="nl-NL"/>
        </w:rPr>
        <w:t>ề</w:t>
      </w:r>
      <w:r w:rsidRPr="00EC1E13">
        <w:rPr>
          <w:rFonts w:ascii="Times New Roman" w:hAnsi="Times New Roman"/>
          <w:b/>
          <w:lang w:val="nl-NL"/>
        </w:rPr>
        <w:t xml:space="preserve"> ki</w:t>
      </w:r>
      <w:r w:rsidRPr="00EC1E13">
        <w:rPr>
          <w:rFonts w:ascii="Times New Roman" w:hAnsi="Times New Roman" w:cs="Arial"/>
          <w:b/>
          <w:lang w:val="nl-NL"/>
        </w:rPr>
        <w:t>ế</w:t>
      </w:r>
      <w:r w:rsidRPr="00EC1E13">
        <w:rPr>
          <w:rFonts w:ascii="Times New Roman" w:hAnsi="Times New Roman"/>
          <w:b/>
          <w:lang w:val="nl-NL"/>
        </w:rPr>
        <w:t>n th</w:t>
      </w:r>
      <w:r w:rsidRPr="00EC1E13">
        <w:rPr>
          <w:rFonts w:ascii="Times New Roman" w:hAnsi="Times New Roman" w:cs="Arial"/>
          <w:b/>
          <w:lang w:val="nl-NL"/>
        </w:rPr>
        <w:t>ứ</w:t>
      </w:r>
      <w:r w:rsidRPr="00EC1E13">
        <w:rPr>
          <w:rFonts w:ascii="Times New Roman" w:hAnsi="Times New Roman"/>
          <w:b/>
          <w:lang w:val="nl-NL"/>
        </w:rPr>
        <w:t>c:</w:t>
      </w:r>
      <w:r w:rsidRPr="00EC1E13">
        <w:rPr>
          <w:rFonts w:ascii="Times New Roman" w:hAnsi="Times New Roman"/>
          <w:lang w:val="nl-NL"/>
        </w:rPr>
        <w:t xml:space="preserve"> </w:t>
      </w:r>
    </w:p>
    <w:p w:rsidR="00365D26" w:rsidRPr="00365D26" w:rsidRDefault="00365D26" w:rsidP="00365D26">
      <w:pPr>
        <w:ind w:firstLine="720"/>
        <w:rPr>
          <w:rFonts w:ascii="Times New Roman" w:hAnsi="Times New Roman"/>
          <w:lang w:val="nl-NL"/>
        </w:rPr>
      </w:pPr>
      <w:r w:rsidRPr="00365D26">
        <w:rPr>
          <w:rFonts w:ascii="Times New Roman" w:hAnsi="Times New Roman"/>
          <w:lang w:val="nl-NL"/>
        </w:rPr>
        <w:t>+ Hiểu được thế nào  là từ tượng hình, từ tượng thanh</w:t>
      </w:r>
    </w:p>
    <w:p w:rsidR="00365D26" w:rsidRPr="00365D26" w:rsidRDefault="00365D26" w:rsidP="00365D26">
      <w:pPr>
        <w:ind w:firstLine="720"/>
        <w:rPr>
          <w:rFonts w:ascii="Times New Roman" w:hAnsi="Times New Roman"/>
          <w:lang w:val="nl-NL"/>
        </w:rPr>
      </w:pPr>
      <w:r w:rsidRPr="00365D26">
        <w:rPr>
          <w:rFonts w:ascii="Times New Roman" w:hAnsi="Times New Roman"/>
          <w:lang w:val="nl-NL"/>
        </w:rPr>
        <w:t>+ Có ý thức sử dụng từ tượng hình, từ tượng thanh để tăng thêm tính hình tượng, tính biểu cảm.</w:t>
      </w:r>
    </w:p>
    <w:p w:rsidR="00365D26" w:rsidRPr="00EC1E13" w:rsidRDefault="00365D26" w:rsidP="009271D9">
      <w:pPr>
        <w:pStyle w:val="ListParagraph"/>
        <w:numPr>
          <w:ilvl w:val="0"/>
          <w:numId w:val="25"/>
        </w:numPr>
        <w:rPr>
          <w:rFonts w:ascii="Times New Roman" w:hAnsi="Times New Roman"/>
          <w:lang w:val="nl-NL"/>
        </w:rPr>
      </w:pPr>
      <w:r w:rsidRPr="00EC1E13">
        <w:rPr>
          <w:rFonts w:ascii="Times New Roman" w:hAnsi="Times New Roman"/>
          <w:b/>
          <w:lang w:val="nl-NL"/>
        </w:rPr>
        <w:t>V</w:t>
      </w:r>
      <w:r w:rsidRPr="00EC1E13">
        <w:rPr>
          <w:rFonts w:ascii="Times New Roman" w:hAnsi="Times New Roman" w:cs="Arial"/>
          <w:b/>
          <w:lang w:val="nl-NL"/>
        </w:rPr>
        <w:t>ề</w:t>
      </w:r>
      <w:r w:rsidRPr="00EC1E13">
        <w:rPr>
          <w:rFonts w:ascii="Times New Roman" w:hAnsi="Times New Roman"/>
          <w:b/>
          <w:lang w:val="nl-NL"/>
        </w:rPr>
        <w:t xml:space="preserve"> k</w:t>
      </w:r>
      <w:r w:rsidRPr="00EC1E13">
        <w:rPr>
          <w:rFonts w:ascii="Times New Roman" w:hAnsi="Times New Roman" w:cs="Arial"/>
          <w:b/>
          <w:lang w:val="nl-NL"/>
        </w:rPr>
        <w:t>ỹ</w:t>
      </w:r>
      <w:r w:rsidRPr="00EC1E13">
        <w:rPr>
          <w:rFonts w:ascii="Times New Roman" w:hAnsi="Times New Roman"/>
          <w:b/>
          <w:lang w:val="nl-NL"/>
        </w:rPr>
        <w:t xml:space="preserve"> n</w:t>
      </w:r>
      <w:r w:rsidRPr="00EC1E13">
        <w:rPr>
          <w:rFonts w:ascii="Times New Roman" w:hAnsi="Times New Roman" w:cs="Arial"/>
          <w:b/>
          <w:lang w:val="nl-NL"/>
        </w:rPr>
        <w:t>ă</w:t>
      </w:r>
      <w:r w:rsidRPr="00EC1E13">
        <w:rPr>
          <w:rFonts w:ascii="Times New Roman" w:hAnsi="Times New Roman"/>
          <w:b/>
          <w:lang w:val="nl-NL"/>
        </w:rPr>
        <w:t>ng:</w:t>
      </w:r>
      <w:r w:rsidRPr="00EC1E13">
        <w:rPr>
          <w:rFonts w:ascii="Times New Roman" w:hAnsi="Times New Roman"/>
          <w:lang w:val="nl-NL"/>
        </w:rPr>
        <w:t xml:space="preserve"> Rèn kỹ năng sử dụng từ tượng hình, tượng thanh trong việc viết  văn bản tự sự, miêu tả, biểu cảm.</w:t>
      </w:r>
    </w:p>
    <w:p w:rsidR="00365D26" w:rsidRPr="00EC1E13" w:rsidRDefault="00365D26" w:rsidP="009271D9">
      <w:pPr>
        <w:pStyle w:val="ListParagraph"/>
        <w:numPr>
          <w:ilvl w:val="0"/>
          <w:numId w:val="25"/>
        </w:numPr>
        <w:rPr>
          <w:rFonts w:ascii="Times New Roman" w:hAnsi="Times New Roman"/>
        </w:rPr>
      </w:pPr>
      <w:r w:rsidRPr="00EC1E13">
        <w:rPr>
          <w:rFonts w:ascii="Times New Roman" w:hAnsi="Times New Roman"/>
          <w:b/>
        </w:rPr>
        <w:t>V</w:t>
      </w:r>
      <w:r w:rsidRPr="00EC1E13">
        <w:rPr>
          <w:rFonts w:ascii="Times New Roman" w:hAnsi="Times New Roman" w:cs="Arial"/>
          <w:b/>
        </w:rPr>
        <w:t>ề</w:t>
      </w:r>
      <w:r w:rsidRPr="00EC1E13">
        <w:rPr>
          <w:rFonts w:ascii="Times New Roman" w:hAnsi="Times New Roman"/>
          <w:b/>
        </w:rPr>
        <w:t xml:space="preserve"> th</w:t>
      </w:r>
      <w:r w:rsidRPr="00EC1E13">
        <w:rPr>
          <w:rFonts w:ascii="Times New Roman" w:hAnsi="Times New Roman" w:cs=".VnTime"/>
          <w:b/>
        </w:rPr>
        <w:t>á</w:t>
      </w:r>
      <w:r w:rsidRPr="00EC1E13">
        <w:rPr>
          <w:rFonts w:ascii="Times New Roman" w:hAnsi="Times New Roman"/>
          <w:b/>
        </w:rPr>
        <w:t xml:space="preserve">i </w:t>
      </w:r>
      <w:r w:rsidRPr="00EC1E13">
        <w:rPr>
          <w:rFonts w:ascii="Times New Roman" w:hAnsi="Times New Roman" w:cs="Arial"/>
          <w:b/>
        </w:rPr>
        <w:t>độ</w:t>
      </w:r>
      <w:r w:rsidRPr="00EC1E13">
        <w:rPr>
          <w:rFonts w:ascii="Times New Roman" w:hAnsi="Times New Roman"/>
        </w:rPr>
        <w:t>: Bồi dưỡng ý thức học tập cho học sinh.</w:t>
      </w:r>
    </w:p>
    <w:p w:rsidR="00365D26" w:rsidRPr="00365D26" w:rsidRDefault="00365D26" w:rsidP="00365D26">
      <w:pPr>
        <w:rPr>
          <w:rFonts w:ascii="Times New Roman" w:hAnsi="Times New Roman"/>
        </w:rPr>
      </w:pPr>
      <w:r w:rsidRPr="00365D26">
        <w:rPr>
          <w:rFonts w:ascii="Times New Roman" w:hAnsi="Times New Roman"/>
          <w:b/>
        </w:rPr>
        <w:t>II.</w:t>
      </w:r>
      <w:r w:rsidR="00EC1E13">
        <w:rPr>
          <w:rFonts w:ascii="Times New Roman" w:hAnsi="Times New Roman"/>
          <w:b/>
        </w:rPr>
        <w:t xml:space="preserve"> </w:t>
      </w:r>
      <w:r w:rsidRPr="00365D26">
        <w:rPr>
          <w:rFonts w:ascii="Times New Roman" w:hAnsi="Times New Roman"/>
          <w:b/>
        </w:rPr>
        <w:t xml:space="preserve">Chuẩn bị </w:t>
      </w:r>
    </w:p>
    <w:p w:rsidR="00365D26" w:rsidRPr="00365D26" w:rsidRDefault="00365D26" w:rsidP="00365D26">
      <w:pPr>
        <w:rPr>
          <w:rFonts w:ascii="Times New Roman" w:hAnsi="Times New Roman"/>
        </w:rPr>
      </w:pPr>
      <w:r w:rsidRPr="00365D26">
        <w:rPr>
          <w:rFonts w:ascii="Times New Roman" w:hAnsi="Times New Roman"/>
        </w:rPr>
        <w:t xml:space="preserve">   </w:t>
      </w:r>
      <w:r w:rsidRPr="00365D26">
        <w:rPr>
          <w:rFonts w:ascii="Times New Roman" w:hAnsi="Times New Roman"/>
          <w:b/>
        </w:rPr>
        <w:t>1- G</w:t>
      </w:r>
      <w:r w:rsidR="00EC1E13">
        <w:rPr>
          <w:rFonts w:ascii="Times New Roman" w:hAnsi="Times New Roman"/>
          <w:b/>
        </w:rPr>
        <w:t>iáo viên</w:t>
      </w:r>
      <w:r w:rsidRPr="00365D26">
        <w:rPr>
          <w:rFonts w:ascii="Times New Roman" w:hAnsi="Times New Roman"/>
          <w:b/>
        </w:rPr>
        <w:t>:</w:t>
      </w:r>
      <w:r w:rsidRPr="00365D26">
        <w:rPr>
          <w:rFonts w:ascii="Times New Roman" w:hAnsi="Times New Roman"/>
        </w:rPr>
        <w:t xml:space="preserve"> Soạn bài, tài liệu.</w:t>
      </w:r>
    </w:p>
    <w:p w:rsidR="00365D26" w:rsidRPr="00365D26" w:rsidRDefault="00365D26" w:rsidP="00365D26">
      <w:pPr>
        <w:rPr>
          <w:rFonts w:ascii="Times New Roman" w:hAnsi="Times New Roman"/>
        </w:rPr>
      </w:pPr>
      <w:r w:rsidRPr="00365D26">
        <w:rPr>
          <w:rFonts w:ascii="Times New Roman" w:hAnsi="Times New Roman"/>
        </w:rPr>
        <w:t xml:space="preserve">   </w:t>
      </w:r>
      <w:r w:rsidRPr="00365D26">
        <w:rPr>
          <w:rFonts w:ascii="Times New Roman" w:hAnsi="Times New Roman"/>
          <w:b/>
        </w:rPr>
        <w:t>2- Học sinh:</w:t>
      </w:r>
      <w:r w:rsidRPr="00365D26">
        <w:rPr>
          <w:rFonts w:ascii="Times New Roman" w:hAnsi="Times New Roman"/>
        </w:rPr>
        <w:t xml:space="preserve"> học và chuẩn bị bài.</w:t>
      </w:r>
    </w:p>
    <w:p w:rsidR="00365D26" w:rsidRPr="00365D26" w:rsidRDefault="00365D26" w:rsidP="00EC1E13">
      <w:pPr>
        <w:jc w:val="both"/>
        <w:rPr>
          <w:rFonts w:ascii="Times New Roman" w:hAnsi="Times New Roman"/>
          <w:b/>
          <w:szCs w:val="28"/>
        </w:rPr>
      </w:pPr>
      <w:r w:rsidRPr="00365D26">
        <w:rPr>
          <w:rFonts w:ascii="Times New Roman" w:hAnsi="Times New Roman"/>
          <w:b/>
        </w:rPr>
        <w:t>III. Ph</w:t>
      </w:r>
      <w:r w:rsidRPr="00365D26">
        <w:rPr>
          <w:rFonts w:ascii="Times New Roman" w:hAnsi="Times New Roman"/>
          <w:b/>
          <w:lang w:val="vi-VN"/>
        </w:rPr>
        <w:t>ương pháp dạy – họ</w:t>
      </w:r>
      <w:r w:rsidRPr="00365D26">
        <w:rPr>
          <w:rFonts w:ascii="Times New Roman" w:hAnsi="Times New Roman"/>
          <w:b/>
        </w:rPr>
        <w:t>c:</w:t>
      </w:r>
      <w:r w:rsidRPr="00365D26">
        <w:rPr>
          <w:rFonts w:ascii="Times New Roman" w:hAnsi="Times New Roman"/>
          <w:szCs w:val="28"/>
        </w:rPr>
        <w:t xml:space="preserve"> Vấn đáp, thảo luận, thuyết tr</w:t>
      </w:r>
      <w:r w:rsidR="00EC1E13">
        <w:rPr>
          <w:rFonts w:ascii="Times New Roman" w:hAnsi="Times New Roman"/>
          <w:szCs w:val="28"/>
        </w:rPr>
        <w:t>ì</w:t>
      </w:r>
      <w:r w:rsidRPr="00365D26">
        <w:rPr>
          <w:rFonts w:ascii="Times New Roman" w:hAnsi="Times New Roman"/>
          <w:szCs w:val="28"/>
        </w:rPr>
        <w:t>nh</w:t>
      </w:r>
    </w:p>
    <w:p w:rsidR="00365D26" w:rsidRPr="00365D26" w:rsidRDefault="00365D26" w:rsidP="00EC1E13">
      <w:pPr>
        <w:jc w:val="both"/>
        <w:rPr>
          <w:rFonts w:ascii="Times New Roman" w:hAnsi="Times New Roman"/>
          <w:b/>
        </w:rPr>
      </w:pPr>
      <w:r w:rsidRPr="00365D26">
        <w:rPr>
          <w:rFonts w:ascii="Times New Roman" w:hAnsi="Times New Roman"/>
          <w:b/>
        </w:rPr>
        <w:t>IV. Tiến tr</w:t>
      </w:r>
      <w:r w:rsidR="00EC1E13">
        <w:rPr>
          <w:rFonts w:ascii="Times New Roman" w:hAnsi="Times New Roman"/>
          <w:b/>
        </w:rPr>
        <w:t>ì</w:t>
      </w:r>
      <w:r w:rsidRPr="00365D26">
        <w:rPr>
          <w:rFonts w:ascii="Times New Roman" w:hAnsi="Times New Roman"/>
          <w:b/>
        </w:rPr>
        <w:t>nh dạy – học:</w:t>
      </w:r>
    </w:p>
    <w:p w:rsidR="00365D26" w:rsidRPr="00365D26" w:rsidRDefault="00EC1E13" w:rsidP="00EC1E13">
      <w:pPr>
        <w:jc w:val="both"/>
        <w:rPr>
          <w:rFonts w:ascii="Arial" w:hAnsi="Arial" w:cs="Arial"/>
          <w:b/>
          <w:bCs/>
        </w:rPr>
      </w:pPr>
      <w:r>
        <w:rPr>
          <w:rFonts w:ascii="Times New Roman" w:hAnsi="Times New Roman"/>
          <w:b/>
          <w:bCs/>
        </w:rPr>
        <w:t>HOẠT ĐỘNG 1: KHỞI ĐỘNG</w:t>
      </w:r>
    </w:p>
    <w:p w:rsidR="00365D26" w:rsidRPr="00365D26" w:rsidRDefault="00365D26" w:rsidP="00EC1E13">
      <w:pPr>
        <w:jc w:val="both"/>
        <w:rPr>
          <w:rFonts w:ascii="Times New Roman" w:hAnsi="Times New Roman"/>
          <w:b/>
        </w:rPr>
      </w:pPr>
      <w:r w:rsidRPr="00365D26">
        <w:rPr>
          <w:rFonts w:ascii="Times New Roman" w:hAnsi="Times New Roman"/>
          <w:b/>
          <w:bCs/>
          <w:i/>
        </w:rPr>
        <w:t xml:space="preserve">   </w:t>
      </w:r>
      <w:r w:rsidRPr="00365D26">
        <w:rPr>
          <w:rFonts w:ascii="Times New Roman" w:hAnsi="Times New Roman"/>
          <w:b/>
        </w:rPr>
        <w:t>Kiểm tra bài cũ:</w:t>
      </w:r>
    </w:p>
    <w:p w:rsidR="00365D26" w:rsidRPr="00365D26" w:rsidRDefault="00365D26" w:rsidP="00EC1E13">
      <w:pPr>
        <w:ind w:firstLine="720"/>
        <w:jc w:val="both"/>
        <w:rPr>
          <w:rFonts w:ascii="Times New Roman" w:hAnsi="Times New Roman"/>
        </w:rPr>
      </w:pPr>
      <w:r w:rsidRPr="00365D26">
        <w:rPr>
          <w:rFonts w:ascii="Times New Roman" w:hAnsi="Times New Roman"/>
        </w:rPr>
        <w:t>? Thế nào là  trường tự vựng? Tìm trường tự vựng của từ lưới.</w:t>
      </w:r>
    </w:p>
    <w:p w:rsidR="00365D26" w:rsidRPr="00365D26" w:rsidRDefault="00365D26" w:rsidP="00EC1E13">
      <w:pPr>
        <w:jc w:val="both"/>
        <w:rPr>
          <w:rFonts w:ascii="Times New Roman" w:hAnsi="Times New Roman"/>
        </w:rPr>
      </w:pPr>
      <w:r w:rsidRPr="00365D26">
        <w:rPr>
          <w:rFonts w:ascii="Times New Roman" w:hAnsi="Times New Roman"/>
        </w:rPr>
        <w:t xml:space="preserve"> Gợi ý: Trường dụng cụ đánh bắt thuỷ sản( cùng trường với nơm, câu, vó).</w:t>
      </w:r>
    </w:p>
    <w:p w:rsidR="00365D26" w:rsidRPr="00365D26" w:rsidRDefault="00365D26" w:rsidP="00EC1E13">
      <w:pPr>
        <w:ind w:firstLine="720"/>
        <w:jc w:val="both"/>
        <w:rPr>
          <w:rFonts w:ascii="Times New Roman" w:hAnsi="Times New Roman"/>
        </w:rPr>
      </w:pPr>
      <w:r w:rsidRPr="00365D26">
        <w:rPr>
          <w:rFonts w:ascii="Times New Roman" w:hAnsi="Times New Roman"/>
        </w:rPr>
        <w:t xml:space="preserve">? Phân biệt cấp độ khái quát nghĩa từ ngữ với trường từ vựng? Lập các trường từ vựng nhỏ về con gà? </w:t>
      </w:r>
    </w:p>
    <w:p w:rsidR="00365D26" w:rsidRPr="00365D26" w:rsidRDefault="00365D26" w:rsidP="00EC1E13">
      <w:pPr>
        <w:jc w:val="both"/>
        <w:rPr>
          <w:rFonts w:ascii="Arial" w:hAnsi="Arial" w:cs="Arial"/>
          <w:b/>
          <w:bCs/>
        </w:rPr>
      </w:pPr>
      <w:r w:rsidRPr="00365D26">
        <w:rPr>
          <w:rFonts w:ascii="Times New Roman" w:hAnsi="Times New Roman"/>
          <w:b/>
          <w:bCs/>
        </w:rPr>
        <w:t xml:space="preserve">    Gi</w:t>
      </w:r>
      <w:r w:rsidRPr="00365D26">
        <w:rPr>
          <w:rFonts w:ascii="Times New Roman" w:hAnsi="Times New Roman"/>
          <w:b/>
          <w:bCs/>
          <w:lang w:val="vi-VN"/>
        </w:rPr>
        <w:t>ới thiệu và dạy bài mới</w:t>
      </w:r>
      <w:r w:rsidRPr="00365D26">
        <w:rPr>
          <w:rFonts w:ascii="Times New Roman" w:hAnsi="Times New Roman"/>
          <w:b/>
          <w:bCs/>
        </w:rPr>
        <w:t>:</w:t>
      </w:r>
    </w:p>
    <w:p w:rsidR="00365D26" w:rsidRPr="00365D26" w:rsidRDefault="00365D26" w:rsidP="00EC1E13">
      <w:pPr>
        <w:ind w:firstLine="720"/>
        <w:jc w:val="both"/>
        <w:rPr>
          <w:rFonts w:ascii="Times New Roman" w:hAnsi="Times New Roman"/>
        </w:rPr>
      </w:pPr>
      <w:r w:rsidRPr="00365D26">
        <w:rPr>
          <w:rFonts w:ascii="Times New Roman" w:hAnsi="Times New Roman"/>
          <w:i/>
        </w:rPr>
        <w:t>*</w:t>
      </w:r>
      <w:r w:rsidRPr="00365D26">
        <w:rPr>
          <w:rFonts w:ascii="Times New Roman" w:hAnsi="Times New Roman"/>
        </w:rPr>
        <w:t>Giới thiệu bài</w:t>
      </w:r>
    </w:p>
    <w:p w:rsidR="00365D26" w:rsidRPr="00EC1E13" w:rsidRDefault="00365D26" w:rsidP="00EC1E13">
      <w:pPr>
        <w:ind w:firstLine="720"/>
        <w:jc w:val="both"/>
        <w:rPr>
          <w:rFonts w:ascii="Times New Roman" w:hAnsi="Times New Roman"/>
        </w:rPr>
      </w:pPr>
      <w:r w:rsidRPr="00365D26">
        <w:rPr>
          <w:rFonts w:ascii="Times New Roman" w:hAnsi="Times New Roman"/>
        </w:rPr>
        <w:t>- GV có  thể dẫn lại vấn đề về sự giàu đẹp của tiếng việt- NV 7, một trong những biểu hiện làm nên nét đẹp đặc sắc của tiếng việt đó là TV có 1 hệ thống từ tư</w:t>
      </w:r>
      <w:r w:rsidR="00EC1E13">
        <w:rPr>
          <w:rFonts w:ascii="Times New Roman" w:hAnsi="Times New Roman"/>
        </w:rPr>
        <w:t>ợng hình tượng thanh phong phú.</w:t>
      </w:r>
    </w:p>
    <w:p w:rsidR="00365D26" w:rsidRPr="00365D26" w:rsidRDefault="00365D26" w:rsidP="00EC1E13">
      <w:pPr>
        <w:tabs>
          <w:tab w:val="left" w:pos="60"/>
        </w:tabs>
        <w:jc w:val="both"/>
        <w:rPr>
          <w:rFonts w:ascii="Times New Roman" w:hAnsi="Times New Roman"/>
          <w:szCs w:val="28"/>
        </w:rPr>
      </w:pPr>
      <w:r w:rsidRPr="00365D26">
        <w:rPr>
          <w:rFonts w:ascii="Times New Roman" w:hAnsi="Times New Roman"/>
          <w:b/>
          <w:szCs w:val="28"/>
        </w:rPr>
        <w:t xml:space="preserve">HOẠT ĐỘNG </w:t>
      </w:r>
      <w:r w:rsidR="00EC1E13">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EC1E13">
        <w:rPr>
          <w:rFonts w:ascii="Times New Roman" w:hAnsi="Times New Roman"/>
          <w:szCs w:val="28"/>
        </w:rPr>
        <w:t>ì</w:t>
      </w:r>
      <w:r w:rsidRPr="00365D26">
        <w:rPr>
          <w:rFonts w:ascii="Times New Roman" w:hAnsi="Times New Roman"/>
          <w:szCs w:val="28"/>
        </w:rPr>
        <w:t>m hiểu về từ tượng h</w:t>
      </w:r>
      <w:r w:rsidR="00EC1E13">
        <w:rPr>
          <w:rFonts w:ascii="Times New Roman" w:hAnsi="Times New Roman"/>
          <w:szCs w:val="28"/>
        </w:rPr>
        <w:t>ìn</w:t>
      </w:r>
      <w:r w:rsidRPr="00365D26">
        <w:rPr>
          <w:rFonts w:ascii="Times New Roman" w:hAnsi="Times New Roman"/>
          <w:szCs w:val="28"/>
        </w:rPr>
        <w:t>nh, tượng thanh.</w:t>
      </w:r>
    </w:p>
    <w:p w:rsidR="00365D26" w:rsidRPr="00EC1E13" w:rsidRDefault="00365D26" w:rsidP="00365D26">
      <w:pPr>
        <w:tabs>
          <w:tab w:val="left" w:pos="60"/>
        </w:tabs>
        <w:jc w:val="both"/>
        <w:rPr>
          <w:rFonts w:ascii="Times New Roman" w:hAnsi="Times New Roman"/>
          <w:spacing w:val="-6"/>
          <w:szCs w:val="28"/>
        </w:rPr>
      </w:pPr>
      <w:r w:rsidRPr="00EC1E13">
        <w:rPr>
          <w:rFonts w:ascii="Times New Roman" w:hAnsi="Times New Roman"/>
          <w:b/>
          <w:spacing w:val="-6"/>
          <w:szCs w:val="28"/>
        </w:rPr>
        <w:t>+ Mục ti</w:t>
      </w:r>
      <w:r w:rsidR="00EC1E13" w:rsidRPr="00EC1E13">
        <w:rPr>
          <w:rFonts w:ascii="Times New Roman" w:hAnsi="Times New Roman"/>
          <w:b/>
          <w:spacing w:val="-6"/>
          <w:szCs w:val="28"/>
        </w:rPr>
        <w:t>ê</w:t>
      </w:r>
      <w:r w:rsidRPr="00EC1E13">
        <w:rPr>
          <w:rFonts w:ascii="Times New Roman" w:hAnsi="Times New Roman"/>
          <w:b/>
          <w:spacing w:val="-6"/>
          <w:szCs w:val="28"/>
        </w:rPr>
        <w:t xml:space="preserve">u: </w:t>
      </w:r>
      <w:r w:rsidRPr="00EC1E13">
        <w:rPr>
          <w:rFonts w:ascii="Times New Roman" w:hAnsi="Times New Roman"/>
          <w:spacing w:val="-6"/>
          <w:szCs w:val="28"/>
        </w:rPr>
        <w:t>Nắm được khái niệm, đặc đ</w:t>
      </w:r>
      <w:r w:rsidR="00EC1E13" w:rsidRPr="00EC1E13">
        <w:rPr>
          <w:rFonts w:ascii="Times New Roman" w:hAnsi="Times New Roman"/>
          <w:spacing w:val="-6"/>
          <w:szCs w:val="28"/>
        </w:rPr>
        <w:t>iểm và công dụng của từ tượng hì</w:t>
      </w:r>
      <w:r w:rsidRPr="00EC1E13">
        <w:rPr>
          <w:rFonts w:ascii="Times New Roman" w:hAnsi="Times New Roman"/>
          <w:spacing w:val="-6"/>
          <w:szCs w:val="28"/>
        </w:rPr>
        <w:t>nh, tượng thanh.</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sidR="00EC1E13">
        <w:rPr>
          <w:rFonts w:ascii="Times New Roman" w:hAnsi="Times New Roman"/>
          <w:szCs w:val="28"/>
        </w:rPr>
        <w:t>ú</w:t>
      </w:r>
      <w:r w:rsidRPr="00365D26">
        <w:rPr>
          <w:rFonts w:ascii="Times New Roman" w:hAnsi="Times New Roman"/>
          <w:szCs w:val="28"/>
        </w:rPr>
        <w:t>t</w:t>
      </w: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Default="00EC1E13" w:rsidP="00365D26">
      <w:pPr>
        <w:rPr>
          <w:rFonts w:ascii="Times New Roman" w:hAnsi="Times New Roman"/>
          <w:szCs w:val="28"/>
        </w:rPr>
      </w:pPr>
    </w:p>
    <w:p w:rsidR="00EC1E13" w:rsidRPr="00365D26" w:rsidRDefault="00EC1E13" w:rsidP="00365D26">
      <w:pPr>
        <w:rPr>
          <w:rFonts w:ascii="Times New Roman" w:hAnsi="Times New Roman"/>
          <w:szCs w:val="28"/>
        </w:rPr>
      </w:pPr>
    </w:p>
    <w:tbl>
      <w:tblPr>
        <w:tblStyle w:val="TableGrid3"/>
        <w:tblW w:w="10098" w:type="dxa"/>
        <w:tblLook w:val="04A0" w:firstRow="1" w:lastRow="0" w:firstColumn="1" w:lastColumn="0" w:noHBand="0" w:noVBand="1"/>
      </w:tblPr>
      <w:tblGrid>
        <w:gridCol w:w="3192"/>
        <w:gridCol w:w="3192"/>
        <w:gridCol w:w="3714"/>
      </w:tblGrid>
      <w:tr w:rsidR="00365D26" w:rsidRPr="00365D26" w:rsidTr="00EC1E13">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lastRenderedPageBreak/>
              <w:t xml:space="preserve">Hoạt động của </w:t>
            </w:r>
            <w:r w:rsidR="00EC1E13">
              <w:rPr>
                <w:rFonts w:ascii="Times New Roman" w:hAnsi="Times New Roman"/>
                <w:b/>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EC1E13">
        <w:trPr>
          <w:trHeight w:val="5234"/>
        </w:trPr>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t>Yêu cầu học đọc các Bài tập SGK.</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Theo dõi những từ in đậm, những từ nào gợi tả hình dáng, dáng vẻ hoạt trạng thái của sự vật?</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Những từ nào  mô phỏng âm thanh của tự nhiên của con người?</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Những từ trên có tác dụng gì trong văn miêu tả, tự sự?</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Em hiểu thế  nào là từ tượng hình, từ tượng thanh, tác dụng của chúng?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Gọi HS: Đọc ghi nhớ</w:t>
            </w: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đọc bài tập.</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phát hiện.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khái quát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Đọc ghi nhớ</w:t>
            </w:r>
          </w:p>
        </w:tc>
        <w:tc>
          <w:tcPr>
            <w:tcW w:w="3714" w:type="dxa"/>
          </w:tcPr>
          <w:p w:rsidR="00365D26" w:rsidRPr="00365D26" w:rsidRDefault="00365D26" w:rsidP="00365D26">
            <w:pPr>
              <w:spacing w:after="120"/>
              <w:jc w:val="both"/>
              <w:rPr>
                <w:rFonts w:ascii="Times New Roman" w:hAnsi="Times New Roman"/>
                <w:b/>
                <w:szCs w:val="28"/>
              </w:rPr>
            </w:pPr>
            <w:r w:rsidRPr="00365D26">
              <w:rPr>
                <w:rFonts w:ascii="Times New Roman" w:hAnsi="Times New Roman"/>
                <w:b/>
                <w:szCs w:val="28"/>
              </w:rPr>
              <w:t>I. Đặc điểm, công dụng:</w:t>
            </w:r>
          </w:p>
          <w:p w:rsidR="00365D26" w:rsidRPr="00365D26" w:rsidRDefault="00365D26" w:rsidP="00365D26">
            <w:pPr>
              <w:spacing w:after="120"/>
              <w:jc w:val="both"/>
              <w:rPr>
                <w:rFonts w:ascii="Times New Roman" w:hAnsi="Times New Roman"/>
                <w:b/>
                <w:szCs w:val="28"/>
              </w:rPr>
            </w:pPr>
            <w:r w:rsidRPr="00365D26">
              <w:rPr>
                <w:rFonts w:ascii="Times New Roman" w:hAnsi="Times New Roman"/>
                <w:b/>
                <w:szCs w:val="28"/>
              </w:rPr>
              <w:t>1.Ngữ liệu:</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rPr>
              <w:t xml:space="preserve">* Từ gợi tả hình ảnh, dáng vẻ: </w:t>
            </w:r>
            <w:r w:rsidRPr="00365D26">
              <w:rPr>
                <w:rFonts w:ascii="Times New Roman" w:hAnsi="Times New Roman"/>
                <w:b/>
                <w:i/>
              </w:rPr>
              <w:t>Móm mém, xồng xộc, vật vã, rũ rượi, xộc xệch, sòng sọc.</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rPr>
              <w:t xml:space="preserve">* Từ ngữ mô phỏng âm thanh: </w:t>
            </w:r>
            <w:r w:rsidRPr="00365D26">
              <w:rPr>
                <w:rFonts w:ascii="Times New Roman" w:hAnsi="Times New Roman"/>
                <w:b/>
                <w:i/>
              </w:rPr>
              <w:t>hu hu, ư ử.</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Tác dụng: gợi hình ảnh, âm thanh cụ thể, sinh động, có giá trị biểu cảm cao.</w:t>
            </w:r>
          </w:p>
          <w:p w:rsidR="00365D26" w:rsidRPr="00365D26" w:rsidRDefault="00365D26" w:rsidP="00365D26">
            <w:pPr>
              <w:spacing w:after="120" w:line="480" w:lineRule="auto"/>
              <w:jc w:val="both"/>
              <w:rPr>
                <w:rFonts w:ascii="Times New Roman" w:hAnsi="Times New Roman"/>
                <w:u w:val="single"/>
              </w:rPr>
            </w:pPr>
          </w:p>
          <w:p w:rsidR="00365D26" w:rsidRPr="00365D26" w:rsidRDefault="00365D26" w:rsidP="00365D26">
            <w:pPr>
              <w:spacing w:after="120" w:line="480" w:lineRule="auto"/>
              <w:jc w:val="both"/>
              <w:rPr>
                <w:rFonts w:ascii="Times New Roman" w:hAnsi="Times New Roman"/>
                <w:u w:val="single"/>
              </w:rPr>
            </w:pPr>
          </w:p>
          <w:p w:rsidR="00365D26" w:rsidRPr="00365D26" w:rsidRDefault="00365D26" w:rsidP="00365D26">
            <w:pPr>
              <w:spacing w:after="120" w:line="480" w:lineRule="auto"/>
              <w:jc w:val="both"/>
              <w:rPr>
                <w:rFonts w:ascii="Times New Roman" w:hAnsi="Times New Roman"/>
                <w:i/>
                <w:u w:val="single"/>
              </w:rPr>
            </w:pPr>
            <w:r w:rsidRPr="00365D26">
              <w:rPr>
                <w:rFonts w:ascii="Times New Roman" w:hAnsi="Times New Roman"/>
                <w:i/>
                <w:u w:val="single"/>
              </w:rPr>
              <w:t xml:space="preserve">2. Ghi nhớ: </w:t>
            </w:r>
          </w:p>
        </w:tc>
      </w:tr>
    </w:tbl>
    <w:p w:rsidR="00365D26" w:rsidRPr="00365D26" w:rsidRDefault="00365D26" w:rsidP="00365D26">
      <w:pPr>
        <w:tabs>
          <w:tab w:val="left" w:pos="60"/>
        </w:tabs>
        <w:jc w:val="both"/>
        <w:rPr>
          <w:rFonts w:ascii="Times New Roman" w:hAnsi="Times New Roman"/>
          <w:b/>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HOẠT ĐỘNG 3: </w:t>
      </w:r>
      <w:r w:rsidRPr="00365D26">
        <w:rPr>
          <w:rFonts w:ascii="Times New Roman" w:hAnsi="Times New Roman"/>
          <w:szCs w:val="28"/>
        </w:rPr>
        <w:t>Hướng dẫn học sinh luyện tập</w:t>
      </w:r>
    </w:p>
    <w:p w:rsidR="00365D26" w:rsidRPr="00365D26" w:rsidRDefault="00365D26" w:rsidP="00365D26">
      <w:pPr>
        <w:rPr>
          <w:rFonts w:ascii="Times New Roman" w:hAnsi="Times New Roman"/>
          <w:lang w:val="nl-NL"/>
        </w:rPr>
      </w:pPr>
      <w:r w:rsidRPr="00365D26">
        <w:rPr>
          <w:rFonts w:ascii="Times New Roman" w:hAnsi="Times New Roman"/>
          <w:b/>
          <w:szCs w:val="28"/>
        </w:rPr>
        <w:t>+ Mục ti</w:t>
      </w:r>
      <w:r w:rsidR="00EC1E13">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lang w:val="nl-NL"/>
        </w:rPr>
        <w:t>Rèn kỹ năng sử dụng từ tượng hình, tượng thanh trong việc viết văn bản tự sự, miêu tả, biểu cảm.</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H</w:t>
      </w:r>
      <w:r w:rsidR="00EC1E13">
        <w:rPr>
          <w:rFonts w:ascii="Times New Roman" w:hAnsi="Times New Roman"/>
          <w:b/>
          <w:szCs w:val="28"/>
        </w:rPr>
        <w:t>ì</w:t>
      </w:r>
      <w:r w:rsidRPr="00365D26">
        <w:rPr>
          <w:rFonts w:ascii="Times New Roman" w:hAnsi="Times New Roman"/>
          <w:b/>
          <w:szCs w:val="28"/>
        </w:rPr>
        <w:t xml:space="preserve">nh thức tổ chức dạy học: </w:t>
      </w:r>
      <w:r w:rsidR="00EC1E13">
        <w:rPr>
          <w:rFonts w:ascii="Times New Roman" w:hAnsi="Times New Roman"/>
          <w:szCs w:val="28"/>
        </w:rPr>
        <w:t>cá nhân</w:t>
      </w:r>
    </w:p>
    <w:p w:rsidR="00365D26" w:rsidRPr="00365D26" w:rsidRDefault="00EC1E13" w:rsidP="00365D26">
      <w:pPr>
        <w:rPr>
          <w:rFonts w:ascii="Times New Roman" w:hAnsi="Times New Roman"/>
          <w:b/>
          <w:szCs w:val="28"/>
        </w:rPr>
      </w:pPr>
      <w:r>
        <w:rPr>
          <w:rFonts w:ascii="Times New Roman" w:hAnsi="Times New Roman"/>
          <w:b/>
          <w:szCs w:val="28"/>
        </w:rPr>
        <w:t xml:space="preserve">+ </w:t>
      </w:r>
      <w:r w:rsidR="00365D26" w:rsidRPr="00365D26">
        <w:rPr>
          <w:rFonts w:ascii="Times New Roman" w:hAnsi="Times New Roman"/>
          <w:b/>
          <w:szCs w:val="28"/>
        </w:rPr>
        <w:t xml:space="preserve">Thời gian: </w:t>
      </w:r>
      <w:r w:rsidR="00365D26" w:rsidRPr="00365D26">
        <w:rPr>
          <w:rFonts w:ascii="Times New Roman" w:hAnsi="Times New Roman"/>
          <w:szCs w:val="28"/>
        </w:rPr>
        <w:t>20 ph</w:t>
      </w:r>
      <w:r>
        <w:rPr>
          <w:rFonts w:ascii="Times New Roman" w:hAnsi="Times New Roman"/>
          <w:szCs w:val="28"/>
        </w:rPr>
        <w:t>ú</w:t>
      </w:r>
      <w:r w:rsidR="00365D26"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192"/>
      </w:tblGrid>
      <w:tr w:rsidR="00365D26" w:rsidRPr="00365D26" w:rsidTr="00365D26">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giỏo viờn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65D26">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b/>
                <w:bCs/>
              </w:rPr>
              <w:t>Bài tập nhanh</w:t>
            </w:r>
            <w:r w:rsidRPr="00365D26">
              <w:rPr>
                <w:rFonts w:ascii="Times New Roman" w:hAnsi="Times New Roman"/>
              </w:rPr>
              <w:t xml:space="preserve">: tìm từ ngữ tượng hình, tượng thanh trong đoạn văn sau: “ Anh Dậu... và dây thừng ” ?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GV giao bài tập </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xml:space="preserve">? Tìm tự tượng hình, tượng thanh? </w:t>
            </w: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Tìm  5 từ tượng hình gợi tả dáng đi?</w:t>
            </w:r>
          </w:p>
          <w:p w:rsidR="00365D26" w:rsidRPr="00365D26" w:rsidRDefault="00365D26" w:rsidP="00365D26">
            <w:pPr>
              <w:spacing w:before="120" w:after="120"/>
              <w:jc w:val="both"/>
              <w:rPr>
                <w:rFonts w:ascii="Times New Roman" w:hAnsi="Times New Roman"/>
                <w:i/>
              </w:rPr>
            </w:pPr>
            <w:r w:rsidRPr="00365D26">
              <w:rPr>
                <w:rFonts w:ascii="Times New Roman" w:hAnsi="Times New Roman"/>
                <w:i/>
              </w:rPr>
              <w:t>? Phân biệt nghĩa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Yêu cầu bài tập 3</w:t>
            </w:r>
          </w:p>
          <w:p w:rsidR="00365D26" w:rsidRPr="00365D26" w:rsidRDefault="00365D26" w:rsidP="00365D26">
            <w:pPr>
              <w:tabs>
                <w:tab w:val="left" w:pos="2838"/>
              </w:tabs>
              <w:rPr>
                <w:rFonts w:ascii="Times New Roman" w:hAnsi="Times New Roman"/>
              </w:rPr>
            </w:pPr>
            <w:r w:rsidRPr="00365D26">
              <w:rPr>
                <w:rFonts w:ascii="Times New Roman" w:hAnsi="Times New Roman"/>
              </w:rPr>
              <w:t>Đặt câu với các từ tượng hình, tượng thanh?</w:t>
            </w: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làm bài tập thông báo kết quả</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độc lập làm bài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độc lập làm bài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-Hs trả lời</w:t>
            </w:r>
          </w:p>
        </w:tc>
        <w:tc>
          <w:tcPr>
            <w:tcW w:w="3192" w:type="dxa"/>
          </w:tcPr>
          <w:p w:rsidR="00365D26" w:rsidRPr="00365D26" w:rsidRDefault="00365D26" w:rsidP="00365D26">
            <w:pPr>
              <w:keepNext/>
              <w:keepLines/>
              <w:spacing w:before="200"/>
              <w:jc w:val="both"/>
              <w:outlineLvl w:val="5"/>
              <w:rPr>
                <w:rFonts w:ascii="Times New Roman" w:eastAsiaTheme="majorEastAsia" w:hAnsi="Times New Roman"/>
                <w:iCs/>
                <w:color w:val="000000" w:themeColor="text1"/>
                <w:szCs w:val="28"/>
              </w:rPr>
            </w:pPr>
            <w:r w:rsidRPr="00365D26">
              <w:rPr>
                <w:rFonts w:ascii="Times New Roman" w:eastAsiaTheme="majorEastAsia" w:hAnsi="Times New Roman"/>
                <w:iCs/>
                <w:color w:val="000000" w:themeColor="text1"/>
                <w:szCs w:val="28"/>
              </w:rPr>
              <w:lastRenderedPageBreak/>
              <w:t>II. Luyện tập</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1. Bài 1:</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Từ tượng thanh : Soàn soạt, nham nhảm, Bịch,  bốp.</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Từ tượng hình: Lẻo khẻo, chỏng quèo, ấn dúi, rón rén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2. Bài 2: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Đi lò dò, lom khom, thong thả , uyển chuyển, chập chững,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lastRenderedPageBreak/>
              <w:t>Bài 3:</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Ha hả: gợi tả tiếng cười to, tỏ ra rất khoái trí.</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Hì hì: mô phỏng tiếng cười phát ra cả đằng mũi, thường biểu lộ sự thích thú, có vẻ hiền lành.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Hô hố: cười to , vô ý.</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Hơ hớ: mô phỏng tiếng cười thoải mái, vui vẻ, không cần che đậy (hơi vô duyên)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3. Bài tập 4:</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Mưa rơi lộp bộp trên mái nhà.</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Gió thổi mạnh lá cây ào ào trút xuống.</w:t>
            </w:r>
          </w:p>
          <w:p w:rsidR="00365D26" w:rsidRPr="00365D26" w:rsidRDefault="00365D26" w:rsidP="00365D26">
            <w:pPr>
              <w:tabs>
                <w:tab w:val="left" w:pos="2838"/>
              </w:tabs>
              <w:rPr>
                <w:rFonts w:ascii="Times New Roman" w:hAnsi="Times New Roman"/>
              </w:rPr>
            </w:pPr>
            <w:r w:rsidRPr="00365D26">
              <w:rPr>
                <w:rFonts w:ascii="Times New Roman" w:hAnsi="Times New Roman"/>
              </w:rPr>
              <w:t>- Những con đom đóm lập loè bay ra khi màn đêm buông xuống.</w:t>
            </w:r>
          </w:p>
        </w:tc>
      </w:tr>
    </w:tbl>
    <w:p w:rsidR="00365D26" w:rsidRPr="00365D26" w:rsidRDefault="00EC1E13" w:rsidP="00365D26">
      <w:pPr>
        <w:rPr>
          <w:rFonts w:ascii="Times New Roman" w:hAnsi="Times New Roman"/>
          <w:b/>
          <w:bCs/>
        </w:rPr>
      </w:pPr>
      <w:r>
        <w:rPr>
          <w:rFonts w:ascii="Times New Roman" w:hAnsi="Times New Roman"/>
          <w:b/>
          <w:bCs/>
        </w:rPr>
        <w:lastRenderedPageBreak/>
        <w:t>HOẠT ĐỘNG IV: CÚNG CỐ, VẬN DỤNG</w:t>
      </w:r>
    </w:p>
    <w:p w:rsidR="00365D26" w:rsidRPr="00365D26" w:rsidRDefault="00365D26" w:rsidP="00365D26">
      <w:pPr>
        <w:ind w:firstLine="720"/>
        <w:rPr>
          <w:rFonts w:ascii="Arial" w:hAnsi="Arial" w:cs="Arial"/>
          <w:b/>
          <w:bCs/>
        </w:rPr>
      </w:pPr>
      <w:r w:rsidRPr="00365D26">
        <w:rPr>
          <w:rFonts w:ascii="Times New Roman" w:hAnsi="Times New Roman"/>
          <w:b/>
          <w:bCs/>
        </w:rPr>
        <w:t xml:space="preserve">Củng cố bài học: </w:t>
      </w:r>
      <w:r w:rsidRPr="00365D26">
        <w:rPr>
          <w:rFonts w:ascii="Times New Roman" w:hAnsi="Times New Roman"/>
          <w:bCs/>
        </w:rPr>
        <w:t>GV hệ thống lại kiến thức bài học.</w:t>
      </w:r>
    </w:p>
    <w:p w:rsidR="00365D26" w:rsidRPr="00365D26" w:rsidRDefault="00365D26" w:rsidP="00365D26">
      <w:pPr>
        <w:ind w:firstLine="720"/>
        <w:rPr>
          <w:rFonts w:ascii="Times New Roman" w:hAnsi="Times New Roman"/>
          <w:b/>
          <w:bCs/>
        </w:rPr>
      </w:pPr>
      <w:r w:rsidRPr="00365D26">
        <w:rPr>
          <w:rFonts w:ascii="Times New Roman" w:hAnsi="Times New Roman"/>
          <w:b/>
          <w:bCs/>
        </w:rPr>
        <w:t>Hoạt động tiếp nối:</w:t>
      </w:r>
    </w:p>
    <w:p w:rsidR="00365D26" w:rsidRPr="00365D26" w:rsidRDefault="00365D26" w:rsidP="00365D26">
      <w:pPr>
        <w:ind w:firstLine="720"/>
        <w:rPr>
          <w:rFonts w:ascii="Times New Roman" w:hAnsi="Times New Roman"/>
        </w:rPr>
      </w:pPr>
      <w:r w:rsidRPr="00365D26">
        <w:rPr>
          <w:rFonts w:ascii="Times New Roman" w:hAnsi="Times New Roman"/>
        </w:rPr>
        <w:t xml:space="preserve">-  Hướng dẫn học ở nhà: </w:t>
      </w:r>
    </w:p>
    <w:p w:rsidR="00365D26" w:rsidRPr="00365D26" w:rsidRDefault="00365D26" w:rsidP="00365D26">
      <w:pPr>
        <w:ind w:firstLine="720"/>
        <w:rPr>
          <w:rFonts w:ascii="Times New Roman" w:hAnsi="Times New Roman"/>
        </w:rPr>
      </w:pPr>
      <w:r w:rsidRPr="00365D26">
        <w:rPr>
          <w:rFonts w:ascii="Times New Roman" w:hAnsi="Times New Roman"/>
        </w:rPr>
        <w:t>- Ghi nhớ, hoàn thành các bài tập còn lại;Chuẩn bị bài mới.</w:t>
      </w: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2F0DCC" w:rsidRPr="00365D26" w:rsidRDefault="002F0DCC" w:rsidP="002F0DCC">
      <w:pPr>
        <w:jc w:val="both"/>
        <w:rPr>
          <w:rFonts w:ascii="Times New Roman" w:hAnsi="Times New Roman"/>
          <w:b/>
          <w:bCs/>
          <w:i/>
        </w:rPr>
      </w:pPr>
      <w:r>
        <w:rPr>
          <w:rFonts w:ascii="Times New Roman" w:hAnsi="Times New Roman"/>
          <w:b/>
          <w:bCs/>
          <w:lang w:val="nl-NL"/>
        </w:rPr>
        <w:t>Tiết 19- 20</w:t>
      </w:r>
      <w:r w:rsidRPr="00365D26">
        <w:rPr>
          <w:rFonts w:ascii="Times New Roman" w:hAnsi="Times New Roman"/>
          <w:b/>
          <w:bCs/>
          <w:i/>
          <w:lang w:val="nl-NL"/>
        </w:rPr>
        <w:t xml:space="preserve">. </w:t>
      </w:r>
      <w:r w:rsidRPr="00365D26">
        <w:rPr>
          <w:rFonts w:ascii="Times New Roman" w:hAnsi="Times New Roman"/>
          <w:b/>
          <w:bCs/>
          <w:i/>
        </w:rPr>
        <w:t>Bài 7: Văn bản</w:t>
      </w:r>
    </w:p>
    <w:p w:rsidR="002F0DCC" w:rsidRPr="00365D26" w:rsidRDefault="002F0DCC" w:rsidP="002F0DCC">
      <w:pPr>
        <w:jc w:val="center"/>
        <w:rPr>
          <w:rFonts w:ascii="Times New Roman" w:hAnsi="Times New Roman"/>
          <w:b/>
          <w:bCs/>
          <w:i/>
          <w:sz w:val="52"/>
          <w:szCs w:val="52"/>
        </w:rPr>
      </w:pPr>
      <w:r w:rsidRPr="00365D26">
        <w:rPr>
          <w:rFonts w:ascii="Times New Roman" w:hAnsi="Times New Roman"/>
          <w:b/>
          <w:bCs/>
          <w:i/>
          <w:sz w:val="52"/>
          <w:szCs w:val="52"/>
        </w:rPr>
        <w:t>Đánh nhau với cối xay gió</w:t>
      </w:r>
    </w:p>
    <w:p w:rsidR="002F0DCC" w:rsidRPr="00365D26" w:rsidRDefault="002F0DCC" w:rsidP="002F0DCC">
      <w:pPr>
        <w:jc w:val="right"/>
        <w:rPr>
          <w:rFonts w:ascii="Times New Roman" w:hAnsi="Times New Roman"/>
          <w:b/>
          <w:bCs/>
          <w:i/>
          <w:iCs/>
          <w:lang w:val="nl-NL"/>
        </w:rPr>
      </w:pPr>
      <w:r w:rsidRPr="00365D26">
        <w:rPr>
          <w:rFonts w:ascii="Times New Roman" w:hAnsi="Times New Roman"/>
          <w:i/>
          <w:lang w:val="nl-NL"/>
        </w:rPr>
        <w:t xml:space="preserve">( Trích Đôn-Ki-hô-tê -  </w:t>
      </w:r>
      <w:r w:rsidRPr="00365D26">
        <w:rPr>
          <w:rFonts w:ascii="Times New Roman" w:hAnsi="Times New Roman"/>
          <w:i/>
          <w:sz w:val="32"/>
          <w:lang w:val="nl-NL"/>
        </w:rPr>
        <w:t>Xéc-van-tét )</w:t>
      </w:r>
    </w:p>
    <w:p w:rsidR="002F0DCC" w:rsidRPr="00365D26" w:rsidRDefault="002F0DCC" w:rsidP="002F0DCC">
      <w:pPr>
        <w:jc w:val="both"/>
        <w:rPr>
          <w:rFonts w:ascii="Times New Roman" w:hAnsi="Times New Roman"/>
          <w:b/>
        </w:rPr>
      </w:pPr>
      <w:r w:rsidRPr="00365D26">
        <w:rPr>
          <w:rFonts w:ascii="Times New Roman" w:hAnsi="Times New Roman"/>
          <w:b/>
        </w:rPr>
        <w:t>I. Mục tiêu bài học:</w:t>
      </w:r>
    </w:p>
    <w:p w:rsidR="002F0DCC" w:rsidRPr="00365D26" w:rsidRDefault="002F0DCC" w:rsidP="002F0DCC">
      <w:pPr>
        <w:jc w:val="both"/>
        <w:rPr>
          <w:rFonts w:ascii="Times New Roman" w:hAnsi="Times New Roman"/>
        </w:rPr>
      </w:pPr>
      <w:r w:rsidRPr="00365D26">
        <w:rPr>
          <w:rFonts w:ascii="Times New Roman" w:hAnsi="Times New Roman"/>
          <w:b/>
        </w:rPr>
        <w:t xml:space="preserve">    1. Về kiến thức</w:t>
      </w:r>
      <w:r w:rsidRPr="00365D26">
        <w:rPr>
          <w:rFonts w:ascii="Times New Roman" w:hAnsi="Times New Roman"/>
          <w:b/>
          <w:bCs/>
        </w:rPr>
        <w:t>:</w:t>
      </w:r>
    </w:p>
    <w:p w:rsidR="002F0DCC" w:rsidRPr="00365D26" w:rsidRDefault="002F0DCC" w:rsidP="002F0DCC">
      <w:pPr>
        <w:jc w:val="both"/>
        <w:rPr>
          <w:rFonts w:ascii="Times New Roman" w:hAnsi="Times New Roman"/>
        </w:rPr>
      </w:pPr>
      <w:r w:rsidRPr="00365D26">
        <w:rPr>
          <w:rFonts w:ascii="Times New Roman" w:hAnsi="Times New Roman"/>
        </w:rPr>
        <w:t xml:space="preserve">       - Đôn -ki -hô-tê và Xan-chô-Pan-Xa tương phản về mọi mặt.</w:t>
      </w:r>
    </w:p>
    <w:p w:rsidR="002F0DCC" w:rsidRPr="00BF23D8" w:rsidRDefault="002F0DCC" w:rsidP="002F0DCC">
      <w:pPr>
        <w:jc w:val="both"/>
        <w:rPr>
          <w:rFonts w:ascii="Times New Roman" w:hAnsi="Times New Roman"/>
          <w:spacing w:val="-8"/>
        </w:rPr>
      </w:pPr>
      <w:r w:rsidRPr="00365D26">
        <w:rPr>
          <w:rFonts w:ascii="Times New Roman" w:hAnsi="Times New Roman"/>
        </w:rPr>
        <w:t xml:space="preserve">       </w:t>
      </w:r>
      <w:r w:rsidRPr="00BF23D8">
        <w:rPr>
          <w:rFonts w:ascii="Times New Roman" w:hAnsi="Times New Roman"/>
          <w:spacing w:val="-8"/>
        </w:rPr>
        <w:t>- Đánh giá đúng đắn các mặt tốt, xấu của hai nhân vật ấy, từ đó rút ra bài học thực tiễn.</w:t>
      </w:r>
    </w:p>
    <w:p w:rsidR="002F0DCC" w:rsidRPr="00365D26" w:rsidRDefault="002F0DCC" w:rsidP="002F0DCC">
      <w:pPr>
        <w:jc w:val="both"/>
        <w:rPr>
          <w:rFonts w:ascii="Times New Roman" w:hAnsi="Times New Roman"/>
          <w:b/>
        </w:rPr>
      </w:pPr>
      <w:r w:rsidRPr="00365D26">
        <w:rPr>
          <w:rFonts w:ascii="Times New Roman" w:hAnsi="Times New Roman"/>
          <w:b/>
          <w:bCs/>
        </w:rPr>
        <w:t xml:space="preserve">    </w:t>
      </w:r>
      <w:r w:rsidRPr="00365D26">
        <w:rPr>
          <w:rFonts w:ascii="Times New Roman" w:hAnsi="Times New Roman"/>
          <w:b/>
        </w:rPr>
        <w:t xml:space="preserve">2. Về kỹ năng: </w:t>
      </w:r>
    </w:p>
    <w:p w:rsidR="002F0DCC" w:rsidRPr="00365D26" w:rsidRDefault="002F0DCC" w:rsidP="002F0DCC">
      <w:pPr>
        <w:jc w:val="both"/>
        <w:rPr>
          <w:rFonts w:ascii="Times New Roman" w:hAnsi="Times New Roman"/>
        </w:rPr>
      </w:pPr>
      <w:r w:rsidRPr="00365D26">
        <w:rPr>
          <w:rFonts w:ascii="Times New Roman" w:hAnsi="Times New Roman"/>
        </w:rPr>
        <w:t xml:space="preserve">        Biết tiếp tục rèn kỹ năng đọc, kể, tóm tắt truyện, phân tích, so sánh và đánh giá   </w:t>
      </w:r>
    </w:p>
    <w:p w:rsidR="002F0DCC" w:rsidRPr="00365D26" w:rsidRDefault="002F0DCC" w:rsidP="002F0DCC">
      <w:pPr>
        <w:jc w:val="both"/>
        <w:rPr>
          <w:rFonts w:ascii="Times New Roman" w:hAnsi="Times New Roman"/>
        </w:rPr>
      </w:pPr>
      <w:r w:rsidRPr="00365D26">
        <w:rPr>
          <w:rFonts w:ascii="Times New Roman" w:hAnsi="Times New Roman"/>
        </w:rPr>
        <w:t>các nhân vật trong tác phẩm văn học.</w:t>
      </w:r>
    </w:p>
    <w:p w:rsidR="002F0DCC" w:rsidRPr="00365D26" w:rsidRDefault="002F0DCC" w:rsidP="002F0DCC">
      <w:pPr>
        <w:jc w:val="both"/>
        <w:rPr>
          <w:rFonts w:ascii="Times New Roman" w:hAnsi="Times New Roman"/>
          <w:b/>
        </w:rPr>
      </w:pPr>
      <w:r w:rsidRPr="00365D26">
        <w:rPr>
          <w:rFonts w:ascii="Times New Roman" w:hAnsi="Times New Roman"/>
          <w:b/>
          <w:bCs/>
        </w:rPr>
        <w:t xml:space="preserve">     </w:t>
      </w:r>
      <w:r w:rsidRPr="00365D26">
        <w:rPr>
          <w:rFonts w:ascii="Times New Roman" w:hAnsi="Times New Roman"/>
          <w:b/>
        </w:rPr>
        <w:t>3.Về  thái độ:</w:t>
      </w:r>
    </w:p>
    <w:p w:rsidR="002F0DCC" w:rsidRPr="00365D26" w:rsidRDefault="002F0DCC" w:rsidP="002F0DCC">
      <w:pPr>
        <w:jc w:val="both"/>
        <w:rPr>
          <w:rFonts w:ascii="Times New Roman" w:hAnsi="Times New Roman"/>
        </w:rPr>
      </w:pPr>
      <w:r w:rsidRPr="00365D26">
        <w:rPr>
          <w:rFonts w:ascii="Times New Roman" w:hAnsi="Times New Roman"/>
        </w:rPr>
        <w:t xml:space="preserve">       Tán thành với các em  phân biệt cái tốt cái xấu trong xã hội. </w:t>
      </w:r>
    </w:p>
    <w:p w:rsidR="002F0DCC" w:rsidRDefault="002F0DCC" w:rsidP="002F0DCC">
      <w:pPr>
        <w:jc w:val="both"/>
        <w:rPr>
          <w:rFonts w:ascii="Times New Roman" w:hAnsi="Times New Roman"/>
          <w:b/>
          <w:szCs w:val="28"/>
        </w:rPr>
      </w:pPr>
      <w:r w:rsidRPr="00365D26">
        <w:rPr>
          <w:rFonts w:ascii="Times New Roman" w:hAnsi="Times New Roman"/>
          <w:b/>
          <w:szCs w:val="28"/>
        </w:rPr>
        <w:t>II. Ch</w:t>
      </w:r>
      <w:r>
        <w:rPr>
          <w:rFonts w:ascii="Times New Roman" w:hAnsi="Times New Roman"/>
          <w:b/>
          <w:szCs w:val="28"/>
        </w:rPr>
        <w:t>uẩn bị</w:t>
      </w:r>
      <w:r w:rsidRPr="00365D26">
        <w:rPr>
          <w:rFonts w:ascii="Times New Roman" w:hAnsi="Times New Roman"/>
          <w:b/>
          <w:szCs w:val="28"/>
        </w:rPr>
        <w:t>:</w:t>
      </w:r>
    </w:p>
    <w:p w:rsidR="002F0DCC" w:rsidRPr="00365D26" w:rsidRDefault="002F0DCC" w:rsidP="002F0DCC">
      <w:pPr>
        <w:jc w:val="both"/>
        <w:rPr>
          <w:rFonts w:ascii="Times New Roman" w:hAnsi="Times New Roman"/>
        </w:rPr>
      </w:pPr>
      <w:r w:rsidRPr="00365D26">
        <w:rPr>
          <w:rFonts w:ascii="Times New Roman" w:hAnsi="Times New Roman"/>
        </w:rPr>
        <w:lastRenderedPageBreak/>
        <w:t xml:space="preserve">      </w:t>
      </w:r>
      <w:r w:rsidRPr="00365D26">
        <w:rPr>
          <w:rFonts w:ascii="Times New Roman" w:hAnsi="Times New Roman"/>
          <w:b/>
        </w:rPr>
        <w:t>1. Giao viên:</w:t>
      </w:r>
      <w:r w:rsidRPr="00365D26">
        <w:rPr>
          <w:rFonts w:ascii="Times New Roman" w:hAnsi="Times New Roman"/>
        </w:rPr>
        <w:t xml:space="preserve"> Chuẩn bị nội dung lên lớp, tham khảo tài liệu văn  học phương tây từ cổ đại Hy Lạp đến thế kỷ XVIII.</w:t>
      </w:r>
    </w:p>
    <w:p w:rsidR="002F0DCC" w:rsidRPr="00365D26" w:rsidRDefault="002F0DCC" w:rsidP="002F0DCC">
      <w:pPr>
        <w:jc w:val="both"/>
        <w:rPr>
          <w:rFonts w:ascii="Times New Roman" w:hAnsi="Times New Roman"/>
        </w:rPr>
      </w:pPr>
      <w:r w:rsidRPr="00365D26">
        <w:rPr>
          <w:rFonts w:ascii="Times New Roman" w:hAnsi="Times New Roman"/>
          <w:b/>
        </w:rPr>
        <w:t xml:space="preserve">      2. Học sinh:</w:t>
      </w:r>
      <w:r w:rsidRPr="00365D26">
        <w:rPr>
          <w:rFonts w:ascii="Times New Roman" w:hAnsi="Times New Roman"/>
        </w:rPr>
        <w:t xml:space="preserve">  Đọc  và tóm tắt tác phẩm ở nhà, trả lời các câu hỏi.</w:t>
      </w:r>
    </w:p>
    <w:p w:rsidR="002F0DCC" w:rsidRDefault="002F0DCC" w:rsidP="002F0DCC">
      <w:pPr>
        <w:jc w:val="both"/>
        <w:rPr>
          <w:rFonts w:ascii="Times New Roman" w:hAnsi="Times New Roman"/>
          <w:b/>
          <w:bCs/>
        </w:rPr>
      </w:pPr>
      <w:r w:rsidRPr="00365D26">
        <w:rPr>
          <w:rFonts w:ascii="Times New Roman" w:hAnsi="Times New Roman"/>
          <w:b/>
          <w:bCs/>
        </w:rPr>
        <w:t>III. Phương pháp dạy học:</w:t>
      </w:r>
    </w:p>
    <w:p w:rsidR="002F0DCC" w:rsidRPr="00BF23D8" w:rsidRDefault="002F0DCC" w:rsidP="002F0DCC">
      <w:pPr>
        <w:ind w:firstLine="720"/>
        <w:jc w:val="both"/>
        <w:rPr>
          <w:rFonts w:ascii="Times New Roman" w:hAnsi="Times New Roman"/>
          <w:szCs w:val="28"/>
        </w:rPr>
      </w:pPr>
      <w:r>
        <w:rPr>
          <w:rFonts w:ascii="Times New Roman" w:hAnsi="Times New Roman"/>
          <w:szCs w:val="28"/>
        </w:rPr>
        <w:t>Đọc hiểu, vấn đáp, bì</w:t>
      </w:r>
      <w:r w:rsidRPr="00365D26">
        <w:rPr>
          <w:rFonts w:ascii="Times New Roman" w:hAnsi="Times New Roman"/>
          <w:szCs w:val="28"/>
        </w:rPr>
        <w:t>nh giảng, thảo luận</w:t>
      </w:r>
    </w:p>
    <w:p w:rsidR="002F0DCC" w:rsidRPr="00365D26" w:rsidRDefault="002F0DCC" w:rsidP="002F0DCC">
      <w:pPr>
        <w:rPr>
          <w:rFonts w:ascii="Times New Roman" w:hAnsi="Times New Roman"/>
          <w:b/>
          <w:bCs/>
        </w:rPr>
      </w:pPr>
      <w:r w:rsidRPr="00365D26">
        <w:rPr>
          <w:rFonts w:ascii="Times New Roman" w:hAnsi="Times New Roman"/>
          <w:b/>
          <w:bCs/>
        </w:rPr>
        <w:t xml:space="preserve">IV. Tiến trình dạy </w:t>
      </w:r>
      <w:r w:rsidRPr="00365D26">
        <w:rPr>
          <w:rFonts w:ascii="Arial" w:hAnsi="Arial" w:cs="Arial"/>
          <w:b/>
          <w:bCs/>
        </w:rPr>
        <w:t>–</w:t>
      </w:r>
      <w:r w:rsidRPr="00365D26">
        <w:rPr>
          <w:rFonts w:ascii="Times New Roman" w:hAnsi="Times New Roman"/>
          <w:b/>
          <w:bCs/>
        </w:rPr>
        <w:t xml:space="preserve"> học:</w:t>
      </w:r>
    </w:p>
    <w:p w:rsidR="002F0DCC" w:rsidRDefault="002F0DCC" w:rsidP="002F0DCC">
      <w:pPr>
        <w:ind w:firstLine="690"/>
        <w:contextualSpacing/>
        <w:rPr>
          <w:rFonts w:ascii="Times New Roman" w:hAnsi="Times New Roman"/>
          <w:b/>
          <w:szCs w:val="28"/>
        </w:rPr>
      </w:pPr>
      <w:r>
        <w:rPr>
          <w:rFonts w:ascii="Times New Roman" w:hAnsi="Times New Roman"/>
          <w:b/>
          <w:szCs w:val="28"/>
        </w:rPr>
        <w:t>HOẠT ĐỘNG 1: KHỞI ĐỘNG</w:t>
      </w:r>
    </w:p>
    <w:p w:rsidR="002F0DCC" w:rsidRPr="00365D26" w:rsidRDefault="002F0DCC" w:rsidP="002F0DCC">
      <w:pPr>
        <w:ind w:left="690"/>
        <w:contextualSpacing/>
        <w:rPr>
          <w:rFonts w:ascii="Times New Roman" w:hAnsi="Times New Roman"/>
        </w:rPr>
      </w:pPr>
      <w:r w:rsidRPr="00365D26">
        <w:rPr>
          <w:rFonts w:ascii="Times New Roman" w:hAnsi="Times New Roman"/>
          <w:b/>
        </w:rPr>
        <w:t>Kiểm tra bài cũ:</w:t>
      </w:r>
      <w:r w:rsidRPr="00365D26">
        <w:rPr>
          <w:rFonts w:ascii="Times New Roman" w:hAnsi="Times New Roman"/>
          <w:b/>
        </w:rPr>
        <w:tab/>
      </w:r>
    </w:p>
    <w:p w:rsidR="002F0DCC" w:rsidRPr="00365D26" w:rsidRDefault="002F0DCC" w:rsidP="002F0DCC">
      <w:pPr>
        <w:rPr>
          <w:rFonts w:ascii="Times New Roman" w:hAnsi="Times New Roman"/>
        </w:rPr>
      </w:pPr>
      <w:r w:rsidRPr="00365D26">
        <w:rPr>
          <w:rFonts w:ascii="Times New Roman" w:hAnsi="Times New Roman"/>
        </w:rPr>
        <w:t xml:space="preserve">        ? Tóm tắt đoạn trích Cô bé bán diêm? Phát biểu cảm nghĩ của em về cái chết của cô bé bán diêm?</w:t>
      </w:r>
    </w:p>
    <w:p w:rsidR="002F0DCC" w:rsidRPr="00365D26" w:rsidRDefault="002F0DCC" w:rsidP="002F0DCC">
      <w:pPr>
        <w:ind w:left="690"/>
        <w:contextualSpacing/>
        <w:rPr>
          <w:rFonts w:ascii="Times New Roman" w:hAnsi="Times New Roman"/>
          <w:b/>
          <w:bCs/>
        </w:rPr>
      </w:pPr>
      <w:r w:rsidRPr="00365D26">
        <w:rPr>
          <w:rFonts w:ascii="Times New Roman" w:hAnsi="Times New Roman"/>
          <w:b/>
          <w:bCs/>
        </w:rPr>
        <w:t>Giới thiệu và dạy bài học mới:</w:t>
      </w:r>
    </w:p>
    <w:p w:rsidR="002F0DCC" w:rsidRPr="00365D26" w:rsidRDefault="002F0DCC" w:rsidP="002F0DCC">
      <w:pPr>
        <w:spacing w:line="276" w:lineRule="auto"/>
        <w:ind w:firstLine="690"/>
        <w:jc w:val="both"/>
        <w:rPr>
          <w:rFonts w:ascii="Times New Roman" w:hAnsi="Times New Roman"/>
          <w:b/>
          <w:i/>
        </w:rPr>
      </w:pPr>
      <w:r w:rsidRPr="00365D26">
        <w:rPr>
          <w:rFonts w:ascii="Times New Roman" w:hAnsi="Times New Roman"/>
        </w:rPr>
        <w:t>Tây Ban Nha là một đất nước nằm ở phía tây Châu Âu, trong thời kì phục hưng TBN đã sản sinh ra một nhà văn vĩ đại Xéc-van-tét với tác phẩm bất hủ bộ tiểu thuyết Đôn-Ki-hô-tê. Bộ tiểu thuyết gồm 126 chương kể về 3 lần ra đi và trở về của hiệp sĩ Đôn-ki-hô-tê. Để giúp các em hiểu một phần của bộ tiểu thuyết này chúng ta cùng tìm hiểu đoạn trích: "</w:t>
      </w:r>
      <w:r w:rsidRPr="00365D26">
        <w:rPr>
          <w:rFonts w:ascii="Times New Roman" w:hAnsi="Times New Roman"/>
          <w:b/>
          <w:i/>
        </w:rPr>
        <w:t>Đánh nhau với cối xay gió".</w:t>
      </w:r>
    </w:p>
    <w:p w:rsidR="002F0DCC" w:rsidRPr="00365D26" w:rsidRDefault="002F0DCC" w:rsidP="002F0DCC">
      <w:pPr>
        <w:tabs>
          <w:tab w:val="left" w:pos="60"/>
        </w:tabs>
        <w:spacing w:line="276" w:lineRule="auto"/>
        <w:jc w:val="both"/>
        <w:rPr>
          <w:rFonts w:ascii="Times New Roman" w:hAnsi="Times New Roman"/>
          <w:b/>
          <w:szCs w:val="28"/>
        </w:rPr>
      </w:pPr>
      <w:r>
        <w:rPr>
          <w:rFonts w:ascii="Times New Roman" w:hAnsi="Times New Roman"/>
          <w:b/>
          <w:szCs w:val="28"/>
        </w:rPr>
        <w:tab/>
      </w:r>
      <w:r>
        <w:rPr>
          <w:rFonts w:ascii="Times New Roman" w:hAnsi="Times New Roman"/>
          <w:b/>
          <w:szCs w:val="28"/>
        </w:rPr>
        <w:tab/>
        <w:t>HOẠT ĐỘNG 2</w:t>
      </w:r>
      <w:r w:rsidRPr="00365D26">
        <w:rPr>
          <w:rFonts w:ascii="Times New Roman" w:hAnsi="Times New Roman"/>
          <w:b/>
          <w:szCs w:val="28"/>
        </w:rPr>
        <w:t xml:space="preserve">: </w:t>
      </w:r>
      <w:r>
        <w:rPr>
          <w:rFonts w:ascii="Times New Roman" w:hAnsi="Times New Roman"/>
          <w:szCs w:val="28"/>
        </w:rPr>
        <w:t>Hướng dẫn học sinh tì</w:t>
      </w:r>
      <w:r w:rsidRPr="00365D26">
        <w:rPr>
          <w:rFonts w:ascii="Times New Roman" w:hAnsi="Times New Roman"/>
          <w:szCs w:val="28"/>
        </w:rPr>
        <w:t>m hiểu chung văn bản</w:t>
      </w:r>
    </w:p>
    <w:p w:rsidR="002F0DCC" w:rsidRPr="00365D26" w:rsidRDefault="002F0DCC" w:rsidP="002F0DCC">
      <w:pPr>
        <w:tabs>
          <w:tab w:val="left" w:pos="60"/>
        </w:tabs>
        <w:spacing w:line="276" w:lineRule="auto"/>
        <w:jc w:val="both"/>
        <w:rPr>
          <w:rFonts w:ascii="Times New Roman" w:hAnsi="Times New Roman"/>
          <w:szCs w:val="28"/>
        </w:rPr>
      </w:pPr>
      <w:r>
        <w:rPr>
          <w:rFonts w:ascii="Times New Roman" w:hAnsi="Times New Roman"/>
          <w:b/>
          <w:szCs w:val="28"/>
        </w:rPr>
        <w:tab/>
      </w:r>
      <w:r>
        <w:rPr>
          <w:rFonts w:ascii="Times New Roman" w:hAnsi="Times New Roman"/>
          <w:b/>
          <w:szCs w:val="28"/>
        </w:rPr>
        <w:tab/>
        <w:t>+ Mục tiê</w:t>
      </w:r>
      <w:r w:rsidRPr="00365D26">
        <w:rPr>
          <w:rFonts w:ascii="Times New Roman" w:hAnsi="Times New Roman"/>
          <w:b/>
          <w:szCs w:val="28"/>
        </w:rPr>
        <w:t xml:space="preserve">u: </w:t>
      </w:r>
      <w:r w:rsidRPr="00365D26">
        <w:rPr>
          <w:rFonts w:ascii="Times New Roman" w:hAnsi="Times New Roman"/>
          <w:szCs w:val="28"/>
        </w:rPr>
        <w:t>Học sinh nắm được những nét tiêu biểu về tác giả, tác phẩm.</w:t>
      </w:r>
    </w:p>
    <w:p w:rsidR="002F0DCC" w:rsidRPr="00365D26" w:rsidRDefault="002F0DCC" w:rsidP="002F0DCC">
      <w:pPr>
        <w:tabs>
          <w:tab w:val="left" w:pos="60"/>
        </w:tabs>
        <w:spacing w:line="276" w:lineRule="auto"/>
        <w:jc w:val="both"/>
        <w:rPr>
          <w:rFonts w:ascii="Times New Roman" w:hAnsi="Times New Roman"/>
          <w:szCs w:val="28"/>
        </w:rPr>
      </w:pPr>
      <w:r w:rsidRPr="00365D26">
        <w:rPr>
          <w:rFonts w:ascii="Times New Roman" w:hAnsi="Times New Roman"/>
          <w:b/>
          <w:szCs w:val="28"/>
        </w:rPr>
        <w:tab/>
      </w:r>
      <w:r w:rsidRPr="00365D26">
        <w:rPr>
          <w:rFonts w:ascii="Times New Roman" w:hAnsi="Times New Roman"/>
          <w:b/>
          <w:szCs w:val="28"/>
        </w:rPr>
        <w:tab/>
        <w:t xml:space="preserve">+ Phương pháp: </w:t>
      </w:r>
      <w:r w:rsidRPr="00365D26">
        <w:rPr>
          <w:rFonts w:ascii="Times New Roman" w:hAnsi="Times New Roman"/>
          <w:szCs w:val="28"/>
        </w:rPr>
        <w:t>Đọc hiểu, vấn đáp.</w:t>
      </w:r>
    </w:p>
    <w:p w:rsidR="002F0DCC" w:rsidRPr="00365D26" w:rsidRDefault="002F0DCC" w:rsidP="002F0DCC">
      <w:pPr>
        <w:tabs>
          <w:tab w:val="left" w:pos="60"/>
        </w:tabs>
        <w:spacing w:line="276" w:lineRule="auto"/>
        <w:jc w:val="both"/>
        <w:rPr>
          <w:rFonts w:ascii="Times New Roman" w:hAnsi="Times New Roman"/>
          <w:szCs w:val="28"/>
        </w:rPr>
      </w:pPr>
      <w:r>
        <w:rPr>
          <w:rFonts w:ascii="Times New Roman" w:hAnsi="Times New Roman"/>
          <w:b/>
          <w:szCs w:val="28"/>
        </w:rPr>
        <w:tab/>
      </w:r>
      <w:r>
        <w:rPr>
          <w:rFonts w:ascii="Times New Roman" w:hAnsi="Times New Roman"/>
          <w:b/>
          <w:szCs w:val="28"/>
        </w:rPr>
        <w:tab/>
        <w:t>+ Hì</w:t>
      </w:r>
      <w:r w:rsidRPr="00365D26">
        <w:rPr>
          <w:rFonts w:ascii="Times New Roman" w:hAnsi="Times New Roman"/>
          <w:b/>
          <w:szCs w:val="28"/>
        </w:rPr>
        <w:t xml:space="preserve">nh thức tổ chức dạy học: </w:t>
      </w:r>
      <w:r>
        <w:rPr>
          <w:rFonts w:ascii="Times New Roman" w:hAnsi="Times New Roman"/>
          <w:szCs w:val="28"/>
        </w:rPr>
        <w:t>Cá nhân</w:t>
      </w:r>
    </w:p>
    <w:p w:rsidR="002F0DCC" w:rsidRPr="00365D26" w:rsidRDefault="002F0DCC" w:rsidP="002F0DCC">
      <w:pPr>
        <w:tabs>
          <w:tab w:val="left" w:pos="60"/>
        </w:tabs>
        <w:spacing w:line="276" w:lineRule="auto"/>
        <w:jc w:val="both"/>
        <w:rPr>
          <w:rFonts w:ascii="Times New Roman" w:hAnsi="Times New Roman"/>
          <w:szCs w:val="28"/>
        </w:rPr>
      </w:pPr>
      <w:r w:rsidRPr="00365D26">
        <w:rPr>
          <w:rFonts w:ascii="Times New Roman" w:hAnsi="Times New Roman"/>
          <w:b/>
          <w:szCs w:val="28"/>
        </w:rPr>
        <w:tab/>
      </w:r>
      <w:r w:rsidRPr="00365D26">
        <w:rPr>
          <w:rFonts w:ascii="Times New Roman" w:hAnsi="Times New Roman"/>
          <w:b/>
          <w:szCs w:val="28"/>
        </w:rPr>
        <w:tab/>
        <w:t>+ Thời gian: 1</w:t>
      </w:r>
      <w:r>
        <w:rPr>
          <w:rFonts w:ascii="Times New Roman" w:hAnsi="Times New Roman"/>
          <w:szCs w:val="28"/>
        </w:rPr>
        <w:t>5 phútt</w:t>
      </w:r>
    </w:p>
    <w:tbl>
      <w:tblPr>
        <w:tblStyle w:val="TableGrid3"/>
        <w:tblW w:w="10188" w:type="dxa"/>
        <w:tblLook w:val="04A0" w:firstRow="1" w:lastRow="0" w:firstColumn="1" w:lastColumn="0" w:noHBand="0" w:noVBand="1"/>
      </w:tblPr>
      <w:tblGrid>
        <w:gridCol w:w="3192"/>
        <w:gridCol w:w="3192"/>
        <w:gridCol w:w="3804"/>
      </w:tblGrid>
      <w:tr w:rsidR="002F0DCC" w:rsidRPr="00365D26" w:rsidTr="003B3DBD">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3192" w:type="dxa"/>
          </w:tcPr>
          <w:p w:rsidR="002F0DCC" w:rsidRPr="00365D26" w:rsidRDefault="002F0DCC" w:rsidP="003B3DBD">
            <w:pPr>
              <w:spacing w:before="120" w:after="120"/>
              <w:jc w:val="both"/>
              <w:rPr>
                <w:rFonts w:ascii="Times New Roman" w:hAnsi="Times New Roman"/>
              </w:rPr>
            </w:pPr>
            <w:r w:rsidRPr="00365D26">
              <w:rPr>
                <w:rFonts w:ascii="Times New Roman" w:hAnsi="Times New Roman"/>
              </w:rPr>
              <w:t>- GV cho HS đọc chú thích dấu *</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Nêu vài nét khái quát về tác giả?</w:t>
            </w:r>
          </w:p>
          <w:p w:rsidR="002F0DCC" w:rsidRPr="00365D26" w:rsidRDefault="002F0DCC" w:rsidP="003B3DBD">
            <w:pPr>
              <w:spacing w:before="120" w:after="120"/>
              <w:jc w:val="both"/>
              <w:rPr>
                <w:rFonts w:ascii="Times New Roman" w:hAnsi="Times New Roman"/>
                <w:color w:val="000000" w:themeColor="text1"/>
              </w:rPr>
            </w:pPr>
          </w:p>
          <w:p w:rsidR="002F0DCC" w:rsidRPr="00365D26" w:rsidRDefault="002F0DCC" w:rsidP="003B3DBD">
            <w:pPr>
              <w:keepNext/>
              <w:keepLines/>
              <w:spacing w:before="200"/>
              <w:jc w:val="both"/>
              <w:outlineLvl w:val="6"/>
              <w:rPr>
                <w:rFonts w:ascii="Times New Roman" w:eastAsiaTheme="majorEastAsia" w:hAnsi="Times New Roman"/>
                <w:i/>
                <w:iCs/>
                <w:color w:val="000000" w:themeColor="text1"/>
                <w:lang w:val="nl-NL"/>
              </w:rPr>
            </w:pPr>
            <w:r w:rsidRPr="00365D26">
              <w:rPr>
                <w:rFonts w:ascii="Times New Roman" w:eastAsiaTheme="majorEastAsia" w:hAnsi="Times New Roman"/>
                <w:b/>
                <w:bCs/>
                <w:i/>
                <w:iCs/>
                <w:color w:val="000000" w:themeColor="text1"/>
                <w:lang w:val="nl-NL"/>
              </w:rPr>
              <w:t>GV KQ lại SGV</w:t>
            </w:r>
          </w:p>
          <w:p w:rsidR="002F0DCC" w:rsidRPr="00365D26" w:rsidRDefault="002F0DCC" w:rsidP="003B3DBD">
            <w:pPr>
              <w:spacing w:before="120" w:after="120"/>
              <w:jc w:val="both"/>
              <w:rPr>
                <w:rFonts w:ascii="Times New Roman" w:hAnsi="Times New Roman"/>
                <w:lang w:val="nl-NL"/>
              </w:rPr>
            </w:pPr>
            <w:r w:rsidRPr="00365D26">
              <w:rPr>
                <w:rFonts w:ascii="Times New Roman" w:hAnsi="Times New Roman"/>
                <w:lang w:val="nl-NL"/>
              </w:rPr>
              <w:t>- GV nêu yêu cầu đọc.</w:t>
            </w:r>
          </w:p>
          <w:p w:rsidR="002F0DCC" w:rsidRPr="00365D26" w:rsidRDefault="002F0DCC" w:rsidP="003B3DBD">
            <w:pPr>
              <w:spacing w:before="120" w:after="120"/>
              <w:jc w:val="both"/>
              <w:rPr>
                <w:rFonts w:ascii="Times New Roman" w:hAnsi="Times New Roman"/>
                <w:lang w:val="nl-NL"/>
              </w:rPr>
            </w:pPr>
            <w:r w:rsidRPr="00365D26">
              <w:rPr>
                <w:rFonts w:ascii="Times New Roman" w:hAnsi="Times New Roman"/>
                <w:lang w:val="nl-NL"/>
              </w:rPr>
              <w:t>- GV đọc 1 đoạn.</w:t>
            </w:r>
          </w:p>
          <w:p w:rsidR="002F0DCC" w:rsidRPr="00365D26" w:rsidRDefault="002F0DCC" w:rsidP="003B3DBD">
            <w:pPr>
              <w:spacing w:before="120" w:after="120"/>
              <w:jc w:val="both"/>
              <w:rPr>
                <w:rFonts w:ascii="Times New Roman" w:hAnsi="Times New Roman"/>
                <w:spacing w:val="-12"/>
                <w:szCs w:val="28"/>
                <w:lang w:val="nl-NL"/>
              </w:rPr>
            </w:pPr>
            <w:r w:rsidRPr="00365D26">
              <w:rPr>
                <w:rFonts w:ascii="Times New Roman" w:hAnsi="Times New Roman"/>
                <w:spacing w:val="-12"/>
                <w:szCs w:val="28"/>
                <w:lang w:val="nl-NL"/>
              </w:rPr>
              <w:t>- GV nhận xét phần đọc của HS.</w:t>
            </w:r>
          </w:p>
          <w:p w:rsidR="002F0DCC" w:rsidRPr="00365D26" w:rsidRDefault="002F0DCC" w:rsidP="003B3DBD">
            <w:pPr>
              <w:spacing w:before="120" w:after="120"/>
              <w:jc w:val="both"/>
              <w:rPr>
                <w:rFonts w:ascii="Times New Roman" w:hAnsi="Times New Roman"/>
                <w:b/>
                <w:i/>
                <w:lang w:val="nl-NL"/>
              </w:rPr>
            </w:pPr>
            <w:r w:rsidRPr="00365D26">
              <w:rPr>
                <w:rFonts w:ascii="Times New Roman" w:hAnsi="Times New Roman"/>
                <w:b/>
                <w:i/>
                <w:lang w:val="nl-NL"/>
              </w:rPr>
              <w:t xml:space="preserve">      ? Các em đã được học phương pháp tóm tắt VB tự sự vận dụng kiến thức đó em hãy tóm tắt đoạn trích?</w:t>
            </w:r>
          </w:p>
          <w:p w:rsidR="002F0DCC" w:rsidRPr="00365D26" w:rsidRDefault="002F0DCC" w:rsidP="003B3DBD">
            <w:pPr>
              <w:spacing w:before="120" w:after="120"/>
              <w:jc w:val="both"/>
              <w:rPr>
                <w:rFonts w:ascii="Times New Roman" w:hAnsi="Times New Roman"/>
                <w:lang w:val="nl-NL"/>
              </w:rPr>
            </w:pPr>
            <w:r w:rsidRPr="00365D26">
              <w:rPr>
                <w:rFonts w:ascii="Times New Roman" w:hAnsi="Times New Roman"/>
                <w:lang w:val="nl-NL"/>
              </w:rPr>
              <w:t>- GV nhận xét phần tóm tắt của HS, GV tóm tắt tác phẩm.</w:t>
            </w: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GV cho học sinh giải nghĩa các từ khó.</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Giải nghĩa các chú giải 1,2,6,7,10,12?</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Đoạn trích học chia làm mấy phần theo trình tự diễn biến? Sự việc chính trong mỗi phần là gì?</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Xác định nhân vật chính trong đoạn trích?</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Có người cho rằng đoạn trích trên là cuộc chiến đấu với cối xay gió là nội dung của TP theo em điều đó có đúng không ? Vì sao?</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Tính cách của 2 nhân vật này được bộc lộ chủ yếu qua 5 sự việc chủ yếu. Em hãy chỉ rõ 5 sự việc đó?</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Pr>
                <w:rFonts w:ascii="Times New Roman" w:hAnsi="Times New Roman"/>
              </w:rPr>
              <w:t>GV KQ chuyển ý.</w:t>
            </w:r>
          </w:p>
        </w:tc>
        <w:tc>
          <w:tcPr>
            <w:tcW w:w="3192" w:type="dxa"/>
          </w:tcPr>
          <w:p w:rsidR="002F0DCC" w:rsidRPr="00365D26" w:rsidRDefault="002F0DCC" w:rsidP="003B3DBD">
            <w:pPr>
              <w:spacing w:before="120" w:after="120"/>
              <w:jc w:val="both"/>
              <w:rPr>
                <w:rFonts w:ascii="Times New Roman" w:hAnsi="Times New Roman"/>
              </w:rPr>
            </w:pPr>
            <w:r w:rsidRPr="00365D26">
              <w:rPr>
                <w:rFonts w:ascii="Times New Roman" w:hAnsi="Times New Roman"/>
              </w:rPr>
              <w:lastRenderedPageBreak/>
              <w:t xml:space="preserve">- HS đọc chú thích dấu *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HS theo dõi SGK trình bày</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Ghi những ý cơ bản.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HS đọc nối tiếp đến hết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HS tóm tắt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HS dựa sgk giải thích các  từ khó.</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Nghiên cứu VB phát hiện cách tổ chức VB.</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HS phát hiện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HS tự bộc lộ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Trả lời độc lập.</w:t>
            </w:r>
          </w:p>
          <w:p w:rsidR="002F0DCC" w:rsidRPr="00365D26" w:rsidRDefault="002F0DCC" w:rsidP="003B3DBD">
            <w:pPr>
              <w:tabs>
                <w:tab w:val="left" w:pos="2838"/>
              </w:tabs>
              <w:rPr>
                <w:rFonts w:ascii="Times New Roman" w:hAnsi="Times New Roman"/>
              </w:rPr>
            </w:pPr>
          </w:p>
        </w:tc>
        <w:tc>
          <w:tcPr>
            <w:tcW w:w="3804" w:type="dxa"/>
          </w:tcPr>
          <w:p w:rsidR="002F0DCC" w:rsidRPr="00365D26" w:rsidRDefault="002F0DCC" w:rsidP="003B3DBD">
            <w:pPr>
              <w:spacing w:before="120" w:after="120"/>
              <w:jc w:val="both"/>
              <w:rPr>
                <w:rFonts w:ascii="Times New Roman" w:hAnsi="Times New Roman"/>
                <w:b/>
                <w:bCs/>
                <w:i/>
                <w:u w:val="single"/>
              </w:rPr>
            </w:pPr>
            <w:r w:rsidRPr="00365D26">
              <w:rPr>
                <w:rFonts w:ascii="Times New Roman" w:hAnsi="Times New Roman"/>
                <w:b/>
                <w:bCs/>
                <w:i/>
                <w:u w:val="single"/>
              </w:rPr>
              <w:lastRenderedPageBreak/>
              <w:t>I. Đọc- tiếp xúc văn bản</w:t>
            </w:r>
          </w:p>
          <w:p w:rsidR="002F0DCC" w:rsidRPr="00365D26" w:rsidRDefault="002F0DCC" w:rsidP="003B3DBD">
            <w:pPr>
              <w:spacing w:before="120" w:after="120"/>
              <w:jc w:val="both"/>
              <w:rPr>
                <w:rFonts w:ascii="Times New Roman" w:hAnsi="Times New Roman"/>
              </w:rPr>
            </w:pPr>
            <w:r w:rsidRPr="00365D26">
              <w:rPr>
                <w:rFonts w:ascii="Times New Roman" w:hAnsi="Times New Roman"/>
                <w:b/>
                <w:bCs/>
              </w:rPr>
              <w:t>* Tác giả, tác phẩm</w:t>
            </w:r>
          </w:p>
          <w:p w:rsidR="002F0DCC" w:rsidRPr="00365D26" w:rsidRDefault="002F0DCC" w:rsidP="003B3DBD">
            <w:pPr>
              <w:spacing w:before="120" w:after="120"/>
              <w:jc w:val="both"/>
              <w:rPr>
                <w:rFonts w:ascii="Times New Roman" w:hAnsi="Times New Roman"/>
                <w:b/>
                <w:bCs/>
                <w:u w:val="single"/>
              </w:rPr>
            </w:pPr>
            <w:r w:rsidRPr="00365D26">
              <w:rPr>
                <w:rFonts w:ascii="Times New Roman" w:hAnsi="Times New Roman"/>
              </w:rPr>
              <w:t>SGK / 31-32</w:t>
            </w:r>
          </w:p>
          <w:p w:rsidR="002F0DCC" w:rsidRPr="00365D26" w:rsidRDefault="002F0DCC" w:rsidP="003B3DBD">
            <w:pPr>
              <w:spacing w:before="120" w:after="120"/>
              <w:jc w:val="both"/>
              <w:rPr>
                <w:rFonts w:ascii="Times New Roman" w:hAnsi="Times New Roman"/>
                <w:b/>
                <w:bCs/>
              </w:rPr>
            </w:pPr>
          </w:p>
          <w:p w:rsidR="002F0DCC" w:rsidRPr="00365D26" w:rsidRDefault="002F0DCC" w:rsidP="003B3DBD">
            <w:pPr>
              <w:spacing w:before="120" w:after="120"/>
              <w:jc w:val="both"/>
              <w:rPr>
                <w:rFonts w:ascii="Times New Roman" w:hAnsi="Times New Roman"/>
                <w:b/>
                <w:bCs/>
              </w:rPr>
            </w:pPr>
          </w:p>
          <w:p w:rsidR="002F0DCC" w:rsidRPr="00365D26" w:rsidRDefault="002F0DCC" w:rsidP="003B3DBD">
            <w:pPr>
              <w:spacing w:before="120" w:after="120"/>
              <w:jc w:val="both"/>
              <w:rPr>
                <w:rFonts w:ascii="Times New Roman" w:hAnsi="Times New Roman"/>
                <w:b/>
                <w:bCs/>
              </w:rPr>
            </w:pPr>
            <w:r w:rsidRPr="00365D26">
              <w:rPr>
                <w:rFonts w:ascii="Times New Roman" w:hAnsi="Times New Roman"/>
                <w:b/>
                <w:bCs/>
              </w:rPr>
              <w:t>* Đọc</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Chú ý giọng đối thoại của hai nhân vật.</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after="120"/>
              <w:jc w:val="both"/>
              <w:rPr>
                <w:rFonts w:ascii="Times New Roman" w:hAnsi="Times New Roman"/>
                <w:szCs w:val="28"/>
              </w:rPr>
            </w:pPr>
            <w:r w:rsidRPr="00365D26">
              <w:rPr>
                <w:rFonts w:ascii="Times New Roman" w:hAnsi="Times New Roman"/>
                <w:szCs w:val="28"/>
              </w:rPr>
              <w:t>* Tóm tắt:</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Thầy trò Đôn-ki trước trận chiến đấu gặp chiếc xay gió Đon ki nghĩ đó lá giã khổng lồ xấu xa.Dụ Xan chô...can ngăn nhưng Đôn ki...vẫn đơn thương độc mã xông tới,cánh puạt làm cho cả người và ngựa bị thương ( Từ đầu đến không cân sức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lastRenderedPageBreak/>
              <w:t>- Hiệp sĩ Đôn-ki liều mình tấn công bọn khổng lồ và thảm bại.</w:t>
            </w:r>
          </w:p>
          <w:p w:rsidR="002F0DCC" w:rsidRPr="00365D26" w:rsidRDefault="002F0DCC" w:rsidP="003B3DBD">
            <w:pPr>
              <w:spacing w:before="120" w:after="120"/>
              <w:jc w:val="both"/>
              <w:rPr>
                <w:rFonts w:ascii="Times New Roman" w:hAnsi="Times New Roman"/>
              </w:rPr>
            </w:pPr>
            <w:r w:rsidRPr="00365D26">
              <w:rPr>
                <w:rFonts w:ascii="Times New Roman" w:hAnsi="Times New Roman"/>
                <w:b/>
                <w:bCs/>
              </w:rPr>
              <w:t xml:space="preserve">* Từ khó: </w:t>
            </w:r>
            <w:r w:rsidRPr="00365D26">
              <w:rPr>
                <w:rFonts w:ascii="Times New Roman" w:hAnsi="Times New Roman"/>
              </w:rPr>
              <w:t>SGK</w:t>
            </w:r>
          </w:p>
          <w:p w:rsidR="002F0DCC" w:rsidRPr="00365D26" w:rsidRDefault="002F0DCC" w:rsidP="003B3DBD">
            <w:pPr>
              <w:spacing w:before="120" w:after="120"/>
              <w:jc w:val="both"/>
              <w:rPr>
                <w:rFonts w:ascii="Times New Roman" w:hAnsi="Times New Roman"/>
                <w:b/>
                <w:bCs/>
              </w:rPr>
            </w:pPr>
          </w:p>
          <w:p w:rsidR="002F0DCC" w:rsidRPr="00365D26" w:rsidRDefault="002F0DCC" w:rsidP="003B3DBD">
            <w:pPr>
              <w:spacing w:before="120" w:after="120"/>
              <w:jc w:val="both"/>
              <w:rPr>
                <w:rFonts w:ascii="Times New Roman" w:hAnsi="Times New Roman"/>
                <w:b/>
                <w:bCs/>
              </w:rPr>
            </w:pPr>
            <w:r w:rsidRPr="00365D26">
              <w:rPr>
                <w:rFonts w:ascii="Times New Roman" w:hAnsi="Times New Roman"/>
                <w:b/>
                <w:bCs/>
              </w:rPr>
              <w:t>* Câú trúc văn bản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Phân đoạn: 3 Phần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Phần 1: Từ đầu đến cân sức hai thầy trò Đôn ki nhìn thấy và nhận định về những cối xay gió.</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Phần 2: Tiếp đến bị toạc nửa vai cuộc  giao chiến với cối xay gió.</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Phần 3 còn lại: Quan niệm và cách ứng sử của mỗi người khi bị đau, khi ăn, khi ngủ.</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Nhân vật chính: Đôn-ki-hô-tê và Xan-chô -pan- xa</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ý kiến chưa thoả đáng, tuy nhan đề của đoạn trích là như thế nhưng phần 2 không dài và chủ yếu ở đoạn trích này nói về 2 nhân vật trước, trong và sau cuộc giao chiến.</w:t>
            </w:r>
          </w:p>
          <w:p w:rsidR="002F0DCC" w:rsidRPr="00365D26" w:rsidRDefault="002F0DCC" w:rsidP="003B3DBD">
            <w:pPr>
              <w:spacing w:after="120"/>
              <w:jc w:val="both"/>
              <w:rPr>
                <w:rFonts w:ascii="Times New Roman" w:hAnsi="Times New Roman"/>
                <w:szCs w:val="28"/>
              </w:rPr>
            </w:pPr>
            <w:r w:rsidRPr="00365D26">
              <w:rPr>
                <w:rFonts w:ascii="Times New Roman" w:hAnsi="Times New Roman"/>
                <w:szCs w:val="28"/>
              </w:rPr>
              <w:t>* 5 Sự việc tiêu biểu:</w:t>
            </w:r>
          </w:p>
          <w:p w:rsidR="002F0DCC" w:rsidRPr="00365D26" w:rsidRDefault="002F0DCC" w:rsidP="003B3DBD">
            <w:pPr>
              <w:spacing w:before="120" w:after="120"/>
              <w:jc w:val="both"/>
              <w:rPr>
                <w:rFonts w:ascii="Times New Roman" w:hAnsi="Times New Roman"/>
                <w:spacing w:val="-10"/>
                <w:szCs w:val="28"/>
              </w:rPr>
            </w:pPr>
            <w:r w:rsidRPr="00365D26">
              <w:rPr>
                <w:rFonts w:ascii="Times New Roman" w:hAnsi="Times New Roman"/>
                <w:spacing w:val="-10"/>
                <w:szCs w:val="28"/>
              </w:rPr>
              <w:t>+ Nhìn thấy và nhận định về những chiếc cối xay gió.</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Thái độ và hành động của mỗi người.</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Quan niệm và cách ứng sử của mỗi người khi bị đau đớn.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Chung quanh chuyện ăn.</w:t>
            </w:r>
          </w:p>
          <w:p w:rsidR="002F0DCC" w:rsidRPr="00365D26" w:rsidRDefault="002F0DCC" w:rsidP="003B3DBD">
            <w:pPr>
              <w:spacing w:before="120" w:after="120"/>
              <w:jc w:val="both"/>
              <w:rPr>
                <w:rFonts w:ascii="Times New Roman" w:hAnsi="Times New Roman"/>
                <w:spacing w:val="-12"/>
                <w:szCs w:val="28"/>
              </w:rPr>
            </w:pPr>
            <w:r w:rsidRPr="00365D26">
              <w:rPr>
                <w:rFonts w:ascii="Times New Roman" w:hAnsi="Times New Roman"/>
              </w:rPr>
              <w:t xml:space="preserve"> </w:t>
            </w:r>
            <w:r w:rsidRPr="00365D26">
              <w:rPr>
                <w:rFonts w:ascii="Times New Roman" w:hAnsi="Times New Roman"/>
                <w:spacing w:val="-12"/>
                <w:szCs w:val="28"/>
              </w:rPr>
              <w:t>+ Chung quanh chuyện ngủ.</w:t>
            </w:r>
          </w:p>
          <w:p w:rsidR="002F0DCC" w:rsidRPr="00365D26" w:rsidRDefault="002F0DCC" w:rsidP="003B3DBD">
            <w:pPr>
              <w:tabs>
                <w:tab w:val="left" w:pos="2838"/>
              </w:tabs>
              <w:rPr>
                <w:rFonts w:ascii="Times New Roman" w:hAnsi="Times New Roman"/>
              </w:rPr>
            </w:pPr>
          </w:p>
        </w:tc>
      </w:tr>
    </w:tbl>
    <w:p w:rsidR="002F0DCC" w:rsidRPr="00365D26" w:rsidRDefault="002F0DCC" w:rsidP="002F0DCC">
      <w:pPr>
        <w:tabs>
          <w:tab w:val="left" w:pos="60"/>
        </w:tabs>
        <w:jc w:val="both"/>
        <w:rPr>
          <w:rFonts w:ascii="Times New Roman" w:hAnsi="Times New Roman"/>
          <w:b/>
          <w:szCs w:val="28"/>
        </w:rPr>
      </w:pPr>
    </w:p>
    <w:p w:rsidR="002F0DCC" w:rsidRPr="00365D26" w:rsidRDefault="002F0DCC" w:rsidP="002F0DCC">
      <w:pPr>
        <w:tabs>
          <w:tab w:val="left" w:pos="60"/>
        </w:tabs>
        <w:spacing w:line="360" w:lineRule="auto"/>
        <w:jc w:val="both"/>
        <w:rPr>
          <w:rFonts w:ascii="Times New Roman" w:hAnsi="Times New Roman"/>
          <w:szCs w:val="28"/>
        </w:rPr>
      </w:pPr>
      <w:r w:rsidRPr="00365D26">
        <w:rPr>
          <w:rFonts w:ascii="Times New Roman" w:hAnsi="Times New Roman"/>
          <w:b/>
          <w:szCs w:val="28"/>
        </w:rPr>
        <w:t xml:space="preserve">HOẠT ĐỘNG 2: </w:t>
      </w:r>
      <w:r>
        <w:rPr>
          <w:rFonts w:ascii="Times New Roman" w:hAnsi="Times New Roman"/>
          <w:szCs w:val="28"/>
        </w:rPr>
        <w:t>Hướng dẫn học sinh tì</w:t>
      </w:r>
      <w:r w:rsidRPr="00365D26">
        <w:rPr>
          <w:rFonts w:ascii="Times New Roman" w:hAnsi="Times New Roman"/>
          <w:szCs w:val="28"/>
        </w:rPr>
        <w:t>m hiểu chi tiết văn bản</w:t>
      </w:r>
    </w:p>
    <w:p w:rsidR="002F0DCC" w:rsidRPr="00BF23D8" w:rsidRDefault="002F0DCC" w:rsidP="002F0DCC">
      <w:pPr>
        <w:spacing w:line="276" w:lineRule="auto"/>
        <w:ind w:firstLine="720"/>
        <w:jc w:val="both"/>
        <w:rPr>
          <w:rFonts w:ascii="Times New Roman" w:hAnsi="Times New Roman"/>
          <w:spacing w:val="-12"/>
        </w:rPr>
      </w:pPr>
      <w:r w:rsidRPr="00BF23D8">
        <w:rPr>
          <w:rFonts w:ascii="Times New Roman" w:hAnsi="Times New Roman"/>
          <w:b/>
          <w:spacing w:val="-12"/>
          <w:szCs w:val="28"/>
        </w:rPr>
        <w:lastRenderedPageBreak/>
        <w:t xml:space="preserve">+ Mục tiêu: </w:t>
      </w:r>
      <w:r w:rsidRPr="00BF23D8">
        <w:rPr>
          <w:rFonts w:ascii="Times New Roman" w:hAnsi="Times New Roman"/>
          <w:spacing w:val="-12"/>
          <w:szCs w:val="28"/>
        </w:rPr>
        <w:t>Nắm được</w:t>
      </w:r>
      <w:r w:rsidRPr="00BF23D8">
        <w:rPr>
          <w:rFonts w:ascii="Times New Roman" w:hAnsi="Times New Roman"/>
          <w:b/>
          <w:spacing w:val="-12"/>
          <w:szCs w:val="28"/>
        </w:rPr>
        <w:t xml:space="preserve"> </w:t>
      </w:r>
      <w:r w:rsidRPr="00BF23D8">
        <w:rPr>
          <w:rFonts w:ascii="Times New Roman" w:hAnsi="Times New Roman"/>
          <w:spacing w:val="-12"/>
          <w:szCs w:val="28"/>
        </w:rPr>
        <w:t>:</w:t>
      </w:r>
      <w:r w:rsidRPr="00BF23D8">
        <w:rPr>
          <w:rFonts w:ascii="Times New Roman" w:hAnsi="Times New Roman"/>
          <w:spacing w:val="-12"/>
        </w:rPr>
        <w:t>- Đôn -ki -hô-tê và Xan-chô-Pan-Xa tương phản về mọi mặt.</w:t>
      </w:r>
    </w:p>
    <w:p w:rsidR="002F0DCC" w:rsidRPr="00365D26" w:rsidRDefault="002F0DCC" w:rsidP="002F0DCC">
      <w:pPr>
        <w:spacing w:line="276" w:lineRule="auto"/>
        <w:ind w:firstLine="720"/>
        <w:jc w:val="both"/>
        <w:rPr>
          <w:rFonts w:ascii="Times New Roman" w:hAnsi="Times New Roman"/>
        </w:rPr>
      </w:pPr>
      <w:r w:rsidRPr="00365D26">
        <w:rPr>
          <w:rFonts w:ascii="Times New Roman" w:hAnsi="Times New Roman"/>
        </w:rPr>
        <w:t>- Đánh giá đúng đắn các mặt tốt, xấu của hai nhân vật ấy, từ đó rút ra bài học thực tiễn.</w:t>
      </w:r>
    </w:p>
    <w:p w:rsidR="002F0DCC" w:rsidRPr="00365D26" w:rsidRDefault="002F0DCC" w:rsidP="002F0DCC">
      <w:pPr>
        <w:tabs>
          <w:tab w:val="left" w:pos="60"/>
        </w:tabs>
        <w:spacing w:line="276" w:lineRule="auto"/>
        <w:jc w:val="both"/>
        <w:rPr>
          <w:rFonts w:ascii="Times New Roman" w:hAnsi="Times New Roman"/>
          <w:szCs w:val="28"/>
        </w:rPr>
      </w:pPr>
      <w:r w:rsidRPr="00365D26">
        <w:rPr>
          <w:rFonts w:ascii="Times New Roman" w:hAnsi="Times New Roman"/>
          <w:b/>
          <w:szCs w:val="28"/>
        </w:rPr>
        <w:tab/>
      </w:r>
      <w:r w:rsidRPr="00365D26">
        <w:rPr>
          <w:rFonts w:ascii="Times New Roman" w:hAnsi="Times New Roman"/>
          <w:b/>
          <w:szCs w:val="28"/>
        </w:rPr>
        <w:tab/>
        <w:t xml:space="preserve">+ Phương pháp: </w:t>
      </w:r>
      <w:r>
        <w:rPr>
          <w:rFonts w:ascii="Times New Roman" w:hAnsi="Times New Roman"/>
          <w:szCs w:val="28"/>
        </w:rPr>
        <w:t>Đọc hiểu, vấn đáp, bì</w:t>
      </w:r>
      <w:r w:rsidRPr="00365D26">
        <w:rPr>
          <w:rFonts w:ascii="Times New Roman" w:hAnsi="Times New Roman"/>
          <w:szCs w:val="28"/>
        </w:rPr>
        <w:t>nh giảng, thảo luận</w:t>
      </w:r>
    </w:p>
    <w:p w:rsidR="002F0DCC" w:rsidRPr="00365D26" w:rsidRDefault="002F0DCC" w:rsidP="002F0DCC">
      <w:pPr>
        <w:tabs>
          <w:tab w:val="left" w:pos="60"/>
        </w:tabs>
        <w:spacing w:line="276" w:lineRule="auto"/>
        <w:jc w:val="both"/>
        <w:rPr>
          <w:rFonts w:ascii="Times New Roman" w:hAnsi="Times New Roman"/>
          <w:szCs w:val="28"/>
        </w:rPr>
      </w:pPr>
      <w:r>
        <w:rPr>
          <w:rFonts w:ascii="Times New Roman" w:hAnsi="Times New Roman"/>
          <w:b/>
          <w:szCs w:val="28"/>
        </w:rPr>
        <w:tab/>
      </w:r>
      <w:r>
        <w:rPr>
          <w:rFonts w:ascii="Times New Roman" w:hAnsi="Times New Roman"/>
          <w:b/>
          <w:szCs w:val="28"/>
        </w:rPr>
        <w:tab/>
        <w:t>+ Hì</w:t>
      </w:r>
      <w:r w:rsidRPr="00365D26">
        <w:rPr>
          <w:rFonts w:ascii="Times New Roman" w:hAnsi="Times New Roman"/>
          <w:b/>
          <w:szCs w:val="28"/>
        </w:rPr>
        <w:t xml:space="preserve">nh thức tổ chức dạy học: </w:t>
      </w:r>
      <w:r>
        <w:rPr>
          <w:rFonts w:ascii="Times New Roman" w:hAnsi="Times New Roman"/>
          <w:szCs w:val="28"/>
        </w:rPr>
        <w:t>Toàn lớp, nhóm</w:t>
      </w:r>
      <w:r w:rsidRPr="00365D26">
        <w:rPr>
          <w:rFonts w:ascii="Times New Roman" w:hAnsi="Times New Roman"/>
          <w:szCs w:val="28"/>
        </w:rPr>
        <w:t xml:space="preserve"> nhỏ</w:t>
      </w:r>
    </w:p>
    <w:p w:rsidR="002F0DCC" w:rsidRPr="00365D26" w:rsidRDefault="002F0DCC" w:rsidP="002F0DCC">
      <w:pPr>
        <w:tabs>
          <w:tab w:val="left" w:pos="60"/>
        </w:tabs>
        <w:spacing w:line="276" w:lineRule="auto"/>
        <w:jc w:val="both"/>
        <w:rPr>
          <w:rFonts w:ascii="Times New Roman" w:hAnsi="Times New Roman"/>
          <w:b/>
          <w:szCs w:val="28"/>
        </w:rPr>
      </w:pPr>
      <w:r w:rsidRPr="00365D26">
        <w:rPr>
          <w:rFonts w:ascii="Times New Roman" w:hAnsi="Times New Roman"/>
          <w:b/>
          <w:szCs w:val="28"/>
        </w:rPr>
        <w:tab/>
      </w:r>
      <w:r w:rsidRPr="00365D26">
        <w:rPr>
          <w:rFonts w:ascii="Times New Roman" w:hAnsi="Times New Roman"/>
          <w:b/>
          <w:szCs w:val="28"/>
        </w:rPr>
        <w:tab/>
        <w:t>+ Thời gian:</w:t>
      </w:r>
      <w:r>
        <w:rPr>
          <w:rFonts w:ascii="Times New Roman" w:hAnsi="Times New Roman"/>
          <w:szCs w:val="28"/>
        </w:rPr>
        <w:t>55 phú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92"/>
        <w:gridCol w:w="3192"/>
        <w:gridCol w:w="3804"/>
      </w:tblGrid>
      <w:tr w:rsidR="002F0DCC" w:rsidRPr="00365D26" w:rsidTr="003B3DBD">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3192" w:type="dxa"/>
          </w:tcPr>
          <w:p w:rsidR="002F0DCC" w:rsidRPr="00365D26" w:rsidRDefault="002F0DCC" w:rsidP="003B3DBD">
            <w:pPr>
              <w:spacing w:before="120" w:after="120"/>
              <w:jc w:val="both"/>
              <w:rPr>
                <w:rFonts w:ascii="Times New Roman" w:hAnsi="Times New Roman"/>
              </w:rPr>
            </w:pPr>
            <w:r w:rsidRPr="00365D26">
              <w:rPr>
                <w:rFonts w:ascii="Times New Roman" w:hAnsi="Times New Roman"/>
              </w:rPr>
              <w:t>- GV định hướng hs hướng phân tích VB.</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GV: Theo dõi 5 sự việc trên để thấy được nét tính cách tiêu biểu của mỗi nhân vật.</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Từ hiệp sĩ được thể hiện thế nào?</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GV giới thiệu về hiệp sĩ Đôn- Ki- hô- tê trong đoạn trích em hãy cho biết.</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Vì sao Đôn- ki- hô- tê đánh nhau với cối xay gió?</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Tại sao Đôn – Ki- hô- tê lại cho rằng những chiếc cối xay gió là những gã khổng lồ ? Mục đích tiêu diệt những gã khổng lồ đó là gì?</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Trận đánh diễn ra như thế nào và kết quả ra sao?</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ml:space="preserve">? Sau khi đánh nhau với cối xay gió Đôn- ki- hô- tê có  những hành động và ý nghĩ như thế nào? </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Em có suy nghĩ gì về </w:t>
            </w:r>
            <w:r w:rsidRPr="00365D26">
              <w:rPr>
                <w:rFonts w:ascii="Times New Roman" w:hAnsi="Times New Roman"/>
                <w:b/>
                <w:i/>
              </w:rPr>
              <w:lastRenderedPageBreak/>
              <w:t>các hành động trên của Đôn- ki- hô- tê ? Qua đó ta thấy Đôn- ki- hô- tê là người như thế nào?</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Trước sự hoang tưởng của Đôn- ki em có thái độ gì?</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Theo em chi tiết nào đáng cười nhất?</w:t>
            </w:r>
          </w:p>
          <w:p w:rsidR="002F0DCC" w:rsidRPr="00365D26" w:rsidRDefault="002F0DCC" w:rsidP="003B3DBD">
            <w:pPr>
              <w:spacing w:before="120" w:after="120"/>
              <w:jc w:val="both"/>
              <w:rPr>
                <w:rFonts w:ascii="Times New Roman" w:hAnsi="Times New Roman"/>
              </w:rPr>
            </w:pPr>
            <w:r w:rsidRPr="00365D26">
              <w:rPr>
                <w:rFonts w:ascii="Times New Roman" w:hAnsi="Times New Roman"/>
                <w:b/>
                <w:bCs/>
              </w:rPr>
              <w:t>- GV</w:t>
            </w:r>
            <w:r w:rsidRPr="00365D26">
              <w:rPr>
                <w:rFonts w:ascii="Times New Roman" w:hAnsi="Times New Roman"/>
              </w:rPr>
              <w:t xml:space="preserve"> Đôn ki là một người cực kì hoang tưởng nhưng nhân vật này cũng có những nét phẩm chất bình thường đáng trọng.</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Qua chi tiết một mình Đôn Ki đánh nhau với 30 chiếc cối xay gió ( 30 tên khổng lồ  ) đã thể hiện tính cách gì ở anh chàng hiệp sĩ này?</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Không chỉ có lòng dũng cảm mà  qua những suy nghĩ của Đôn ki sau cuộc chiến chúng ta còn nhận thấy nét tính cách nào của Đôn ki ?</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Qua tìm hiểu em thấy nhân vật Đôn ki có những nét tính cách nào?</w:t>
            </w:r>
          </w:p>
          <w:p w:rsidR="002F0DCC" w:rsidRPr="00365D26" w:rsidRDefault="002F0DCC" w:rsidP="003B3DBD">
            <w:pPr>
              <w:spacing w:before="120" w:after="120"/>
              <w:jc w:val="both"/>
              <w:rPr>
                <w:rFonts w:ascii="Times New Roman" w:hAnsi="Times New Roman"/>
              </w:rPr>
            </w:pPr>
            <w:r w:rsidRPr="00365D26">
              <w:rPr>
                <w:rFonts w:ascii="Times New Roman" w:hAnsi="Times New Roman"/>
                <w:b/>
                <w:i/>
              </w:rPr>
              <w:t xml:space="preserve">  ?ở nhân vật này vừa có nét tính cách đáng trân trọng đồng thời vừa có tính cách đáng phê phán theo em đó là những nét tính cách nào</w:t>
            </w:r>
            <w:r w:rsidRPr="00365D26">
              <w:rPr>
                <w:rFonts w:ascii="Times New Roman" w:hAnsi="Times New Roman"/>
              </w:rPr>
              <w:t>?</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GVKQ chuyển ý.</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lastRenderedPageBreak/>
              <w:t>Hết tiết 1.</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GV định hướng cho hs chú ý VB</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Theo dõi VB cho thấy khi Đôn-ki đánh nhau với cối xay gió Xan-chô đã có những lời can ngăn như thế nào?</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Vì sao Xan- chô có những lời can ngăn đó?</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Qua hành động trên của Xan-chô cho thấy đây là con người như thế nào?</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Trong khi chủ giao chiến thì Xan-chô làm gì  cho thấy đây là con người như thế nào?</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Hành động đó thể hiện tính cách của bác giám mã này?</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Khi thấy chủ bị đau bác cũng chạy đến giúp đỡ và nói Tôi đã chẳng bảo .... câu nói đó đã thể hiện hàm ý gì của Xan- chô?</w:t>
            </w:r>
          </w:p>
          <w:p w:rsidR="002F0DCC" w:rsidRPr="00365D26" w:rsidRDefault="002F0DCC" w:rsidP="003B3DBD">
            <w:pPr>
              <w:spacing w:before="120" w:after="120"/>
              <w:jc w:val="both"/>
              <w:rPr>
                <w:rFonts w:ascii="Times New Roman" w:hAnsi="Times New Roman"/>
                <w:b/>
                <w:i/>
                <w:iCs/>
              </w:rPr>
            </w:pPr>
            <w:r w:rsidRPr="00365D26">
              <w:rPr>
                <w:rFonts w:ascii="Times New Roman" w:hAnsi="Times New Roman"/>
                <w:b/>
                <w:i/>
              </w:rPr>
              <w:t xml:space="preserve">? Tại sao khi thấy ông chủ bị đau không kêu rên gì thì Xan- chô lại nói rằng </w:t>
            </w:r>
            <w:r w:rsidRPr="00365D26">
              <w:rPr>
                <w:rFonts w:ascii="Times New Roman" w:hAnsi="Times New Roman"/>
                <w:b/>
                <w:i/>
                <w:iCs/>
              </w:rPr>
              <w:t>còn tôi xin thưa với ngài rằng chỉ cần hơi đau ....?</w:t>
            </w:r>
          </w:p>
          <w:p w:rsidR="002F0DCC" w:rsidRPr="00365D26" w:rsidRDefault="002F0DCC" w:rsidP="003B3DBD">
            <w:pPr>
              <w:spacing w:before="120" w:after="120"/>
              <w:jc w:val="both"/>
              <w:rPr>
                <w:rFonts w:ascii="Times New Roman" w:hAnsi="Times New Roman"/>
                <w:b/>
                <w:iCs/>
              </w:rPr>
            </w:pPr>
            <w:r w:rsidRPr="00365D26">
              <w:rPr>
                <w:rFonts w:ascii="Times New Roman" w:hAnsi="Times New Roman"/>
              </w:rPr>
              <w:t xml:space="preserve">- GV đọc đoạn văn: </w:t>
            </w:r>
            <w:r w:rsidRPr="00365D26">
              <w:rPr>
                <w:rFonts w:ascii="Times New Roman" w:hAnsi="Times New Roman"/>
                <w:b/>
                <w:iCs/>
              </w:rPr>
              <w:t>Được phép ... mà lại thoải mái nữa là khác.</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Đoạn văn đã thể hiện được nét tính cách nào của Xan- chô?</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lastRenderedPageBreak/>
              <w:t xml:space="preserve">    ? Nhận xét về nhân vật Xan- chô qua đoạn văn Đôn- ki suốt đêm không ngủ ... đánh thức bác?</w:t>
            </w:r>
          </w:p>
          <w:p w:rsidR="002F0DCC" w:rsidRPr="00365D26" w:rsidRDefault="002F0DCC" w:rsidP="003B3DBD">
            <w:pPr>
              <w:tabs>
                <w:tab w:val="left" w:pos="2838"/>
              </w:tabs>
              <w:rPr>
                <w:rFonts w:ascii="Times New Roman" w:hAnsi="Times New Roman"/>
              </w:rPr>
            </w:pPr>
          </w:p>
        </w:tc>
        <w:tc>
          <w:tcPr>
            <w:tcW w:w="3192" w:type="dxa"/>
          </w:tcPr>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Trả lời độc lập</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HS theo dõi VB</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Suy luận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HS miêu tả</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Thảo luận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Phát hiện, lựa chọn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Phát hiện, phân tích.</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Thảo luận trình bày ý kiến.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HS khái quát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Thảo luận nhóm 2</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lastRenderedPageBreak/>
              <w:t>- HS phát hiện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HS giải thích</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Nhận xét</w:t>
            </w: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-Hs trả lời</w:t>
            </w: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-Hs trả lời</w:t>
            </w: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-Hs trả lời</w:t>
            </w: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-Hs trả lời</w:t>
            </w: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-Hs phát hiện</w:t>
            </w: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lastRenderedPageBreak/>
              <w:t>-Hs nhận xét</w:t>
            </w:r>
          </w:p>
        </w:tc>
        <w:tc>
          <w:tcPr>
            <w:tcW w:w="3804" w:type="dxa"/>
          </w:tcPr>
          <w:p w:rsidR="002F0DCC" w:rsidRPr="00365D26" w:rsidRDefault="002F0DCC" w:rsidP="003B3DBD">
            <w:pPr>
              <w:keepNext/>
              <w:keepLines/>
              <w:spacing w:before="200"/>
              <w:jc w:val="both"/>
              <w:outlineLvl w:val="5"/>
              <w:rPr>
                <w:rFonts w:ascii="Times New Roman" w:eastAsiaTheme="majorEastAsia" w:hAnsi="Times New Roman"/>
                <w:iCs/>
                <w:color w:val="000000" w:themeColor="text1"/>
                <w:szCs w:val="28"/>
              </w:rPr>
            </w:pPr>
            <w:r w:rsidRPr="00365D26">
              <w:rPr>
                <w:rFonts w:ascii="Times New Roman" w:eastAsiaTheme="majorEastAsia" w:hAnsi="Times New Roman"/>
                <w:iCs/>
                <w:color w:val="000000" w:themeColor="text1"/>
                <w:szCs w:val="28"/>
              </w:rPr>
              <w:lastRenderedPageBreak/>
              <w:t>II. Đọc hiểu văn bản</w:t>
            </w:r>
          </w:p>
          <w:p w:rsidR="002F0DCC" w:rsidRPr="00365D26" w:rsidRDefault="002F0DCC" w:rsidP="003B3DBD">
            <w:pPr>
              <w:spacing w:after="120"/>
              <w:jc w:val="both"/>
              <w:rPr>
                <w:rFonts w:ascii="Times New Roman" w:hAnsi="Times New Roman"/>
                <w:i/>
                <w:color w:val="000000" w:themeColor="text1"/>
                <w:szCs w:val="28"/>
              </w:rPr>
            </w:pPr>
            <w:r w:rsidRPr="00365D26">
              <w:rPr>
                <w:rFonts w:ascii="Times New Roman" w:hAnsi="Times New Roman"/>
                <w:i/>
                <w:color w:val="000000" w:themeColor="text1"/>
                <w:szCs w:val="28"/>
              </w:rPr>
              <w:t>1. Hiệp sĩ Đôn- ki- hô- tê.</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Hiệp sĩ: sgk- 79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Tưởng đó là những gã khổng lồ.</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Thấy đây là vận may, một cuộc chiến đấu chính đáng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Đầu óc mê muội do đọc nhiều sách hiệp sĩ.</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Vì những chiếc cối xay gió là những kẻ độc ác, luôn phá hoại cuộc sống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Kết quả ngọn giáo gãy tan tành, kéo theo người  và ngựa văng ra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Bẻ một cành khô, rút cái mũi sắt ..., thức suốt đêm để nghĩ tới nàng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Hành động không bình thường điên rồ.</w:t>
            </w:r>
          </w:p>
          <w:p w:rsidR="002F0DCC" w:rsidRPr="00365D26" w:rsidRDefault="002F0DCC" w:rsidP="003B3DBD">
            <w:pPr>
              <w:spacing w:after="120" w:line="480" w:lineRule="auto"/>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Đôn-ki-hô-tê là người hoang tưởng</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Buồn cười vì sự hài hước của nhân vật.</w:t>
            </w:r>
          </w:p>
          <w:p w:rsidR="002F0DCC" w:rsidRPr="00365D26" w:rsidRDefault="002F0DCC" w:rsidP="003B3DBD">
            <w:pPr>
              <w:spacing w:after="120"/>
              <w:jc w:val="both"/>
              <w:rPr>
                <w:rFonts w:ascii="Times New Roman" w:hAnsi="Times New Roman"/>
              </w:rPr>
            </w:pPr>
            <w:r w:rsidRPr="00365D26">
              <w:rPr>
                <w:rFonts w:ascii="Times New Roman" w:hAnsi="Times New Roman"/>
              </w:rPr>
              <w:t>- Lòng dũng cảm, có lí tưởng chiến đấu chống lại ác, cái xấu, trong XH.</w:t>
            </w:r>
          </w:p>
          <w:p w:rsidR="002F0DCC" w:rsidRPr="00365D26" w:rsidRDefault="002F0DCC" w:rsidP="003B3DBD">
            <w:pPr>
              <w:spacing w:after="120"/>
              <w:jc w:val="both"/>
              <w:rPr>
                <w:rFonts w:ascii="Times New Roman" w:hAnsi="Times New Roman"/>
              </w:rPr>
            </w:pPr>
            <w:r w:rsidRPr="00365D26">
              <w:rPr>
                <w:rFonts w:ascii="Times New Roman" w:hAnsi="Times New Roman"/>
              </w:rPr>
              <w:t xml:space="preserve">- Đôn-ki coi khinh cái tầm </w:t>
            </w:r>
            <w:r w:rsidRPr="00365D26">
              <w:rPr>
                <w:rFonts w:ascii="Times New Roman" w:hAnsi="Times New Roman"/>
              </w:rPr>
              <w:lastRenderedPageBreak/>
              <w:t>thường, thực dụng không sợ đau đớn. Có tâm hồn cao thượng, cao cả.</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Dũng cảm, cao thượng,  có tình yêu</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Đáng chê cười: Tính cách hoang tưởng, thiếu thực tế.</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Đáng trọng: Tính cao thượng cứu khốn, phò nguy.</w:t>
            </w:r>
          </w:p>
          <w:p w:rsidR="002F0DCC" w:rsidRPr="00365D26" w:rsidRDefault="002F0DCC" w:rsidP="003B3DBD">
            <w:pPr>
              <w:spacing w:after="120"/>
              <w:jc w:val="both"/>
              <w:rPr>
                <w:rFonts w:ascii="Times New Roman" w:hAnsi="Times New Roman"/>
                <w:i/>
                <w:szCs w:val="28"/>
              </w:rPr>
            </w:pPr>
            <w:r w:rsidRPr="00365D26">
              <w:rPr>
                <w:rFonts w:ascii="Times New Roman" w:hAnsi="Times New Roman"/>
                <w:i/>
                <w:szCs w:val="28"/>
              </w:rPr>
              <w:t>2. Nhân vật Xan-chô- Pan-xa.</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Xan-chô can ngăn cho rằng đó chỉ là những cái cối xay gió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Xan-chô biết  rõ sự thật đó là cối xay gió chứ không phải là bọn khổng lồ như Đôn-ki-hô-tê nghĩ.</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Xan-chô là con người tỉnh táo, không hoang tưởng.</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Không trợ giúp và ở một nơi khác.</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Xan-chô là người nhút nhát, sợ hãi.</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Trách móc chế giễu Đôn-ki không biết  nghe lời mình. Và còn chứng tỏ mình là người có đầu óc bình thường.</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Vì Xan-chô tự biết không chịu được đau đớn và Xan – chô chỉ tin rằng con người khi đã đau thì phải kêu rên.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Xan chô thích  ăn uống và biết cách ăn uống.</w:t>
            </w:r>
          </w:p>
          <w:p w:rsidR="002F0DCC" w:rsidRPr="00365D26" w:rsidRDefault="002F0DCC" w:rsidP="003B3DBD">
            <w:pPr>
              <w:spacing w:before="120" w:after="120"/>
              <w:jc w:val="both"/>
              <w:rPr>
                <w:rFonts w:ascii="Times New Roman" w:hAnsi="Times New Roman"/>
              </w:rPr>
            </w:pPr>
            <w:r w:rsidRPr="00365D26">
              <w:rPr>
                <w:rFonts w:ascii="Times New Roman" w:hAnsi="Times New Roman"/>
              </w:rPr>
              <w:lastRenderedPageBreak/>
              <w:t>- Xan-chô thích ngủ và ham ngủ.</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Xan chô luôn tỉnh táo, thực tế và thực dụng, ích kỷ hèn nhát. Ham ăn. ham ngủ</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Con người cần tỉnh táo nhưng không vì thế mà quá thực dụng, tầm thường.</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bCs/>
                <w:i/>
                <w:u w:val="single"/>
              </w:rPr>
            </w:pPr>
            <w:r w:rsidRPr="00365D26">
              <w:rPr>
                <w:rFonts w:ascii="Times New Roman" w:hAnsi="Times New Roman"/>
                <w:b/>
                <w:bCs/>
                <w:i/>
                <w:u w:val="single"/>
              </w:rPr>
              <w:t>3. So sánh cặp nhân vật</w:t>
            </w:r>
          </w:p>
          <w:p w:rsidR="002F0DCC" w:rsidRPr="00365D26" w:rsidRDefault="002F0DCC" w:rsidP="003B3DBD">
            <w:pPr>
              <w:spacing w:before="120" w:after="120"/>
              <w:jc w:val="both"/>
              <w:rPr>
                <w:rFonts w:ascii="Times New Roman" w:hAnsi="Times New Roman"/>
              </w:rPr>
            </w:pPr>
            <w:r w:rsidRPr="00365D26">
              <w:rPr>
                <w:rFonts w:ascii="Times New Roman" w:hAnsi="Times New Roman"/>
                <w:b/>
              </w:rPr>
              <w:t>* Đôn-ki:</w:t>
            </w:r>
            <w:r w:rsidRPr="00365D26">
              <w:rPr>
                <w:rFonts w:ascii="Times New Roman" w:hAnsi="Times New Roman"/>
              </w:rPr>
              <w:t xml:space="preserve"> Dòng dõi quí tộc, cao lênh khênh, khát vọng cao cả  mê muội ....</w:t>
            </w:r>
          </w:p>
          <w:p w:rsidR="002F0DCC" w:rsidRPr="00365D26" w:rsidRDefault="002F0DCC" w:rsidP="003B3DBD">
            <w:pPr>
              <w:spacing w:before="120" w:after="120"/>
              <w:jc w:val="both"/>
              <w:rPr>
                <w:rFonts w:ascii="Times New Roman" w:hAnsi="Times New Roman"/>
              </w:rPr>
            </w:pPr>
            <w:r w:rsidRPr="00365D26">
              <w:rPr>
                <w:rFonts w:ascii="Times New Roman" w:hAnsi="Times New Roman"/>
                <w:b/>
              </w:rPr>
              <w:t>* Xan-chô:</w:t>
            </w:r>
            <w:r w:rsidRPr="00365D26">
              <w:rPr>
                <w:rFonts w:ascii="Times New Roman" w:hAnsi="Times New Roman"/>
              </w:rPr>
              <w:t xml:space="preserve"> Nguồn gốc nông dân, béo lùn, ước muốn tầm thường, thực tế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Hai nhân vật hoàn toàn đối lập.</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Nhấn mạnh và làm nổi bật tính cách của mỗi nhân vật.</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Tạo sự hài hước cho câu chuyện.</w:t>
            </w:r>
          </w:p>
          <w:p w:rsidR="002F0DCC" w:rsidRPr="00365D26" w:rsidRDefault="002F0DCC" w:rsidP="003B3DBD">
            <w:pPr>
              <w:tabs>
                <w:tab w:val="left" w:pos="2838"/>
              </w:tabs>
              <w:rPr>
                <w:rFonts w:ascii="Times New Roman" w:hAnsi="Times New Roman"/>
              </w:rPr>
            </w:pPr>
          </w:p>
        </w:tc>
      </w:tr>
    </w:tbl>
    <w:p w:rsidR="002F0DCC" w:rsidRPr="00365D26" w:rsidRDefault="002F0DCC" w:rsidP="002F0DCC">
      <w:pPr>
        <w:tabs>
          <w:tab w:val="left" w:pos="60"/>
        </w:tabs>
        <w:jc w:val="both"/>
        <w:rPr>
          <w:rFonts w:ascii="Times New Roman" w:hAnsi="Times New Roman"/>
          <w:b/>
          <w:szCs w:val="28"/>
        </w:rPr>
      </w:pP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HOẠT ĐỘNG 3: </w:t>
      </w:r>
      <w:r w:rsidRPr="00365D26">
        <w:rPr>
          <w:rFonts w:ascii="Times New Roman" w:hAnsi="Times New Roman"/>
          <w:szCs w:val="28"/>
        </w:rPr>
        <w:t>Hướng dẫn học sinh tổng kết.</w:t>
      </w:r>
    </w:p>
    <w:p w:rsidR="002F0DCC" w:rsidRPr="00365D26" w:rsidRDefault="002F0DCC" w:rsidP="002F0DCC">
      <w:pPr>
        <w:tabs>
          <w:tab w:val="left" w:pos="60"/>
        </w:tabs>
        <w:jc w:val="both"/>
        <w:rPr>
          <w:rFonts w:ascii="Times New Roman" w:hAnsi="Times New Roman"/>
          <w:szCs w:val="28"/>
        </w:rPr>
      </w:pPr>
      <w:r>
        <w:rPr>
          <w:rFonts w:ascii="Times New Roman" w:hAnsi="Times New Roman"/>
          <w:b/>
          <w:szCs w:val="28"/>
        </w:rPr>
        <w:t>+ Mục tiê</w:t>
      </w:r>
      <w:r w:rsidRPr="00365D26">
        <w:rPr>
          <w:rFonts w:ascii="Times New Roman" w:hAnsi="Times New Roman"/>
          <w:b/>
          <w:szCs w:val="28"/>
        </w:rPr>
        <w:t>u</w:t>
      </w:r>
      <w:r w:rsidRPr="00365D26">
        <w:rPr>
          <w:rFonts w:ascii="Times New Roman" w:hAnsi="Times New Roman"/>
          <w:szCs w:val="28"/>
        </w:rPr>
        <w:t>: Nắm được những nét đặc sắc về nội dung và nghệ thuật của tác phẩm.</w:t>
      </w:r>
    </w:p>
    <w:p w:rsidR="002F0DCC" w:rsidRPr="00365D26" w:rsidRDefault="002F0DCC" w:rsidP="002F0DCC">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2F0DCC" w:rsidRPr="00365D26" w:rsidRDefault="002F0DCC" w:rsidP="002F0DCC">
      <w:pPr>
        <w:tabs>
          <w:tab w:val="left" w:pos="60"/>
        </w:tabs>
        <w:jc w:val="both"/>
        <w:rPr>
          <w:rFonts w:ascii="Times New Roman" w:hAnsi="Times New Roman"/>
          <w:szCs w:val="28"/>
        </w:rPr>
      </w:pPr>
      <w:r>
        <w:rPr>
          <w:rFonts w:ascii="Times New Roman" w:hAnsi="Times New Roman"/>
          <w:b/>
          <w:szCs w:val="28"/>
        </w:rPr>
        <w:t>+ Hì</w:t>
      </w:r>
      <w:r w:rsidRPr="00365D26">
        <w:rPr>
          <w:rFonts w:ascii="Times New Roman" w:hAnsi="Times New Roman"/>
          <w:b/>
          <w:szCs w:val="28"/>
        </w:rPr>
        <w:t xml:space="preserve">nh thức tổ chức dạy học: </w:t>
      </w:r>
      <w:r>
        <w:rPr>
          <w:rFonts w:ascii="Times New Roman" w:hAnsi="Times New Roman"/>
          <w:szCs w:val="28"/>
        </w:rPr>
        <w:t>cá nhân</w:t>
      </w:r>
      <w:r w:rsidRPr="00365D26">
        <w:rPr>
          <w:rFonts w:ascii="Times New Roman" w:hAnsi="Times New Roman"/>
          <w:szCs w:val="28"/>
        </w:rPr>
        <w:t>.</w:t>
      </w:r>
    </w:p>
    <w:p w:rsidR="002F0DCC" w:rsidRPr="00365D26" w:rsidRDefault="002F0DCC" w:rsidP="002F0DCC">
      <w:pPr>
        <w:tabs>
          <w:tab w:val="left" w:pos="2838"/>
        </w:tabs>
        <w:rPr>
          <w:rFonts w:ascii="Times New Roman" w:hAnsi="Times New Roman"/>
        </w:rPr>
      </w:pPr>
      <w:r w:rsidRPr="00365D26">
        <w:rPr>
          <w:rFonts w:ascii="Times New Roman" w:hAnsi="Times New Roman"/>
          <w:b/>
          <w:szCs w:val="28"/>
        </w:rPr>
        <w:t xml:space="preserve">+ Thời gian: </w:t>
      </w:r>
      <w:r>
        <w:rPr>
          <w:rFonts w:ascii="Times New Roman" w:hAnsi="Times New Roman"/>
          <w:szCs w:val="28"/>
        </w:rPr>
        <w:t>10 phú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92"/>
        <w:gridCol w:w="3192"/>
        <w:gridCol w:w="3804"/>
      </w:tblGrid>
      <w:tr w:rsidR="002F0DCC" w:rsidRPr="00365D26" w:rsidTr="003B3DBD">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3192" w:type="dxa"/>
          </w:tcPr>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Arial" w:hAnsi="Arial" w:cs="Arial"/>
              </w:rPr>
            </w:pPr>
            <w:r>
              <w:rPr>
                <w:rFonts w:ascii="Times New Roman" w:hAnsi="Times New Roman"/>
              </w:rPr>
              <w:t>(?) Em hãy nêu</w:t>
            </w:r>
            <w:r w:rsidRPr="00365D26">
              <w:rPr>
                <w:rFonts w:ascii="Times New Roman" w:hAnsi="Times New Roman"/>
              </w:rPr>
              <w:t xml:space="preserve"> nh</w:t>
            </w:r>
            <w:r w:rsidRPr="00365D26">
              <w:rPr>
                <w:rFonts w:ascii="Times New Roman" w:hAnsi="Times New Roman"/>
                <w:lang w:val="vi-VN"/>
              </w:rPr>
              <w:t>ững n</w:t>
            </w:r>
            <w:r>
              <w:rPr>
                <w:rFonts w:ascii="Times New Roman" w:hAnsi="Times New Roman"/>
              </w:rPr>
              <w:t>ét chí</w:t>
            </w:r>
            <w:r w:rsidRPr="00365D26">
              <w:rPr>
                <w:rFonts w:ascii="Times New Roman" w:hAnsi="Times New Roman"/>
              </w:rPr>
              <w:t>nh về nội dung và nghệ thuật của truyện</w:t>
            </w:r>
          </w:p>
        </w:tc>
        <w:tc>
          <w:tcPr>
            <w:tcW w:w="3192" w:type="dxa"/>
          </w:tcPr>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-Hs trả lời</w:t>
            </w:r>
          </w:p>
          <w:p w:rsidR="002F0DCC" w:rsidRPr="00365D26" w:rsidRDefault="002F0DCC" w:rsidP="003B3DBD">
            <w:pPr>
              <w:tabs>
                <w:tab w:val="left" w:pos="2838"/>
              </w:tabs>
              <w:rPr>
                <w:rFonts w:ascii="Times New Roman" w:hAnsi="Times New Roman"/>
              </w:rPr>
            </w:pPr>
          </w:p>
        </w:tc>
        <w:tc>
          <w:tcPr>
            <w:tcW w:w="3804" w:type="dxa"/>
          </w:tcPr>
          <w:p w:rsidR="002F0DCC" w:rsidRPr="00365D26" w:rsidRDefault="002F0DCC" w:rsidP="003B3DBD">
            <w:pPr>
              <w:spacing w:before="120" w:after="120"/>
              <w:jc w:val="both"/>
              <w:rPr>
                <w:rFonts w:ascii="Times New Roman" w:hAnsi="Times New Roman"/>
                <w:b/>
                <w:bCs/>
                <w:i/>
                <w:u w:val="single"/>
              </w:rPr>
            </w:pPr>
            <w:r w:rsidRPr="00365D26">
              <w:rPr>
                <w:rFonts w:ascii="Times New Roman" w:hAnsi="Times New Roman"/>
                <w:b/>
                <w:bCs/>
                <w:i/>
                <w:u w:val="single"/>
              </w:rPr>
              <w:t>III. Tổng kết:</w:t>
            </w:r>
          </w:p>
          <w:p w:rsidR="002F0DCC" w:rsidRPr="00365D26" w:rsidRDefault="002F0DCC" w:rsidP="003B3DBD">
            <w:pPr>
              <w:spacing w:before="120" w:after="120"/>
              <w:jc w:val="both"/>
              <w:rPr>
                <w:rFonts w:ascii="Times New Roman" w:hAnsi="Times New Roman"/>
                <w:b/>
                <w:bCs/>
                <w:u w:val="single"/>
              </w:rPr>
            </w:pPr>
            <w:r w:rsidRPr="00365D26">
              <w:rPr>
                <w:rFonts w:ascii="Times New Roman" w:hAnsi="Times New Roman"/>
                <w:b/>
                <w:bCs/>
                <w:u w:val="single"/>
              </w:rPr>
              <w:t>1. Nghệ thuật</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Nghệ thuật đối  lập</w:t>
            </w:r>
          </w:p>
          <w:p w:rsidR="002F0DCC" w:rsidRPr="00365D26" w:rsidRDefault="002F0DCC" w:rsidP="003B3DBD">
            <w:pPr>
              <w:spacing w:before="120" w:after="120"/>
              <w:jc w:val="both"/>
              <w:rPr>
                <w:rFonts w:ascii="Times New Roman" w:hAnsi="Times New Roman"/>
                <w:b/>
                <w:bCs/>
                <w:u w:val="single"/>
              </w:rPr>
            </w:pPr>
            <w:r w:rsidRPr="00365D26">
              <w:rPr>
                <w:rFonts w:ascii="Times New Roman" w:hAnsi="Times New Roman"/>
                <w:b/>
                <w:bCs/>
                <w:u w:val="single"/>
              </w:rPr>
              <w:t xml:space="preserve">2. Nội dung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Đôn ki – hô- tê tính cách hoang tưởng, thiếu thực tế.</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Xan chô luôn tỉnh táo, thiếu thực tế và thực dụng, ích kỷ hèn nhát.</w:t>
            </w:r>
          </w:p>
          <w:p w:rsidR="002F0DCC" w:rsidRPr="00365D26" w:rsidRDefault="002F0DCC" w:rsidP="003B3DBD">
            <w:pPr>
              <w:spacing w:before="120" w:after="120"/>
              <w:jc w:val="both"/>
              <w:rPr>
                <w:rFonts w:ascii="Times New Roman" w:hAnsi="Times New Roman"/>
                <w:b/>
                <w:bCs/>
              </w:rPr>
            </w:pPr>
            <w:r w:rsidRPr="00365D26">
              <w:rPr>
                <w:rFonts w:ascii="Times New Roman" w:hAnsi="Times New Roman"/>
                <w:b/>
                <w:bCs/>
              </w:rPr>
              <w:t>* Ghi nhớ: sgk - 68</w:t>
            </w:r>
          </w:p>
          <w:p w:rsidR="002F0DCC" w:rsidRPr="00365D26" w:rsidRDefault="002F0DCC" w:rsidP="003B3DBD">
            <w:pPr>
              <w:tabs>
                <w:tab w:val="left" w:pos="2838"/>
              </w:tabs>
              <w:rPr>
                <w:rFonts w:ascii="Times New Roman" w:hAnsi="Times New Roman"/>
                <w:b/>
                <w:i/>
                <w:u w:val="single"/>
              </w:rPr>
            </w:pPr>
            <w:r w:rsidRPr="00365D26">
              <w:rPr>
                <w:rFonts w:ascii="Times New Roman" w:hAnsi="Times New Roman"/>
                <w:b/>
                <w:i/>
                <w:u w:val="single"/>
              </w:rPr>
              <w:t>IV. Luyện tập</w:t>
            </w:r>
          </w:p>
          <w:p w:rsidR="002F0DCC" w:rsidRPr="00365D26" w:rsidRDefault="002F0DCC" w:rsidP="003B3DBD">
            <w:pPr>
              <w:tabs>
                <w:tab w:val="left" w:pos="2838"/>
              </w:tabs>
              <w:rPr>
                <w:rFonts w:ascii="Times New Roman" w:hAnsi="Times New Roman"/>
              </w:rPr>
            </w:pPr>
          </w:p>
        </w:tc>
      </w:tr>
    </w:tbl>
    <w:p w:rsidR="002F0DCC" w:rsidRPr="00365D26" w:rsidRDefault="002F0DCC" w:rsidP="002F0DCC">
      <w:pPr>
        <w:rPr>
          <w:rFonts w:ascii="Times New Roman" w:hAnsi="Times New Roman"/>
          <w:b/>
        </w:rPr>
      </w:pPr>
    </w:p>
    <w:p w:rsidR="002F0DCC" w:rsidRDefault="002F0DCC" w:rsidP="002F0DCC">
      <w:pPr>
        <w:rPr>
          <w:rFonts w:ascii="Times New Roman" w:hAnsi="Times New Roman"/>
          <w:b/>
        </w:rPr>
      </w:pPr>
      <w:r>
        <w:rPr>
          <w:rFonts w:ascii="Times New Roman" w:hAnsi="Times New Roman"/>
          <w:b/>
        </w:rPr>
        <w:t>HOẠT ĐỘNG 4: CỦNG CỐ, VẬN DỤNG</w:t>
      </w:r>
    </w:p>
    <w:p w:rsidR="002F0DCC" w:rsidRDefault="002F0DCC" w:rsidP="002F0DCC">
      <w:pPr>
        <w:ind w:firstLine="720"/>
        <w:rPr>
          <w:rFonts w:ascii="Times New Roman" w:hAnsi="Times New Roman"/>
        </w:rPr>
      </w:pPr>
      <w:r w:rsidRPr="00365D26">
        <w:rPr>
          <w:rFonts w:ascii="Times New Roman" w:hAnsi="Times New Roman"/>
          <w:b/>
        </w:rPr>
        <w:t xml:space="preserve">Củng cố bài học: </w:t>
      </w:r>
      <w:r>
        <w:rPr>
          <w:rFonts w:ascii="Times New Roman" w:hAnsi="Times New Roman"/>
        </w:rPr>
        <w:t>Gv tổng kết kiến thức.</w:t>
      </w:r>
    </w:p>
    <w:p w:rsidR="002F0DCC" w:rsidRPr="00C87512" w:rsidRDefault="002F0DCC" w:rsidP="002F0DCC">
      <w:pPr>
        <w:ind w:firstLine="720"/>
        <w:rPr>
          <w:rFonts w:ascii="Times New Roman" w:hAnsi="Times New Roman"/>
        </w:rPr>
      </w:pPr>
      <w:r w:rsidRPr="00365D26">
        <w:rPr>
          <w:rFonts w:ascii="Times New Roman" w:hAnsi="Times New Roman"/>
          <w:b/>
        </w:rPr>
        <w:t>Hoạt động tiếp nối:</w:t>
      </w:r>
    </w:p>
    <w:p w:rsidR="002F0DCC" w:rsidRPr="00365D26" w:rsidRDefault="002F0DCC" w:rsidP="002F0DCC">
      <w:pPr>
        <w:rPr>
          <w:rFonts w:ascii="Times New Roman" w:hAnsi="Times New Roman"/>
        </w:rPr>
      </w:pPr>
      <w:r w:rsidRPr="00365D26">
        <w:rPr>
          <w:rFonts w:ascii="Times New Roman" w:hAnsi="Times New Roman"/>
        </w:rPr>
        <w:tab/>
        <w:t>- Làm các bài tập 1,2,3,4 SBT.</w:t>
      </w:r>
    </w:p>
    <w:p w:rsidR="002F0DCC" w:rsidRPr="00365D26" w:rsidRDefault="002F0DCC" w:rsidP="002F0DCC">
      <w:pPr>
        <w:rPr>
          <w:rFonts w:ascii="Times New Roman" w:hAnsi="Times New Roman"/>
        </w:rPr>
      </w:pPr>
      <w:r w:rsidRPr="00365D26">
        <w:rPr>
          <w:rFonts w:ascii="Times New Roman" w:hAnsi="Times New Roman"/>
        </w:rPr>
        <w:tab/>
        <w:t>- Soạn bài : Chiếc lá cuối cùng.</w:t>
      </w:r>
    </w:p>
    <w:p w:rsidR="00365D26" w:rsidRPr="00365D26" w:rsidRDefault="00365D26" w:rsidP="00365D26">
      <w:pPr>
        <w:tabs>
          <w:tab w:val="left" w:pos="2838"/>
        </w:tabs>
        <w:rPr>
          <w:rFonts w:ascii="Times New Roman" w:hAnsi="Times New Roman"/>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Default="00365D26" w:rsidP="00365D26">
      <w:pPr>
        <w:rPr>
          <w:rFonts w:ascii="Times New Roman" w:hAnsi="Times New Roman"/>
          <w:b/>
          <w:bCs/>
          <w:szCs w:val="28"/>
        </w:rPr>
      </w:pPr>
    </w:p>
    <w:p w:rsidR="00965C60" w:rsidRDefault="00965C60" w:rsidP="00365D26">
      <w:pPr>
        <w:rPr>
          <w:rFonts w:ascii="Times New Roman" w:hAnsi="Times New Roman"/>
          <w:b/>
          <w:bCs/>
          <w:szCs w:val="28"/>
        </w:rPr>
      </w:pPr>
    </w:p>
    <w:p w:rsidR="00965C60" w:rsidRDefault="00965C60" w:rsidP="00365D26">
      <w:pPr>
        <w:rPr>
          <w:rFonts w:ascii="Times New Roman" w:hAnsi="Times New Roman"/>
          <w:b/>
          <w:bCs/>
          <w:szCs w:val="28"/>
        </w:rPr>
      </w:pPr>
    </w:p>
    <w:p w:rsidR="00965C60" w:rsidRDefault="00965C60" w:rsidP="00365D26">
      <w:pPr>
        <w:rPr>
          <w:rFonts w:ascii="Times New Roman" w:hAnsi="Times New Roman"/>
          <w:b/>
          <w:bCs/>
          <w:szCs w:val="28"/>
        </w:rPr>
      </w:pPr>
    </w:p>
    <w:p w:rsidR="00965C60" w:rsidRDefault="00965C60" w:rsidP="00365D26">
      <w:pPr>
        <w:rPr>
          <w:rFonts w:ascii="Times New Roman" w:hAnsi="Times New Roman"/>
          <w:b/>
          <w:bCs/>
          <w:szCs w:val="28"/>
        </w:rPr>
      </w:pPr>
    </w:p>
    <w:p w:rsidR="00965C60" w:rsidRDefault="00965C60" w:rsidP="00365D26">
      <w:pPr>
        <w:rPr>
          <w:rFonts w:ascii="Times New Roman" w:hAnsi="Times New Roman"/>
          <w:b/>
          <w:bCs/>
          <w:szCs w:val="28"/>
        </w:rPr>
      </w:pPr>
    </w:p>
    <w:p w:rsidR="00965C60" w:rsidRPr="00365D26" w:rsidRDefault="00965C60" w:rsidP="00365D26">
      <w:pPr>
        <w:rPr>
          <w:rFonts w:ascii="Times New Roman" w:hAnsi="Times New Roman"/>
          <w:b/>
          <w:bCs/>
          <w:szCs w:val="28"/>
        </w:rPr>
      </w:pPr>
    </w:p>
    <w:p w:rsidR="00365D26" w:rsidRDefault="00365D26" w:rsidP="00365D26">
      <w:pPr>
        <w:rPr>
          <w:rFonts w:ascii="Times New Roman" w:hAnsi="Times New Roman"/>
          <w:b/>
          <w:bCs/>
          <w:szCs w:val="28"/>
        </w:rPr>
      </w:pPr>
    </w:p>
    <w:p w:rsidR="002F0DCC" w:rsidRPr="00365D26" w:rsidRDefault="002F0DCC" w:rsidP="002F0DCC">
      <w:pPr>
        <w:tabs>
          <w:tab w:val="center" w:pos="4560"/>
        </w:tabs>
        <w:rPr>
          <w:rFonts w:ascii="Times New Roman" w:hAnsi="Times New Roman"/>
          <w:b/>
          <w:bCs/>
          <w:szCs w:val="28"/>
        </w:rPr>
      </w:pPr>
      <w:r>
        <w:rPr>
          <w:rFonts w:ascii="Times New Roman" w:hAnsi="Times New Roman"/>
          <w:b/>
          <w:szCs w:val="28"/>
        </w:rPr>
        <w:t>Tiết 17- 18</w:t>
      </w:r>
      <w:r w:rsidRPr="00365D26">
        <w:rPr>
          <w:rFonts w:ascii="Times New Roman" w:hAnsi="Times New Roman"/>
          <w:b/>
          <w:szCs w:val="28"/>
        </w:rPr>
        <w:t>:</w:t>
      </w:r>
    </w:p>
    <w:p w:rsidR="002F0DCC" w:rsidRPr="00365D26" w:rsidRDefault="002F0DCC" w:rsidP="002F0DCC">
      <w:pPr>
        <w:tabs>
          <w:tab w:val="center" w:pos="4560"/>
        </w:tabs>
        <w:rPr>
          <w:rFonts w:ascii="Times New Roman" w:hAnsi="Times New Roman"/>
          <w:bCs/>
          <w:i/>
          <w:szCs w:val="28"/>
        </w:rPr>
      </w:pPr>
      <w:r w:rsidRPr="00365D26">
        <w:rPr>
          <w:rFonts w:ascii="Times New Roman" w:hAnsi="Times New Roman"/>
          <w:bCs/>
          <w:szCs w:val="28"/>
        </w:rPr>
        <w:t xml:space="preserve">   Bài 6: Văn bản:</w:t>
      </w:r>
      <w:r w:rsidRPr="00365D26">
        <w:rPr>
          <w:rFonts w:ascii="Times New Roman" w:hAnsi="Times New Roman"/>
          <w:bCs/>
          <w:i/>
          <w:szCs w:val="28"/>
        </w:rPr>
        <w:t xml:space="preserve">     </w:t>
      </w:r>
    </w:p>
    <w:p w:rsidR="002F0DCC" w:rsidRPr="00365D26" w:rsidRDefault="002F0DCC" w:rsidP="002F0DCC">
      <w:pPr>
        <w:tabs>
          <w:tab w:val="center" w:pos="4560"/>
        </w:tabs>
        <w:jc w:val="center"/>
        <w:rPr>
          <w:rFonts w:ascii="Times New Roman" w:hAnsi="Times New Roman"/>
          <w:bCs/>
          <w:i/>
          <w:sz w:val="52"/>
          <w:szCs w:val="52"/>
        </w:rPr>
      </w:pPr>
      <w:r w:rsidRPr="00365D26">
        <w:rPr>
          <w:rFonts w:ascii="Times New Roman" w:hAnsi="Times New Roman"/>
          <w:b/>
          <w:bCs/>
          <w:i/>
          <w:sz w:val="52"/>
          <w:szCs w:val="52"/>
        </w:rPr>
        <w:t>Cô bé bán diêm</w:t>
      </w:r>
    </w:p>
    <w:p w:rsidR="002F0DCC" w:rsidRPr="00365D26" w:rsidRDefault="002F0DCC" w:rsidP="002F0DCC">
      <w:pPr>
        <w:jc w:val="center"/>
        <w:rPr>
          <w:rFonts w:ascii="Times New Roman" w:hAnsi="Times New Roman"/>
          <w:b/>
          <w:bCs/>
          <w:i/>
          <w:iCs/>
        </w:rPr>
      </w:pPr>
      <w:r w:rsidRPr="00365D26">
        <w:rPr>
          <w:rFonts w:ascii="Times New Roman" w:hAnsi="Times New Roman"/>
          <w:b/>
          <w:bCs/>
        </w:rPr>
        <w:t xml:space="preserve">                                                       ( Trích )    </w:t>
      </w:r>
      <w:r w:rsidRPr="00365D26">
        <w:rPr>
          <w:rFonts w:ascii="Times New Roman" w:hAnsi="Times New Roman"/>
          <w:b/>
          <w:bCs/>
          <w:i/>
          <w:iCs/>
        </w:rPr>
        <w:t>An - Đéc - Xen</w:t>
      </w:r>
    </w:p>
    <w:p w:rsidR="002F0DCC" w:rsidRPr="00365D26" w:rsidRDefault="002F0DCC" w:rsidP="002F0DCC">
      <w:pPr>
        <w:rPr>
          <w:rFonts w:ascii="Times New Roman" w:hAnsi="Times New Roman"/>
          <w:b/>
          <w:bCs/>
          <w:szCs w:val="28"/>
        </w:rPr>
      </w:pPr>
    </w:p>
    <w:p w:rsidR="002F0DCC" w:rsidRPr="00365D26" w:rsidRDefault="002F0DCC" w:rsidP="002F0DCC">
      <w:pPr>
        <w:rPr>
          <w:rFonts w:ascii="Times New Roman" w:hAnsi="Times New Roman"/>
          <w:b/>
          <w:szCs w:val="28"/>
          <w:lang w:val="nl-NL"/>
        </w:rPr>
      </w:pPr>
      <w:r w:rsidRPr="00365D26">
        <w:rPr>
          <w:rFonts w:ascii="Times New Roman" w:hAnsi="Times New Roman"/>
          <w:b/>
          <w:szCs w:val="28"/>
          <w:lang w:val="nl-NL"/>
        </w:rPr>
        <w:t>I. Mục ti</w:t>
      </w:r>
      <w:r>
        <w:rPr>
          <w:rFonts w:ascii="Times New Roman" w:hAnsi="Times New Roman"/>
          <w:b/>
          <w:szCs w:val="28"/>
          <w:lang w:val="nl-NL"/>
        </w:rPr>
        <w:t>ê</w:t>
      </w:r>
      <w:r w:rsidRPr="00365D26">
        <w:rPr>
          <w:rFonts w:ascii="Times New Roman" w:hAnsi="Times New Roman"/>
          <w:b/>
          <w:szCs w:val="28"/>
          <w:lang w:val="nl-NL"/>
        </w:rPr>
        <w:t>u bài học:</w:t>
      </w:r>
    </w:p>
    <w:p w:rsidR="002F0DCC" w:rsidRPr="00365D26" w:rsidRDefault="002F0DCC" w:rsidP="002F0DCC">
      <w:pPr>
        <w:rPr>
          <w:rFonts w:ascii="Times New Roman" w:hAnsi="Times New Roman"/>
          <w:b/>
          <w:szCs w:val="28"/>
        </w:rPr>
      </w:pPr>
      <w:r w:rsidRPr="00365D26">
        <w:rPr>
          <w:rFonts w:ascii="Times New Roman" w:hAnsi="Times New Roman"/>
          <w:b/>
          <w:bCs/>
          <w:szCs w:val="28"/>
        </w:rPr>
        <w:t xml:space="preserve">    1. Về kiến thức:</w:t>
      </w:r>
      <w:r w:rsidRPr="00365D26">
        <w:rPr>
          <w:rFonts w:ascii="Times New Roman" w:hAnsi="Times New Roman"/>
          <w:b/>
          <w:szCs w:val="28"/>
        </w:rPr>
        <w:t xml:space="preserve">  </w:t>
      </w:r>
    </w:p>
    <w:p w:rsidR="002F0DCC" w:rsidRPr="00365D26" w:rsidRDefault="002F0DCC" w:rsidP="002F0DCC">
      <w:pPr>
        <w:rPr>
          <w:rFonts w:ascii="Times New Roman" w:hAnsi="Times New Roman"/>
        </w:rPr>
      </w:pPr>
      <w:r w:rsidRPr="00365D26">
        <w:rPr>
          <w:rFonts w:ascii="Times New Roman" w:hAnsi="Times New Roman"/>
        </w:rPr>
        <w:t xml:space="preserve">      Nghệ thuật kể chuyện hấp dẫn, có sự đan xen giữa hiện thực và mộng tưởng với các tình tiết hấp dẫn hợp lí của truyện Cô bé bán diêm, qua đó An- đéc- xen truyền cho người đọc lòng thương cảm của ông đối với em bé bất hạnh.</w:t>
      </w:r>
    </w:p>
    <w:p w:rsidR="002F0DCC" w:rsidRPr="00365D26" w:rsidRDefault="002F0DCC" w:rsidP="002F0DCC">
      <w:pPr>
        <w:rPr>
          <w:rFonts w:ascii="Times New Roman" w:hAnsi="Times New Roman"/>
          <w:b/>
          <w:bCs/>
          <w:szCs w:val="28"/>
        </w:rPr>
      </w:pPr>
      <w:r w:rsidRPr="00365D26">
        <w:rPr>
          <w:rFonts w:ascii="Times New Roman" w:hAnsi="Times New Roman"/>
          <w:b/>
          <w:bCs/>
          <w:szCs w:val="28"/>
        </w:rPr>
        <w:t xml:space="preserve">    2.Về kỹ năng: </w:t>
      </w:r>
    </w:p>
    <w:p w:rsidR="002F0DCC" w:rsidRPr="00365D26" w:rsidRDefault="002F0DCC" w:rsidP="002F0DCC">
      <w:pPr>
        <w:rPr>
          <w:rFonts w:ascii="Times New Roman" w:hAnsi="Times New Roman"/>
        </w:rPr>
      </w:pPr>
      <w:r w:rsidRPr="00365D26">
        <w:rPr>
          <w:rFonts w:ascii="Times New Roman" w:hAnsi="Times New Roman"/>
        </w:rPr>
        <w:t xml:space="preserve">      Biết tóm tắt và phân tích bố cục văn bản tự sự, phân tích nhân vật  qua hành động và lời kể, phân tích tác dụng của biện pháp đối lập – tương phản.</w:t>
      </w:r>
    </w:p>
    <w:p w:rsidR="002F0DCC" w:rsidRPr="00365D26" w:rsidRDefault="002F0DCC" w:rsidP="002F0DCC">
      <w:pPr>
        <w:rPr>
          <w:rFonts w:ascii="Times New Roman" w:hAnsi="Times New Roman"/>
          <w:b/>
          <w:bCs/>
          <w:szCs w:val="28"/>
        </w:rPr>
      </w:pPr>
      <w:r w:rsidRPr="00365D26">
        <w:rPr>
          <w:rFonts w:ascii="Times New Roman" w:hAnsi="Times New Roman"/>
          <w:b/>
          <w:bCs/>
          <w:szCs w:val="28"/>
        </w:rPr>
        <w:t xml:space="preserve">    3.Về thái độ:</w:t>
      </w:r>
    </w:p>
    <w:p w:rsidR="002F0DCC" w:rsidRPr="00365D26" w:rsidRDefault="002F0DCC" w:rsidP="002F0DCC">
      <w:pPr>
        <w:rPr>
          <w:rFonts w:ascii="Times New Roman" w:hAnsi="Times New Roman"/>
        </w:rPr>
      </w:pPr>
      <w:r w:rsidRPr="00365D26">
        <w:rPr>
          <w:rFonts w:ascii="Times New Roman" w:hAnsi="Times New Roman"/>
        </w:rPr>
        <w:t xml:space="preserve">    Đồng tình với các em có tấm lòng bao dung đối với người nghèo.</w:t>
      </w:r>
    </w:p>
    <w:p w:rsidR="002F0DCC" w:rsidRPr="00365D26" w:rsidRDefault="002F0DCC" w:rsidP="002F0DCC">
      <w:pPr>
        <w:rPr>
          <w:rFonts w:ascii="Times New Roman" w:hAnsi="Times New Roman"/>
          <w:b/>
          <w:bCs/>
        </w:rPr>
      </w:pPr>
      <w:r w:rsidRPr="00365D26">
        <w:rPr>
          <w:rFonts w:ascii="Times New Roman" w:hAnsi="Times New Roman"/>
          <w:b/>
        </w:rPr>
        <w:t>II</w:t>
      </w:r>
      <w:r w:rsidRPr="00365D26">
        <w:rPr>
          <w:rFonts w:ascii="Times New Roman" w:hAnsi="Times New Roman"/>
          <w:b/>
          <w:bCs/>
        </w:rPr>
        <w:t xml:space="preserve">. Chuẩn bị </w:t>
      </w:r>
    </w:p>
    <w:p w:rsidR="002F0DCC" w:rsidRPr="00365D26" w:rsidRDefault="002F0DCC" w:rsidP="002F0DCC">
      <w:pPr>
        <w:numPr>
          <w:ilvl w:val="0"/>
          <w:numId w:val="5"/>
        </w:numPr>
        <w:contextualSpacing/>
        <w:rPr>
          <w:rFonts w:ascii="Times New Roman" w:hAnsi="Times New Roman"/>
        </w:rPr>
      </w:pPr>
      <w:r w:rsidRPr="00365D26">
        <w:rPr>
          <w:rFonts w:ascii="Times New Roman" w:hAnsi="Times New Roman"/>
          <w:b/>
        </w:rPr>
        <w:t>Gi</w:t>
      </w:r>
      <w:r>
        <w:rPr>
          <w:rFonts w:ascii="Times New Roman" w:hAnsi="Times New Roman"/>
          <w:b/>
        </w:rPr>
        <w:t>áo viên</w:t>
      </w:r>
      <w:r w:rsidRPr="00365D26">
        <w:rPr>
          <w:rFonts w:ascii="Times New Roman" w:hAnsi="Times New Roman"/>
          <w:b/>
        </w:rPr>
        <w:t>:</w:t>
      </w:r>
      <w:r w:rsidRPr="00365D26">
        <w:rPr>
          <w:rFonts w:ascii="Times New Roman" w:hAnsi="Times New Roman"/>
        </w:rPr>
        <w:t xml:space="preserve"> Chuẩn bị nội dung lên lớp.</w:t>
      </w:r>
    </w:p>
    <w:p w:rsidR="002F0DCC" w:rsidRPr="00365D26" w:rsidRDefault="002F0DCC" w:rsidP="002F0DCC">
      <w:pPr>
        <w:numPr>
          <w:ilvl w:val="0"/>
          <w:numId w:val="5"/>
        </w:numPr>
        <w:contextualSpacing/>
        <w:rPr>
          <w:rFonts w:ascii="Times New Roman" w:hAnsi="Times New Roman"/>
        </w:rPr>
      </w:pPr>
      <w:r w:rsidRPr="00365D26">
        <w:rPr>
          <w:rFonts w:ascii="Times New Roman" w:hAnsi="Times New Roman"/>
          <w:b/>
        </w:rPr>
        <w:t>Học sinh:</w:t>
      </w:r>
      <w:r w:rsidRPr="00365D26">
        <w:rPr>
          <w:rFonts w:ascii="Times New Roman" w:hAnsi="Times New Roman"/>
        </w:rPr>
        <w:t xml:space="preserve"> Đọc và tóm tắt tác phẩm ở nhà, trả lời các câu hỏi.</w:t>
      </w:r>
    </w:p>
    <w:p w:rsidR="002F0DCC" w:rsidRPr="00365D26" w:rsidRDefault="002F0DCC" w:rsidP="002F0DCC">
      <w:pPr>
        <w:rPr>
          <w:rFonts w:ascii="Times New Roman" w:hAnsi="Times New Roman"/>
          <w:szCs w:val="28"/>
        </w:rPr>
      </w:pPr>
      <w:r w:rsidRPr="00365D26">
        <w:rPr>
          <w:rFonts w:ascii="Times New Roman" w:hAnsi="Times New Roman"/>
          <w:b/>
          <w:szCs w:val="28"/>
        </w:rPr>
        <w:t>III. Phương pháp dạy học:</w:t>
      </w:r>
      <w:r w:rsidRPr="00365D26">
        <w:rPr>
          <w:rFonts w:ascii="Times New Roman" w:hAnsi="Times New Roman"/>
          <w:szCs w:val="28"/>
        </w:rPr>
        <w:t xml:space="preserve"> Đọc hiểu, vấn đáp, b</w:t>
      </w:r>
      <w:r>
        <w:rPr>
          <w:rFonts w:ascii="Times New Roman" w:hAnsi="Times New Roman"/>
          <w:szCs w:val="28"/>
        </w:rPr>
        <w:t>ì</w:t>
      </w:r>
      <w:r w:rsidRPr="00365D26">
        <w:rPr>
          <w:rFonts w:ascii="Times New Roman" w:hAnsi="Times New Roman"/>
          <w:szCs w:val="28"/>
        </w:rPr>
        <w:t>nh giảng, thảo luận</w:t>
      </w:r>
    </w:p>
    <w:p w:rsidR="002F0DCC" w:rsidRPr="00365D26" w:rsidRDefault="002F0DCC" w:rsidP="002F0DCC">
      <w:pPr>
        <w:rPr>
          <w:rFonts w:ascii="Times New Roman" w:hAnsi="Times New Roman"/>
          <w:b/>
          <w:szCs w:val="28"/>
        </w:rPr>
      </w:pPr>
      <w:r>
        <w:rPr>
          <w:rFonts w:ascii="Times New Roman" w:hAnsi="Times New Roman"/>
          <w:b/>
          <w:szCs w:val="28"/>
        </w:rPr>
        <w:t>IV. Tiến trì</w:t>
      </w:r>
      <w:r w:rsidRPr="00365D26">
        <w:rPr>
          <w:rFonts w:ascii="Times New Roman" w:hAnsi="Times New Roman"/>
          <w:b/>
          <w:szCs w:val="28"/>
        </w:rPr>
        <w:t>nh dạy – học:</w:t>
      </w:r>
    </w:p>
    <w:p w:rsidR="002F0DCC" w:rsidRPr="00D4555C" w:rsidRDefault="002F0DCC" w:rsidP="002F0DCC">
      <w:pPr>
        <w:pStyle w:val="ListParagraph"/>
        <w:tabs>
          <w:tab w:val="left" w:pos="2838"/>
        </w:tabs>
        <w:ind w:left="630"/>
        <w:rPr>
          <w:rFonts w:ascii="Times New Roman" w:hAnsi="Times New Roman"/>
        </w:rPr>
      </w:pPr>
      <w:r>
        <w:rPr>
          <w:rFonts w:ascii="Times New Roman" w:hAnsi="Times New Roman"/>
        </w:rPr>
        <w:t>HOẠT ĐỘNG 1</w:t>
      </w:r>
      <w:r w:rsidRPr="00D4555C">
        <w:rPr>
          <w:rFonts w:ascii="Times New Roman" w:hAnsi="Times New Roman"/>
        </w:rPr>
        <w:t xml:space="preserve">: </w:t>
      </w:r>
      <w:r>
        <w:rPr>
          <w:rFonts w:ascii="Times New Roman" w:hAnsi="Times New Roman"/>
        </w:rPr>
        <w:t>KHỞI ĐỘNG</w:t>
      </w:r>
    </w:p>
    <w:p w:rsidR="002F0DCC" w:rsidRPr="00365D26" w:rsidRDefault="002F0DCC" w:rsidP="002F0DCC">
      <w:pPr>
        <w:tabs>
          <w:tab w:val="center" w:pos="5220"/>
        </w:tabs>
        <w:ind w:left="630"/>
        <w:rPr>
          <w:rFonts w:ascii="Times New Roman" w:hAnsi="Times New Roman"/>
          <w:b/>
          <w:szCs w:val="28"/>
        </w:rPr>
      </w:pPr>
      <w:r w:rsidRPr="00365D26">
        <w:rPr>
          <w:rFonts w:ascii="Times New Roman" w:hAnsi="Times New Roman"/>
          <w:b/>
          <w:szCs w:val="28"/>
        </w:rPr>
        <w:t>Kiểm tra bài cũ:</w:t>
      </w:r>
      <w:r>
        <w:rPr>
          <w:rFonts w:ascii="Times New Roman" w:hAnsi="Times New Roman"/>
          <w:b/>
          <w:szCs w:val="28"/>
        </w:rPr>
        <w:tab/>
      </w:r>
    </w:p>
    <w:p w:rsidR="002F0DCC" w:rsidRPr="00365D26" w:rsidRDefault="002F0DCC" w:rsidP="002F0DCC">
      <w:pPr>
        <w:rPr>
          <w:rFonts w:ascii="Times New Roman" w:hAnsi="Times New Roman"/>
          <w:i/>
        </w:rPr>
      </w:pPr>
      <w:r w:rsidRPr="00365D26">
        <w:rPr>
          <w:rFonts w:ascii="Times New Roman" w:hAnsi="Times New Roman"/>
        </w:rPr>
        <w:t xml:space="preserve">     </w:t>
      </w:r>
      <w:r w:rsidRPr="00365D26">
        <w:rPr>
          <w:rFonts w:ascii="Times New Roman" w:hAnsi="Times New Roman"/>
          <w:i/>
        </w:rPr>
        <w:t>? Qua đoạn trích Lão Hạc em thấy người nông dân có những phẩm chất gì cao quí.</w:t>
      </w:r>
    </w:p>
    <w:p w:rsidR="002F0DCC" w:rsidRPr="00365D26" w:rsidRDefault="002F0DCC" w:rsidP="002F0DCC">
      <w:pPr>
        <w:rPr>
          <w:rFonts w:ascii="Times New Roman" w:hAnsi="Times New Roman"/>
          <w:b/>
          <w:bCs/>
        </w:rPr>
      </w:pPr>
      <w:r w:rsidRPr="00365D26">
        <w:rPr>
          <w:rFonts w:ascii="Times New Roman" w:hAnsi="Times New Roman"/>
          <w:i/>
        </w:rPr>
        <w:t xml:space="preserve">    </w:t>
      </w:r>
      <w:r>
        <w:rPr>
          <w:rFonts w:ascii="Times New Roman" w:hAnsi="Times New Roman"/>
          <w:b/>
        </w:rPr>
        <w:tab/>
      </w:r>
      <w:r w:rsidRPr="00365D26">
        <w:rPr>
          <w:rFonts w:ascii="Times New Roman" w:hAnsi="Times New Roman"/>
          <w:b/>
        </w:rPr>
        <w:t xml:space="preserve"> Gi</w:t>
      </w:r>
      <w:r w:rsidRPr="00365D26">
        <w:rPr>
          <w:rFonts w:ascii="Times New Roman" w:hAnsi="Times New Roman"/>
          <w:b/>
          <w:lang w:val="vi-VN"/>
        </w:rPr>
        <w:t>ới thi</w:t>
      </w:r>
      <w:r w:rsidRPr="00365D26">
        <w:rPr>
          <w:rFonts w:ascii="Times New Roman" w:hAnsi="Times New Roman"/>
          <w:b/>
        </w:rPr>
        <w:t>ệu và dạy bài học mới:</w:t>
      </w:r>
    </w:p>
    <w:p w:rsidR="002F0DCC" w:rsidRPr="00365D26" w:rsidRDefault="002F0DCC" w:rsidP="002F0DCC">
      <w:pPr>
        <w:jc w:val="both"/>
        <w:rPr>
          <w:rFonts w:ascii="Times New Roman" w:hAnsi="Times New Roman"/>
        </w:rPr>
      </w:pPr>
      <w:r w:rsidRPr="00365D26">
        <w:rPr>
          <w:rFonts w:ascii="Times New Roman" w:hAnsi="Times New Roman"/>
          <w:b/>
          <w:bCs/>
        </w:rPr>
        <w:t xml:space="preserve">        </w:t>
      </w:r>
      <w:r w:rsidRPr="00365D26">
        <w:rPr>
          <w:rFonts w:ascii="Times New Roman" w:hAnsi="Times New Roman"/>
        </w:rPr>
        <w:t xml:space="preserve">Đan mạch là một nước nhỏ thuộc khu vực Bắc Âu, diện tích bằng khoảng  1/8 diện tích  nước ta, thủ đô là Co- pen- ha- ghen. An - đéc – xen là nhà văn nổi tiếng Đan Mạch với nhiều câu chuyện đặc sắc như cô gái và hạt đậu, nàng tiên cá .... Truyện của An- đéc- xen không chỉ trẻ em Đan Mạch thích thú mà hầu như tất cả trẻ em trên thế giới đều biết đến truyện của  ông. Truyện của An- đéc- xen thường nhẹ nhàng tươi mát, toát lên lòng thương yêu con người nhất là người nghèo khổ, và niềm tin vào sự thắng lợi cuối cùng của cái tốt đẹp trên thế gian. Trong số đó có truyện Cô bé bán diêm là tiêu biểu và hấp dẫn. Vậy biễn biến câu truyện được diễn ra như </w:t>
      </w:r>
      <w:r>
        <w:rPr>
          <w:rFonts w:ascii="Times New Roman" w:hAnsi="Times New Roman"/>
        </w:rPr>
        <w:t>thế nào chúng ta cùng tìm hiểu.</w:t>
      </w:r>
    </w:p>
    <w:p w:rsidR="002F0DCC" w:rsidRPr="00365D26" w:rsidRDefault="002F0DCC" w:rsidP="002F0DCC">
      <w:pPr>
        <w:tabs>
          <w:tab w:val="left" w:pos="60"/>
        </w:tabs>
        <w:jc w:val="both"/>
        <w:rPr>
          <w:rFonts w:ascii="Times New Roman" w:hAnsi="Times New Roman"/>
          <w:b/>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Pr>
          <w:rFonts w:ascii="Times New Roman" w:hAnsi="Times New Roman"/>
          <w:szCs w:val="28"/>
        </w:rPr>
        <w:t>Hướng dẫn học sinh tì</w:t>
      </w:r>
      <w:r w:rsidRPr="00365D26">
        <w:rPr>
          <w:rFonts w:ascii="Times New Roman" w:hAnsi="Times New Roman"/>
          <w:szCs w:val="28"/>
        </w:rPr>
        <w:t>m hiểu chung văn bản</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những nét tiêu biểu về tác giả, tác phẩm.</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2F0DCC" w:rsidRPr="00365D26" w:rsidRDefault="002F0DCC" w:rsidP="002F0DCC">
      <w:pPr>
        <w:tabs>
          <w:tab w:val="left" w:pos="60"/>
        </w:tabs>
        <w:jc w:val="both"/>
        <w:rPr>
          <w:rFonts w:ascii="Times New Roman" w:hAnsi="Times New Roman"/>
          <w:szCs w:val="28"/>
        </w:rPr>
      </w:pPr>
      <w:r>
        <w:rPr>
          <w:rFonts w:ascii="Times New Roman" w:hAnsi="Times New Roman"/>
          <w:b/>
          <w:szCs w:val="28"/>
        </w:rPr>
        <w:t>+ Hì</w:t>
      </w:r>
      <w:r w:rsidRPr="00365D26">
        <w:rPr>
          <w:rFonts w:ascii="Times New Roman" w:hAnsi="Times New Roman"/>
          <w:b/>
          <w:szCs w:val="28"/>
        </w:rPr>
        <w:t xml:space="preserve">nh thức tổ chức dạy học: </w:t>
      </w:r>
      <w:r>
        <w:rPr>
          <w:rFonts w:ascii="Times New Roman" w:hAnsi="Times New Roman"/>
          <w:szCs w:val="28"/>
        </w:rPr>
        <w:t>Cá nhâ</w:t>
      </w:r>
      <w:r w:rsidRPr="00365D26">
        <w:rPr>
          <w:rFonts w:ascii="Times New Roman" w:hAnsi="Times New Roman"/>
          <w:szCs w:val="28"/>
        </w:rPr>
        <w:t>n</w:t>
      </w:r>
    </w:p>
    <w:p w:rsidR="002F0DCC" w:rsidRPr="00DF6A92" w:rsidRDefault="002F0DCC" w:rsidP="002F0DCC">
      <w:pPr>
        <w:tabs>
          <w:tab w:val="left" w:pos="60"/>
        </w:tabs>
        <w:jc w:val="both"/>
        <w:rPr>
          <w:rFonts w:ascii="Times New Roman" w:hAnsi="Times New Roman"/>
          <w:szCs w:val="28"/>
        </w:rPr>
      </w:pPr>
      <w:r w:rsidRPr="00365D26">
        <w:rPr>
          <w:rFonts w:ascii="Times New Roman" w:hAnsi="Times New Roman"/>
          <w:b/>
          <w:szCs w:val="28"/>
        </w:rPr>
        <w:t>+ Thời gian: 1</w:t>
      </w:r>
      <w:r w:rsidRPr="00365D26">
        <w:rPr>
          <w:rFonts w:ascii="Times New Roman" w:hAnsi="Times New Roman"/>
          <w:szCs w:val="28"/>
        </w:rPr>
        <w:t>5 ph</w:t>
      </w:r>
      <w:r>
        <w:rPr>
          <w:rFonts w:ascii="Times New Roman" w:hAnsi="Times New Roman"/>
          <w:szCs w:val="28"/>
        </w:rPr>
        <w:t>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92"/>
        <w:gridCol w:w="3192"/>
        <w:gridCol w:w="3804"/>
      </w:tblGrid>
      <w:tr w:rsidR="002F0DCC" w:rsidRPr="00365D26" w:rsidTr="003B3DBD">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3192" w:type="dxa"/>
          </w:tcPr>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GV cho hs đọc chú thích dấu * </w:t>
            </w:r>
          </w:p>
          <w:p w:rsidR="002F0DCC" w:rsidRPr="00365D26" w:rsidRDefault="002F0DCC" w:rsidP="003B3DBD">
            <w:pPr>
              <w:spacing w:before="120" w:after="120"/>
              <w:jc w:val="both"/>
              <w:rPr>
                <w:rFonts w:ascii="Times New Roman" w:hAnsi="Times New Roman"/>
                <w:b/>
                <w:i/>
                <w:lang w:val="nl-NL"/>
              </w:rPr>
            </w:pPr>
            <w:r w:rsidRPr="00365D26">
              <w:rPr>
                <w:rFonts w:ascii="Times New Roman" w:hAnsi="Times New Roman"/>
                <w:b/>
                <w:i/>
              </w:rPr>
              <w:t xml:space="preserve">? Nêu vài nét khái quát về tác giả ? </w:t>
            </w:r>
            <w:r w:rsidRPr="00365D26">
              <w:rPr>
                <w:rFonts w:ascii="Times New Roman" w:hAnsi="Times New Roman"/>
                <w:b/>
                <w:i/>
                <w:lang w:val="nl-NL"/>
              </w:rPr>
              <w:t>Các tác phẩm tiêu biểu?</w:t>
            </w:r>
          </w:p>
          <w:p w:rsidR="002F0DCC" w:rsidRPr="00365D26" w:rsidRDefault="002F0DCC" w:rsidP="003B3DBD">
            <w:pPr>
              <w:keepNext/>
              <w:keepLines/>
              <w:spacing w:before="200"/>
              <w:jc w:val="both"/>
              <w:outlineLvl w:val="6"/>
              <w:rPr>
                <w:rFonts w:ascii="Times New Roman" w:eastAsiaTheme="majorEastAsia" w:hAnsi="Times New Roman"/>
                <w:i/>
                <w:iCs/>
                <w:color w:val="000000" w:themeColor="text1"/>
              </w:rPr>
            </w:pPr>
            <w:r w:rsidRPr="00365D26">
              <w:rPr>
                <w:rFonts w:ascii="Times New Roman" w:eastAsiaTheme="majorEastAsia" w:hAnsi="Times New Roman"/>
                <w:i/>
                <w:iCs/>
                <w:color w:val="000000" w:themeColor="text1"/>
              </w:rPr>
              <w:lastRenderedPageBreak/>
              <w:t>- GV khái quát lại SGV</w:t>
            </w:r>
          </w:p>
          <w:p w:rsidR="002F0DCC" w:rsidRPr="00365D26" w:rsidRDefault="002F0DCC" w:rsidP="003B3DBD">
            <w:pPr>
              <w:spacing w:before="120" w:after="120"/>
              <w:jc w:val="both"/>
              <w:rPr>
                <w:rFonts w:ascii="Times New Roman" w:hAnsi="Times New Roman"/>
                <w:lang w:val="nl-NL"/>
              </w:rPr>
            </w:pPr>
            <w:r w:rsidRPr="00365D26">
              <w:rPr>
                <w:rFonts w:ascii="Times New Roman" w:hAnsi="Times New Roman"/>
                <w:lang w:val="nl-NL"/>
              </w:rPr>
              <w:t>- GV nêu yêu cầu đọc.</w:t>
            </w:r>
          </w:p>
          <w:p w:rsidR="002F0DCC" w:rsidRPr="00365D26" w:rsidRDefault="002F0DCC" w:rsidP="003B3DBD">
            <w:pPr>
              <w:spacing w:before="120" w:after="120"/>
              <w:jc w:val="both"/>
              <w:rPr>
                <w:rFonts w:ascii="Times New Roman" w:hAnsi="Times New Roman"/>
                <w:lang w:val="nl-NL"/>
              </w:rPr>
            </w:pPr>
            <w:r w:rsidRPr="00365D26">
              <w:rPr>
                <w:rFonts w:ascii="Times New Roman" w:hAnsi="Times New Roman"/>
                <w:lang w:val="nl-NL"/>
              </w:rPr>
              <w:t>- GV đọc 1 đoạn.</w:t>
            </w:r>
          </w:p>
          <w:p w:rsidR="002F0DCC" w:rsidRPr="00365D26" w:rsidRDefault="002F0DCC" w:rsidP="003B3DBD">
            <w:pPr>
              <w:spacing w:before="120" w:after="120"/>
              <w:jc w:val="both"/>
              <w:rPr>
                <w:rFonts w:ascii="Times New Roman" w:hAnsi="Times New Roman"/>
                <w:lang w:val="nl-NL"/>
              </w:rPr>
            </w:pPr>
            <w:r w:rsidRPr="00365D26">
              <w:rPr>
                <w:rFonts w:ascii="Times New Roman" w:hAnsi="Times New Roman"/>
                <w:lang w:val="nl-NL"/>
              </w:rPr>
              <w:t>- GV nhận xét phần đọc của hs.</w:t>
            </w:r>
          </w:p>
          <w:p w:rsidR="002F0DCC" w:rsidRPr="00365D26" w:rsidRDefault="002F0DCC" w:rsidP="003B3DBD">
            <w:pPr>
              <w:spacing w:before="120" w:after="120"/>
              <w:jc w:val="both"/>
              <w:rPr>
                <w:rFonts w:ascii="Times New Roman" w:hAnsi="Times New Roman"/>
                <w:b/>
                <w:i/>
                <w:lang w:val="nl-NL"/>
              </w:rPr>
            </w:pPr>
            <w:r w:rsidRPr="00365D26">
              <w:rPr>
                <w:rFonts w:ascii="Times New Roman" w:hAnsi="Times New Roman"/>
                <w:lang w:val="nl-NL"/>
              </w:rPr>
              <w:t xml:space="preserve">    </w:t>
            </w:r>
            <w:r w:rsidRPr="00365D26">
              <w:rPr>
                <w:rFonts w:ascii="Times New Roman" w:hAnsi="Times New Roman"/>
                <w:b/>
                <w:i/>
                <w:lang w:val="nl-NL"/>
              </w:rPr>
              <w:t>? Các em đã được học phương pháp tóm tắt VB tự sự vận dụng kiến thức đó em hãy tóm tắt đoạn trích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GV cho hs giải nghĩa các từ khó.</w:t>
            </w:r>
          </w:p>
          <w:p w:rsidR="002F0DCC" w:rsidRPr="00365D26" w:rsidRDefault="002F0DCC" w:rsidP="003B3DBD">
            <w:pPr>
              <w:spacing w:before="120" w:after="120"/>
              <w:jc w:val="both"/>
              <w:rPr>
                <w:rFonts w:ascii="Times New Roman" w:hAnsi="Times New Roman"/>
                <w:b/>
              </w:rPr>
            </w:pPr>
            <w:r w:rsidRPr="00365D26">
              <w:rPr>
                <w:rFonts w:ascii="Times New Roman" w:hAnsi="Times New Roman"/>
                <w:i/>
              </w:rPr>
              <w:t>? Giải nghĩa từ</w:t>
            </w:r>
            <w:r w:rsidRPr="00365D26">
              <w:rPr>
                <w:rFonts w:ascii="Times New Roman" w:hAnsi="Times New Roman"/>
              </w:rPr>
              <w:t xml:space="preserve"> </w:t>
            </w:r>
            <w:r w:rsidRPr="00365D26">
              <w:rPr>
                <w:rFonts w:ascii="Times New Roman" w:hAnsi="Times New Roman"/>
                <w:b/>
              </w:rPr>
              <w:t>Phuốc- sét, cây thông Nô- en?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ml:space="preserve"> ? Đoạn trích học chia làm mấy phần? Sự việc chính trong mỗi phần là gì?</w:t>
            </w:r>
            <w:r w:rsidRPr="00365D26">
              <w:rPr>
                <w:rFonts w:ascii="Times New Roman" w:hAnsi="Times New Roman"/>
                <w:b/>
                <w:i/>
              </w:rPr>
              <w:br/>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Theo em trong 3 phần truyện phần nào là hấp dẫn nhất ? Vì sao ?</w:t>
            </w:r>
            <w:r w:rsidRPr="00365D26">
              <w:rPr>
                <w:rFonts w:ascii="Times New Roman" w:hAnsi="Times New Roman"/>
                <w:b/>
                <w:i/>
              </w:rPr>
              <w:br/>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Phần 2 có thể được chia thành các đoạn nhỏ như thế nào ?</w:t>
            </w:r>
            <w:r w:rsidRPr="00365D26">
              <w:rPr>
                <w:rFonts w:ascii="Times New Roman" w:hAnsi="Times New Roman"/>
                <w:b/>
                <w:i/>
              </w:rPr>
              <w:br/>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Qua việc tìm hiểu cấu trúc của truyện em có </w:t>
            </w:r>
            <w:r w:rsidRPr="00365D26">
              <w:rPr>
                <w:rFonts w:ascii="Times New Roman" w:hAnsi="Times New Roman"/>
                <w:b/>
                <w:i/>
              </w:rPr>
              <w:lastRenderedPageBreak/>
              <w:t>nhận xét gì về việc tổ chức tác phẩm?</w:t>
            </w:r>
          </w:p>
          <w:p w:rsidR="002F0DCC" w:rsidRPr="00365D26" w:rsidRDefault="002F0DCC" w:rsidP="003B3DBD">
            <w:pPr>
              <w:tabs>
                <w:tab w:val="left" w:pos="2838"/>
              </w:tabs>
              <w:rPr>
                <w:rFonts w:ascii="Times New Roman" w:hAnsi="Times New Roman"/>
              </w:rPr>
            </w:pPr>
            <w:r w:rsidRPr="00365D26">
              <w:rPr>
                <w:rFonts w:ascii="Times New Roman" w:hAnsi="Times New Roman"/>
              </w:rPr>
              <w:t>GV khái quát chuyển ý.</w:t>
            </w:r>
          </w:p>
        </w:tc>
        <w:tc>
          <w:tcPr>
            <w:tcW w:w="3192" w:type="dxa"/>
          </w:tcPr>
          <w:p w:rsidR="002F0DCC" w:rsidRPr="00365D26" w:rsidRDefault="002F0DCC" w:rsidP="003B3DBD">
            <w:pPr>
              <w:spacing w:before="120" w:after="120"/>
              <w:rPr>
                <w:rFonts w:ascii="Times New Roman" w:hAnsi="Times New Roman"/>
              </w:rPr>
            </w:pPr>
            <w:r w:rsidRPr="00365D26">
              <w:rPr>
                <w:rFonts w:ascii="Times New Roman" w:hAnsi="Times New Roman"/>
              </w:rPr>
              <w:lastRenderedPageBreak/>
              <w:t>HS đọc chú thích dấu *</w:t>
            </w: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HS theo dõi sgk trình bày </w:t>
            </w:r>
          </w:p>
          <w:p w:rsidR="002F0DCC" w:rsidRPr="00365D26" w:rsidRDefault="002F0DCC" w:rsidP="003B3DBD">
            <w:pPr>
              <w:spacing w:before="120" w:after="120"/>
              <w:rPr>
                <w:rFonts w:ascii="Times New Roman" w:hAnsi="Times New Roman"/>
              </w:rPr>
            </w:pPr>
            <w:r w:rsidRPr="00365D26">
              <w:rPr>
                <w:rFonts w:ascii="Times New Roman" w:hAnsi="Times New Roman"/>
              </w:rPr>
              <w:t>Ghi những ý cơ bản.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đọc nối tiếp đến hết.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tóm tắt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dựa sgk giải từ khó.</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Nghiên cứu VB phát hiện cách tổ chức VB.</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tự bộc lộ</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 Trả lời độc lập.</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lastRenderedPageBreak/>
              <w:t>- Trả lời độc lập</w:t>
            </w:r>
          </w:p>
          <w:p w:rsidR="002F0DCC" w:rsidRPr="00365D26" w:rsidRDefault="002F0DCC" w:rsidP="003B3DBD">
            <w:pPr>
              <w:tabs>
                <w:tab w:val="left" w:pos="2838"/>
              </w:tabs>
              <w:rPr>
                <w:rFonts w:ascii="Times New Roman" w:hAnsi="Times New Roman"/>
              </w:rPr>
            </w:pPr>
          </w:p>
        </w:tc>
        <w:tc>
          <w:tcPr>
            <w:tcW w:w="3804" w:type="dxa"/>
          </w:tcPr>
          <w:p w:rsidR="002F0DCC" w:rsidRPr="00365D26" w:rsidRDefault="002F0DCC" w:rsidP="003B3DBD">
            <w:pPr>
              <w:spacing w:after="120"/>
              <w:jc w:val="both"/>
              <w:rPr>
                <w:rFonts w:ascii="Times New Roman" w:hAnsi="Times New Roman"/>
                <w:b/>
                <w:szCs w:val="28"/>
              </w:rPr>
            </w:pPr>
            <w:r w:rsidRPr="00365D26">
              <w:rPr>
                <w:rFonts w:ascii="Times New Roman" w:hAnsi="Times New Roman"/>
                <w:b/>
                <w:szCs w:val="28"/>
              </w:rPr>
              <w:lastRenderedPageBreak/>
              <w:t>I. Tỡm hiểu chung văn bản</w:t>
            </w:r>
          </w:p>
          <w:p w:rsidR="002F0DCC" w:rsidRPr="00365D26" w:rsidRDefault="002F0DCC" w:rsidP="003B3DBD">
            <w:pPr>
              <w:spacing w:before="120" w:after="120"/>
              <w:jc w:val="both"/>
              <w:rPr>
                <w:rFonts w:ascii="Times New Roman" w:hAnsi="Times New Roman"/>
                <w:b/>
                <w:bCs/>
              </w:rPr>
            </w:pPr>
            <w:r w:rsidRPr="00365D26">
              <w:rPr>
                <w:rFonts w:ascii="Times New Roman" w:hAnsi="Times New Roman"/>
                <w:b/>
                <w:bCs/>
              </w:rPr>
              <w:t xml:space="preserve">* Tác giả, tác phẩm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SGK/ 31- 32</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Đọc - tóm tắt.</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Chú ý giọng chậm cảm thông, chia sẻ. Phân biệt giọng ở đoạn văn nói tới những ảo tưởng và cảnh thực.</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b/>
                <w:bCs/>
              </w:rPr>
              <w:t>* Từ khó</w:t>
            </w:r>
            <w:r w:rsidRPr="00365D26">
              <w:rPr>
                <w:rFonts w:ascii="Times New Roman" w:hAnsi="Times New Roman"/>
              </w:rPr>
              <w:t xml:space="preserve">: SGK </w:t>
            </w:r>
          </w:p>
          <w:p w:rsidR="002F0DCC" w:rsidRPr="00365D26" w:rsidRDefault="002F0DCC" w:rsidP="003B3DBD">
            <w:pPr>
              <w:spacing w:before="120" w:after="120"/>
              <w:jc w:val="both"/>
              <w:rPr>
                <w:rFonts w:ascii="Times New Roman" w:hAnsi="Times New Roman"/>
              </w:rPr>
            </w:pPr>
            <w:r w:rsidRPr="00365D26">
              <w:rPr>
                <w:rFonts w:ascii="Times New Roman" w:hAnsi="Times New Roman"/>
                <w:i/>
                <w:iCs/>
              </w:rPr>
              <w:t xml:space="preserve">- </w:t>
            </w:r>
            <w:r w:rsidRPr="00365D26">
              <w:rPr>
                <w:rFonts w:ascii="Times New Roman" w:hAnsi="Times New Roman"/>
                <w:b/>
                <w:i/>
                <w:iCs/>
              </w:rPr>
              <w:t>Phuốc - sét</w:t>
            </w:r>
            <w:r w:rsidRPr="00365D26">
              <w:rPr>
                <w:rFonts w:ascii="Times New Roman" w:hAnsi="Times New Roman"/>
                <w:i/>
                <w:iCs/>
              </w:rPr>
              <w:t xml:space="preserve">: </w:t>
            </w:r>
            <w:r w:rsidRPr="00365D26">
              <w:rPr>
                <w:rFonts w:ascii="Times New Roman" w:hAnsi="Times New Roman"/>
              </w:rPr>
              <w:t>dụng cụ ăn có những cái xiên nhọn dùng để lấy thức ăn.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i/>
                <w:iCs/>
              </w:rPr>
              <w:t>Cây thông Nô- en</w:t>
            </w:r>
            <w:r w:rsidRPr="00365D26">
              <w:rPr>
                <w:rFonts w:ascii="Times New Roman" w:hAnsi="Times New Roman"/>
                <w:b/>
              </w:rPr>
              <w:t>:</w:t>
            </w:r>
            <w:r w:rsidRPr="00365D26">
              <w:rPr>
                <w:rFonts w:ascii="Times New Roman" w:hAnsi="Times New Roman"/>
              </w:rPr>
              <w:t xml:space="preserve"> Cây thông nhỏ được kết đèn, hoa dùng để trang trí trong dịp lễ nô - en và tết dương lịch ở nhiều nước trên thế giới.</w:t>
            </w:r>
          </w:p>
          <w:p w:rsidR="002F0DCC" w:rsidRPr="00365D26" w:rsidRDefault="002F0DCC" w:rsidP="003B3DBD">
            <w:pPr>
              <w:spacing w:before="120" w:after="120"/>
              <w:jc w:val="both"/>
              <w:rPr>
                <w:rFonts w:ascii="Times New Roman" w:hAnsi="Times New Roman"/>
              </w:rPr>
            </w:pPr>
            <w:r w:rsidRPr="00365D26">
              <w:rPr>
                <w:rFonts w:ascii="Times New Roman" w:hAnsi="Times New Roman"/>
                <w:b/>
                <w:bCs/>
              </w:rPr>
              <w:t>* Cấu trúc văn bản</w:t>
            </w:r>
            <w:r w:rsidRPr="00365D26">
              <w:rPr>
                <w:rFonts w:ascii="Times New Roman" w:hAnsi="Times New Roman"/>
              </w:rPr>
              <w:t xml:space="preserve">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Phân đoạn: 3 phần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Phần 1: Từ đầu </w:t>
            </w:r>
            <w:r w:rsidRPr="00365D26">
              <w:rPr>
                <w:rFonts w:ascii="Times New Roman" w:hAnsi="Times New Roman"/>
                <w:szCs w:val="28"/>
              </w:rPr>
              <w:sym w:font="Wingdings 3" w:char="F022"/>
            </w:r>
            <w:r w:rsidRPr="00365D26">
              <w:rPr>
                <w:rFonts w:ascii="Times New Roman" w:hAnsi="Times New Roman"/>
              </w:rPr>
              <w:t>bàn tay em cứng đờ ra. Hoàn cảnh sống của cô bé bán diêm.</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Phần 2: Tiếp </w:t>
            </w:r>
            <w:r w:rsidRPr="00365D26">
              <w:rPr>
                <w:rFonts w:ascii="Times New Roman" w:hAnsi="Times New Roman"/>
                <w:szCs w:val="28"/>
              </w:rPr>
              <w:sym w:font="Wingdings 3" w:char="F022"/>
            </w:r>
            <w:r w:rsidRPr="00365D26">
              <w:rPr>
                <w:rFonts w:ascii="Times New Roman" w:hAnsi="Times New Roman"/>
              </w:rPr>
              <w:t>họ đã về chầu thượng đế. Các lần quẹt diêm và những mộng tưởng.</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Phần 3 còn lại: Cái chết thương tâm của em bé.</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Phần 2 là phần hấp dẫn nhất vì phần 2 đã nói về các lần quẹt diêm và mộng tưởng của em bé.</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Chia thành 5 đoạn nhỏ tương ứng với 2 lần quẹt diêm.</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Truyện diễn biến theo trình tự ba phần là hoàn toàn  hợp lí, mạch lạch.</w:t>
            </w:r>
          </w:p>
          <w:p w:rsidR="002F0DCC" w:rsidRPr="00365D26" w:rsidRDefault="002F0DCC" w:rsidP="003B3DBD">
            <w:pPr>
              <w:tabs>
                <w:tab w:val="left" w:pos="2838"/>
              </w:tabs>
              <w:rPr>
                <w:rFonts w:ascii="Times New Roman" w:hAnsi="Times New Roman"/>
              </w:rPr>
            </w:pPr>
          </w:p>
        </w:tc>
      </w:tr>
    </w:tbl>
    <w:p w:rsidR="002F0DCC" w:rsidRPr="00365D26" w:rsidRDefault="002F0DCC" w:rsidP="002F0DCC">
      <w:pPr>
        <w:tabs>
          <w:tab w:val="left" w:pos="2838"/>
        </w:tabs>
        <w:rPr>
          <w:rFonts w:ascii="Times New Roman" w:hAnsi="Times New Roman"/>
        </w:rPr>
      </w:pP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HOẠT ĐỘNG 2: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chi tiết văn bản</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Mục tiờu: </w:t>
      </w:r>
      <w:r w:rsidRPr="00365D26">
        <w:rPr>
          <w:rFonts w:ascii="Times New Roman" w:hAnsi="Times New Roman"/>
          <w:szCs w:val="28"/>
        </w:rPr>
        <w:t xml:space="preserve">Thấy được tỡnh cảnh đáng thương của cô bé, những mộng tưởng của cô </w:t>
      </w:r>
      <w:r w:rsidRPr="00DF6A92">
        <w:rPr>
          <w:rFonts w:ascii="Times New Roman" w:hAnsi="Times New Roman"/>
          <w:spacing w:val="-6"/>
          <w:szCs w:val="28"/>
        </w:rPr>
        <w:t>bé trong mỗi lần quẹt diêm và cái chết thương tâm của cô bé trong đêm giao thừa lạnh giá</w:t>
      </w:r>
      <w:r w:rsidRPr="00365D26">
        <w:rPr>
          <w:rFonts w:ascii="Times New Roman" w:hAnsi="Times New Roman"/>
          <w:szCs w:val="28"/>
        </w:rPr>
        <w:t>.</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w:t>
      </w:r>
      <w:r>
        <w:rPr>
          <w:rFonts w:ascii="Times New Roman" w:hAnsi="Times New Roman"/>
          <w:szCs w:val="28"/>
        </w:rPr>
        <w:t>iểu, vấn đáp, bì</w:t>
      </w:r>
      <w:r w:rsidRPr="00365D26">
        <w:rPr>
          <w:rFonts w:ascii="Times New Roman" w:hAnsi="Times New Roman"/>
          <w:szCs w:val="28"/>
        </w:rPr>
        <w:t>nh giảng, thảo luận.</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Pr>
          <w:rFonts w:ascii="Times New Roman" w:hAnsi="Times New Roman"/>
          <w:szCs w:val="28"/>
        </w:rPr>
        <w:t>Toàn lớp, nhó</w:t>
      </w:r>
      <w:r w:rsidRPr="00365D26">
        <w:rPr>
          <w:rFonts w:ascii="Times New Roman" w:hAnsi="Times New Roman"/>
          <w:szCs w:val="28"/>
        </w:rPr>
        <w:t>m nhỏ.</w:t>
      </w:r>
    </w:p>
    <w:p w:rsidR="002F0DCC" w:rsidRPr="00365D26" w:rsidRDefault="002F0DCC" w:rsidP="002F0DCC">
      <w:pPr>
        <w:tabs>
          <w:tab w:val="left" w:pos="60"/>
        </w:tabs>
        <w:jc w:val="both"/>
        <w:rPr>
          <w:rFonts w:ascii="Times New Roman" w:hAnsi="Times New Roman"/>
          <w:b/>
          <w:szCs w:val="28"/>
        </w:rPr>
      </w:pPr>
      <w:r w:rsidRPr="00365D26">
        <w:rPr>
          <w:rFonts w:ascii="Times New Roman" w:hAnsi="Times New Roman"/>
          <w:b/>
          <w:szCs w:val="28"/>
        </w:rPr>
        <w:t xml:space="preserve">+ Thời gian: </w:t>
      </w:r>
      <w:r>
        <w:rPr>
          <w:rFonts w:ascii="Times New Roman" w:hAnsi="Times New Roman"/>
          <w:szCs w:val="28"/>
        </w:rPr>
        <w:t>55 phú</w:t>
      </w:r>
      <w:r w:rsidRPr="00365D26">
        <w:rPr>
          <w:rFonts w:ascii="Times New Roman" w:hAnsi="Times New Roman"/>
          <w:szCs w:val="28"/>
        </w:rPr>
        <w:t>t.</w:t>
      </w:r>
    </w:p>
    <w:tbl>
      <w:tblPr>
        <w:tblStyle w:val="TableGrid3"/>
        <w:tblW w:w="10278" w:type="dxa"/>
        <w:tblLook w:val="04A0" w:firstRow="1" w:lastRow="0" w:firstColumn="1" w:lastColumn="0" w:noHBand="0" w:noVBand="1"/>
      </w:tblPr>
      <w:tblGrid>
        <w:gridCol w:w="3192"/>
        <w:gridCol w:w="3192"/>
        <w:gridCol w:w="3894"/>
      </w:tblGrid>
      <w:tr w:rsidR="002F0DCC" w:rsidRPr="00365D26" w:rsidTr="003B3DBD">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3192" w:type="dxa"/>
          </w:tcPr>
          <w:p w:rsidR="002F0DCC" w:rsidRPr="00365D26" w:rsidRDefault="002F0DCC" w:rsidP="003B3DBD">
            <w:pPr>
              <w:spacing w:before="120" w:after="120"/>
              <w:jc w:val="both"/>
              <w:rPr>
                <w:rFonts w:ascii="Times New Roman" w:hAnsi="Times New Roman"/>
              </w:rPr>
            </w:pPr>
            <w:r w:rsidRPr="00365D26">
              <w:rPr>
                <w:rFonts w:ascii="Times New Roman" w:hAnsi="Times New Roman"/>
              </w:rPr>
              <w:t>- GV định hướng học sinh hướng phân tích VB.</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GV định hướng học sinh theo dõi phần 1 của VB.</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Theo dõi đoạn 1 của vb em thấy gia cảnh của cô bé bán diêm được giới thiệu như thế nào?</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Trước gia cảnh đó em đã phải làm gì để sống?</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rPr>
              <w:t xml:space="preserve">   ? </w:t>
            </w:r>
            <w:r w:rsidRPr="00365D26">
              <w:rPr>
                <w:rFonts w:ascii="Times New Roman" w:hAnsi="Times New Roman"/>
                <w:b/>
                <w:i/>
              </w:rPr>
              <w:t>Qua những chi tiết miêu tả trên giúp em cảm nhận được gì về gia cảnh của cô bé bán diêm?</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Trong VB cô bé cùng những bao diêm của mình xuất hiện trong thời điểm nào ? thời điểm đó sẽ gợi cho người đọc suy nghĩ gì?</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GV: Giao thừa là thời gian giao thời giữa năm </w:t>
            </w:r>
            <w:r w:rsidRPr="00365D26">
              <w:rPr>
                <w:rFonts w:ascii="Times New Roman" w:hAnsi="Times New Roman"/>
              </w:rPr>
              <w:lastRenderedPageBreak/>
              <w:t>cũ sang năm mới. Giao thừa ở đất nước đan mạch vùng Bắc Âu này thời tiết thường rất lạnh nhiệt độ có thể xuống tới vài chục độ đưới không, tuyết dày đặc.</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GV: Khung cảnh của đêm giao thừa được thể hiện từ trong  nhà ngoài phố </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Trong từng ngôi nhà không khí của đêm giao thừa được miêu tả như thế nào?</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Và ở ngoài đường phố hình ảnh em bé được miêu tả như thế nào?</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Qua những hình ảnh miêu tả trên em cảm nhận gì về hai cảnh đó.</w:t>
            </w:r>
          </w:p>
          <w:p w:rsidR="002F0DCC" w:rsidRPr="00365D26" w:rsidRDefault="002F0DCC" w:rsidP="003B3DBD">
            <w:pPr>
              <w:spacing w:before="120" w:after="120"/>
              <w:jc w:val="both"/>
              <w:rPr>
                <w:rFonts w:ascii="Times New Roman" w:hAnsi="Times New Roman"/>
              </w:rPr>
            </w:pPr>
            <w:r w:rsidRPr="00365D26">
              <w:rPr>
                <w:rFonts w:ascii="Times New Roman" w:hAnsi="Times New Roman"/>
                <w:b/>
                <w:i/>
              </w:rPr>
              <w:t xml:space="preserve"> ? Em có nhận xét gì về nghệ thuật xây dựng hai cảnh trên</w:t>
            </w:r>
            <w:r w:rsidRPr="00365D26">
              <w:rPr>
                <w:rFonts w:ascii="Times New Roman" w:hAnsi="Times New Roman"/>
              </w:rPr>
              <w:t xml:space="preserve">?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GV: Trong phần 1 của truyện tác giả còn sử dụng rất nhiều hình ảnh tương phản đối lập em hãy liệt kê các h/a đó?</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 Theo em vì sao nhà văn lại sử dụng nhiều h/a tương phản đối  lập trong một đoạn văn ngắn như vậy?</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GV: em bé đã rét đã khổ có lẽ càng rét và khổ hơn khi thấy mọi nhà rực ánh đèn. Em đã đói, có lẽ càng đói hơn khi ngửi thấy mùi ngỗng quay sực nức.</w:t>
            </w:r>
          </w:p>
          <w:p w:rsidR="002F0DCC" w:rsidRPr="00365D26" w:rsidRDefault="002F0DCC" w:rsidP="003B3DBD">
            <w:pPr>
              <w:spacing w:before="120" w:after="120"/>
              <w:jc w:val="both"/>
              <w:rPr>
                <w:rFonts w:ascii="Times New Roman" w:hAnsi="Times New Roman"/>
                <w:b/>
              </w:rPr>
            </w:pPr>
            <w:r w:rsidRPr="00365D26">
              <w:rPr>
                <w:rFonts w:ascii="Times New Roman" w:hAnsi="Times New Roman"/>
                <w:b/>
              </w:rPr>
              <w:t>Hết tiết 1:</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GV KQ chuyển ý.</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GV định hướng cho học sinh chú ý phần 2 của VB</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Theo dõi phần truyện kể cô bé quẹt em diêm, hãy cho biết cô bé đã quẹt diêm mấy lần? Có gì đặc biệt trong mỗi lần quẹt diêm cuối có gì đáng chú ý?</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Trong 5 lần quẹt diêm những hình ảnh kì diệu nào đã xuất hiện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lần quẹt diêm thứ nhất khi que diêm bật sáng em bé tưởng như có một lò sưởi cảnh đó gợi cho người đọc  cảm thấy không khí thế nào?</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Qua cảnh tượng đó ta thấy được ước mong gì của em bé?</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Vì sao  em bé lại mong ước điều đó?</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Bàn ăn đã bày sẵn cùng các thứ quí giá hiện ở lần quẹt diêm thứ hai đã cho người đọc thấy được cảnh tượng như thế nào?</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Mong ước gì của cô bé được hiện lên qua cảnh tượng này? Vì sao em lại có mong ước đó?</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GV: Ngỗng quay là món ăn ngon phổ biến ở các nước châu Âu và Đan mạch</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Sau hai lần quẹt diêm đó, thực tế đã thay cho mộng tưởng như thế nào?</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Ta thấy ở đây tác giả đã sắp đặt song song cảnh mộng tưởng và thực tế. Cách sắp đặt đó có ý nghĩa gì?</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Trong lần qu</w:t>
            </w:r>
            <w:r>
              <w:rPr>
                <w:rFonts w:ascii="Times New Roman" w:hAnsi="Times New Roman"/>
                <w:b/>
                <w:i/>
              </w:rPr>
              <w:t>ẹt diêm thứ 3 em bé đã thấy gì?</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xml:space="preserve">? Mong ước gì được thể hiện trong lần quẹt diêm </w:t>
            </w:r>
            <w:r w:rsidRPr="00365D26">
              <w:rPr>
                <w:rFonts w:ascii="Times New Roman" w:hAnsi="Times New Roman"/>
                <w:b/>
                <w:i/>
              </w:rPr>
              <w:lastRenderedPageBreak/>
              <w:t xml:space="preserve">thứ 3 này? </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Trong lần quẹt diêm thứ tư có hai điều  khác theo em đó là gì?</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Vì sao trong lần quẹt diêm thứ tư em bé lại bắt gặp được h/a bà?</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Qua 4 lần quẹt diêm em bé đều gửi gắm những mong ước đều gửi gắm những mong ước của mình đó là những mong ước gì?</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Em có suy nghĩ gì về những mong ước đó?</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Lần thứ 5 em bé quẹt diêm có gì khác có  4 lần trước?</w:t>
            </w:r>
          </w:p>
          <w:p w:rsidR="002F0DCC" w:rsidRPr="00365D26" w:rsidRDefault="002F0DCC" w:rsidP="003B3DBD">
            <w:pPr>
              <w:spacing w:before="120" w:after="120"/>
              <w:jc w:val="both"/>
              <w:rPr>
                <w:rFonts w:ascii="Times New Roman" w:hAnsi="Times New Roman"/>
                <w:b/>
                <w:i/>
              </w:rPr>
            </w:pP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Vì sao em bé lại quẹt tất cả các que diêm còn lại?</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Khi các que diêm cháy hết là lúc em thấy mình bay lên cùng bà chẳng còn đói rét, đau buồn nào cả điều này có ý nghĩa gì?</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GV: Mỗi lần quẹt diêm là một lần em bé thấy mộng tưởng.</w:t>
            </w:r>
          </w:p>
          <w:p w:rsidR="002F0DCC" w:rsidRPr="00365D26" w:rsidRDefault="002F0DCC" w:rsidP="003B3DBD">
            <w:pPr>
              <w:spacing w:before="120" w:after="120"/>
              <w:jc w:val="both"/>
              <w:rPr>
                <w:rFonts w:ascii="Times New Roman" w:hAnsi="Times New Roman"/>
                <w:b/>
                <w:i/>
              </w:rPr>
            </w:pPr>
            <w:r w:rsidRPr="00365D26">
              <w:rPr>
                <w:rFonts w:ascii="Times New Roman" w:hAnsi="Times New Roman"/>
                <w:b/>
                <w:i/>
              </w:rPr>
              <w:t>? Theo em các mộng tưởng đó diễn ra có hợp lí không? Trong số các mộng tưởng đó đâu là mộng tưởng gắn  với thực tế điều nào thuần tuý chỉ là  mộng tưởng?</w:t>
            </w:r>
          </w:p>
          <w:p w:rsidR="002F0DCC" w:rsidRPr="00365D26" w:rsidRDefault="002F0DCC" w:rsidP="003B3DBD">
            <w:pPr>
              <w:spacing w:before="120" w:after="120"/>
              <w:jc w:val="both"/>
              <w:rPr>
                <w:rFonts w:ascii="Times New Roman" w:hAnsi="Times New Roman"/>
              </w:rPr>
            </w:pPr>
          </w:p>
          <w:p w:rsidR="002F0DCC" w:rsidRPr="00365D26" w:rsidRDefault="002F0DCC" w:rsidP="003B3DBD">
            <w:pPr>
              <w:tabs>
                <w:tab w:val="left" w:pos="2838"/>
              </w:tabs>
              <w:rPr>
                <w:rFonts w:ascii="Times New Roman" w:hAnsi="Times New Roman"/>
              </w:rPr>
            </w:pPr>
          </w:p>
        </w:tc>
        <w:tc>
          <w:tcPr>
            <w:tcW w:w="3192" w:type="dxa"/>
          </w:tcPr>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theo dõi phần 1 VB.</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Phát hiện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Phát hiện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Thảo luận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 thảo luận.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Thảo luận trình bày ý kiến.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Thảo luận nhóm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HS làm việc độc lập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Thảo luận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HS theo dõi phần 2 của VB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Phân tích kết luận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Trả lời độc lập.</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Thảo luận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khái quát lại</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Phát hiện .</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Thảo luận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Nhận xét.</w:t>
            </w:r>
          </w:p>
          <w:p w:rsidR="002F0DCC" w:rsidRPr="00365D26" w:rsidRDefault="002F0DCC" w:rsidP="003B3DBD">
            <w:pPr>
              <w:spacing w:before="120" w:after="120"/>
              <w:rPr>
                <w:rFonts w:ascii="Times New Roman" w:hAnsi="Times New Roman"/>
              </w:rPr>
            </w:pPr>
          </w:p>
          <w:p w:rsidR="002F0DCC" w:rsidRPr="00365D26" w:rsidRDefault="002F0DCC" w:rsidP="003B3DBD">
            <w:pPr>
              <w:tabs>
                <w:tab w:val="left" w:pos="2838"/>
              </w:tabs>
              <w:rPr>
                <w:rFonts w:ascii="Times New Roman" w:hAnsi="Times New Roman"/>
              </w:rPr>
            </w:pPr>
          </w:p>
        </w:tc>
        <w:tc>
          <w:tcPr>
            <w:tcW w:w="3894" w:type="dxa"/>
          </w:tcPr>
          <w:p w:rsidR="002F0DCC" w:rsidRPr="00365D26" w:rsidRDefault="002F0DCC" w:rsidP="003B3DBD">
            <w:pPr>
              <w:spacing w:after="120"/>
              <w:jc w:val="both"/>
              <w:rPr>
                <w:rFonts w:ascii="Times New Roman" w:hAnsi="Times New Roman"/>
                <w:i/>
                <w:szCs w:val="28"/>
              </w:rPr>
            </w:pPr>
            <w:r w:rsidRPr="00365D26">
              <w:rPr>
                <w:rFonts w:ascii="Times New Roman" w:hAnsi="Times New Roman"/>
                <w:i/>
                <w:szCs w:val="28"/>
              </w:rPr>
              <w:lastRenderedPageBreak/>
              <w:t>II. Tỡm  hiểu chi tiết  văn bản.</w:t>
            </w:r>
          </w:p>
          <w:p w:rsidR="002F0DCC" w:rsidRPr="00365D26" w:rsidRDefault="002F0DCC" w:rsidP="003B3DBD">
            <w:pPr>
              <w:spacing w:after="120"/>
              <w:jc w:val="both"/>
              <w:rPr>
                <w:rFonts w:ascii="Times New Roman" w:hAnsi="Times New Roman"/>
                <w:i/>
                <w:iCs/>
                <w:sz w:val="16"/>
                <w:szCs w:val="16"/>
              </w:rPr>
            </w:pPr>
            <w:r w:rsidRPr="00365D26">
              <w:rPr>
                <w:rFonts w:ascii="Times New Roman" w:hAnsi="Times New Roman"/>
                <w:i/>
                <w:iCs/>
                <w:szCs w:val="28"/>
              </w:rPr>
              <w:t>1. Hình ảnh em bé bán diêm trong đêm giao thừa</w:t>
            </w:r>
            <w:r w:rsidRPr="00365D26">
              <w:rPr>
                <w:rFonts w:ascii="Times New Roman" w:hAnsi="Times New Roman"/>
                <w:i/>
                <w:iCs/>
                <w:sz w:val="16"/>
                <w:szCs w:val="16"/>
              </w:rPr>
              <w:t>.</w:t>
            </w:r>
          </w:p>
          <w:p w:rsidR="002F0DCC" w:rsidRPr="00365D26" w:rsidRDefault="002F0DCC" w:rsidP="003B3DBD">
            <w:pPr>
              <w:spacing w:after="120" w:line="480" w:lineRule="auto"/>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Gia cảnh cuả cô bé.</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Mồi côi mẹ, em sống với bố, bà nội là người thương yêu  em nhất cũng đã qua đời.</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cùng bố sống chui rúc trong một só tối tăm, trên gác sát mái nhà.</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Bố em khó tính, luôn mắng em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phải đi bán diêm để kiếm sống và mang tiền về cho bố.</w:t>
            </w:r>
          </w:p>
          <w:p w:rsidR="002F0DCC" w:rsidRPr="00365D26" w:rsidRDefault="002F0DCC" w:rsidP="003B3DBD">
            <w:pPr>
              <w:spacing w:after="120" w:line="480" w:lineRule="auto"/>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Gia cảnh của cô bé bán diêm nghèo khó, khổ cực.</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Cô bé cùng những bao diêm xuất hiện vào điêm giao thừa.</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Đây là thời điểm mọi người cần được sum họp đầm ấm bên gia đình.</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Cảnh trong từng ngôi nhà:</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Cửa sổ mọi nhà đều sáng rực ánh đèn, trong phố sực nức mùi ngỗng quay...</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szCs w:val="28"/>
              </w:rPr>
              <w:sym w:font="Wingdings 3" w:char="F022"/>
            </w:r>
            <w:r w:rsidRPr="00365D26">
              <w:rPr>
                <w:rFonts w:ascii="Times New Roman" w:hAnsi="Times New Roman"/>
              </w:rPr>
              <w:t xml:space="preserve"> Cảnh ấp áp, hạnh phúc , no đủ.</w:t>
            </w:r>
          </w:p>
          <w:p w:rsidR="002F0DCC" w:rsidRPr="00365D26" w:rsidRDefault="002F0DCC" w:rsidP="003B3DBD">
            <w:pPr>
              <w:spacing w:before="120" w:after="120"/>
              <w:jc w:val="both"/>
              <w:rPr>
                <w:rFonts w:ascii="Times New Roman" w:hAnsi="Times New Roman"/>
                <w:b/>
                <w:bCs/>
              </w:rPr>
            </w:pPr>
            <w:r w:rsidRPr="00365D26">
              <w:rPr>
                <w:rFonts w:ascii="Times New Roman" w:hAnsi="Times New Roman"/>
                <w:b/>
                <w:bCs/>
              </w:rPr>
              <w:t>* Cảnh ngoài phố</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Trời rét buốt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ngồi nép ở một góc tường, giữa hai ngôi nhà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thu đôi chân vào người, nhưng mỗi lúc em càng thấy rét buốt hơn.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không thể trở về nhà được vì sợ bố đánh ... đôi bàn tay cứng đờ...</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szCs w:val="28"/>
              </w:rPr>
              <w:sym w:font="Wingdings 3" w:char="F022"/>
            </w:r>
            <w:r w:rsidRPr="00365D26">
              <w:rPr>
                <w:rFonts w:ascii="Times New Roman" w:hAnsi="Times New Roman"/>
              </w:rPr>
              <w:t xml:space="preserve"> Cảnh cô đơn lạnh lẽo, đói rét bất hạnh.</w:t>
            </w:r>
          </w:p>
          <w:p w:rsidR="002F0DCC" w:rsidRPr="00365D26" w:rsidRDefault="002F0DCC" w:rsidP="003B3DBD">
            <w:pPr>
              <w:spacing w:before="120" w:after="120"/>
              <w:jc w:val="both"/>
              <w:rPr>
                <w:rFonts w:ascii="Times New Roman" w:hAnsi="Times New Roman"/>
                <w:b/>
                <w:bCs/>
              </w:rPr>
            </w:pPr>
          </w:p>
          <w:p w:rsidR="002F0DCC" w:rsidRPr="00365D26" w:rsidRDefault="002F0DCC" w:rsidP="003B3DBD">
            <w:pPr>
              <w:spacing w:before="120" w:after="120"/>
              <w:jc w:val="both"/>
              <w:rPr>
                <w:rFonts w:ascii="Times New Roman" w:hAnsi="Times New Roman"/>
              </w:rPr>
            </w:pPr>
            <w:r w:rsidRPr="00365D26">
              <w:rPr>
                <w:rFonts w:ascii="Times New Roman" w:hAnsi="Times New Roman"/>
                <w:b/>
                <w:bCs/>
              </w:rPr>
              <w:t>- Nghệ thuật đối lập tương phản</w:t>
            </w:r>
            <w:r w:rsidRPr="00365D26">
              <w:rPr>
                <w:rFonts w:ascii="Times New Roman" w:hAnsi="Times New Roman"/>
              </w:rPr>
              <w:t>.</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Hình ảnh tương phản đối lập.</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Trời giá rét, tuyết rơi – cô bé đầu trần chân đất.</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Ngoài đường lạnh buốt, tối đen – trong nhà đèn sáng rực.</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Em bé bụng đói – trong phố </w:t>
            </w:r>
            <w:r w:rsidRPr="00365D26">
              <w:rPr>
                <w:rFonts w:ascii="Times New Roman" w:hAnsi="Times New Roman"/>
              </w:rPr>
              <w:lastRenderedPageBreak/>
              <w:t>sực nức mùi ngỗng quay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Xó tối tăm – ngôi nhà xinh xắn có dây trường xuân bao quanh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Các h/a tương phản </w:t>
            </w:r>
            <w:r w:rsidRPr="00365D26">
              <w:rPr>
                <w:rFonts w:ascii="Times New Roman" w:hAnsi="Times New Roman"/>
                <w:b/>
                <w:bCs/>
              </w:rPr>
              <w:t>nhằm làm nổi bật tình cảnh hết sức tội nghiệp rét, đói, khổ của em bé bán diêm. Và không chỉ là nỗi khổ về vật chất mà còn cả sự mất mát về tinh thần.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after="120"/>
              <w:rPr>
                <w:rFonts w:ascii="Times New Roman" w:hAnsi="Times New Roman"/>
              </w:rPr>
            </w:pPr>
            <w:r w:rsidRPr="00365D26">
              <w:rPr>
                <w:rFonts w:ascii="Times New Roman" w:hAnsi="Times New Roman"/>
                <w:i/>
                <w:iCs/>
                <w:u w:val="single"/>
              </w:rPr>
              <w:t>2</w:t>
            </w:r>
            <w:r w:rsidRPr="00D4555C">
              <w:rPr>
                <w:rFonts w:ascii="Times New Roman" w:hAnsi="Times New Roman"/>
                <w:i/>
                <w:iCs/>
                <w:spacing w:val="-8"/>
                <w:u w:val="single"/>
              </w:rPr>
              <w:t>. Cô bé bán diêm với những thực tế và mộng tưởng</w:t>
            </w:r>
            <w:r w:rsidRPr="00D4555C">
              <w:rPr>
                <w:rFonts w:ascii="Times New Roman" w:hAnsi="Times New Roman"/>
                <w:spacing w:val="-8"/>
              </w:rPr>
              <w:t>.</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Cô bé đã quẹt diêm 5 lần, mỗi lần que diêm sáng là một lần em lại trông thấy một ảo ảnh kì diệu.</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Bốn lần đầu cô quẹt mỗi lần 1 que, lần thứ 5 cô quẹt hết các que diêm còn lại.</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Lần 1: Em tưởng chừng đang ngồi trước lò sưởi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Lần 2: Em thấy một bàn ăn đã dọn ... có cả một con ngỗng quay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Lần 3: Em thấy cây thông Nô- en.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Lần 4: Em thấy bà.</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Lần 5: Em thấy mình cùng bà bay lên.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Không khí sáng sủa ấm áp, thân mật.</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ước mong được sưởi ấm trong </w:t>
            </w:r>
            <w:r w:rsidRPr="00365D26">
              <w:rPr>
                <w:rFonts w:ascii="Times New Roman" w:hAnsi="Times New Roman"/>
              </w:rPr>
              <w:lastRenderedPageBreak/>
              <w:t>mái nhà quen thuộc.</w:t>
            </w:r>
          </w:p>
          <w:p w:rsidR="002F0DCC"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Vì em đang chịu rét trong băng tuyết.</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Cảnh sang trọng đầy đủ.</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Mong ước được ăn ngon.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Vì lúc này em đang đói.</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bần thần cả người .... chẳng có bàn ăn thịnh soạn nào mà chỉ có phố xá vắng ...</w:t>
            </w:r>
          </w:p>
          <w:p w:rsidR="002F0DCC" w:rsidRPr="00365D26" w:rsidRDefault="002F0DCC" w:rsidP="003B3DBD">
            <w:pPr>
              <w:spacing w:before="120" w:after="120"/>
              <w:jc w:val="both"/>
              <w:rPr>
                <w:rFonts w:ascii="Times New Roman" w:hAnsi="Times New Roman"/>
                <w:b/>
                <w:bCs/>
              </w:rPr>
            </w:pPr>
            <w:r w:rsidRPr="00365D26">
              <w:rPr>
                <w:rFonts w:ascii="Times New Roman" w:hAnsi="Times New Roman"/>
                <w:b/>
                <w:bCs/>
              </w:rPr>
              <w:t>- Cảnh mộng tưởng và thực tế đặt song song.</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Làm nổi bật mong ước hạnh phúc chính đáng của em bé bán diêm và số phận bất hạnh của em.</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thấy cây thông Nô- en...</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mong được vui đón Nô- en trong ngôi nhà của mình.</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thấy h/ả của bà xuất hiện; em được nói chuyện với bà.</w:t>
            </w:r>
          </w:p>
          <w:p w:rsidR="002F0DCC" w:rsidRPr="00365D26" w:rsidRDefault="002F0DCC" w:rsidP="003B3DBD">
            <w:pPr>
              <w:spacing w:after="120" w:line="276" w:lineRule="auto"/>
              <w:jc w:val="both"/>
              <w:rPr>
                <w:rFonts w:ascii="Times New Roman" w:hAnsi="Times New Roman"/>
              </w:rPr>
            </w:pPr>
            <w:r w:rsidRPr="00365D26">
              <w:rPr>
                <w:rFonts w:ascii="Times New Roman" w:hAnsi="Times New Roman"/>
              </w:rPr>
              <w:t>- Em luôn  mong ước có người che chở cho mình, bởi khi còn sống bà là người yêu thương em nhất.</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Mong ước chân thành, chính đáng, giản dị của bất cứ một em bé nào.</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quẹt tất cả các que diêm còn lại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H/ả bà hiện lên chưa bao giờ em thấy bà to lớn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b/>
                <w:bCs/>
              </w:rPr>
            </w:pPr>
            <w:r w:rsidRPr="00365D26">
              <w:rPr>
                <w:rFonts w:ascii="Times New Roman" w:hAnsi="Times New Roman"/>
              </w:rPr>
              <w:t xml:space="preserve">-  </w:t>
            </w:r>
            <w:r w:rsidRPr="00365D26">
              <w:rPr>
                <w:rFonts w:ascii="Times New Roman" w:hAnsi="Times New Roman"/>
                <w:b/>
                <w:bCs/>
              </w:rPr>
              <w:t>Em muốn níu giữ bà ở lại với em, em muốn đi theo bà.</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Cuộc sống trên thế giới chỉ là buồn đau, đói rét. Chỉ có cái chết mới giải thoát được bất hạnh của em bé.</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Các mộng tưởng diễn ra hợp lí.</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Mộng tưởng gắn với thực tế: Lò sưởi, bữa ăn, đêm Nô- en.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Mộng tưởng chỉ là mộng tưởng thuần tuý: ảo ảnh về người bà ......</w:t>
            </w:r>
          </w:p>
          <w:p w:rsidR="002F0DCC" w:rsidRPr="00365D26" w:rsidRDefault="002F0DCC" w:rsidP="003B3DBD">
            <w:pPr>
              <w:spacing w:before="120" w:after="120"/>
              <w:jc w:val="both"/>
              <w:rPr>
                <w:rFonts w:ascii="Times New Roman" w:hAnsi="Times New Roman"/>
                <w:b/>
                <w:bCs/>
              </w:rPr>
            </w:pPr>
            <w:r w:rsidRPr="00365D26">
              <w:rPr>
                <w:rFonts w:ascii="Times New Roman" w:hAnsi="Times New Roman"/>
              </w:rPr>
              <w:t xml:space="preserve">- Tất cả các ảo ảnh trên thực ra chỉ là </w:t>
            </w:r>
            <w:r w:rsidRPr="00365D26">
              <w:rPr>
                <w:rFonts w:ascii="Times New Roman" w:hAnsi="Times New Roman"/>
                <w:b/>
                <w:bCs/>
              </w:rPr>
              <w:t>những khao khát mơ ước của em bé bơ vơ thiếu một mái ấm gia đình, thiếu tình thương của con người.</w:t>
            </w:r>
          </w:p>
          <w:p w:rsidR="002F0DCC" w:rsidRPr="00365D26" w:rsidRDefault="002F0DCC" w:rsidP="003B3DBD">
            <w:pPr>
              <w:spacing w:before="120" w:after="120"/>
              <w:jc w:val="both"/>
              <w:rPr>
                <w:rFonts w:ascii="Times New Roman" w:hAnsi="Times New Roman"/>
                <w:bCs/>
                <w:i/>
                <w:iCs/>
                <w:u w:val="single"/>
              </w:rPr>
            </w:pPr>
            <w:r w:rsidRPr="00365D26">
              <w:rPr>
                <w:rFonts w:ascii="Times New Roman" w:hAnsi="Times New Roman"/>
                <w:bCs/>
                <w:i/>
                <w:iCs/>
                <w:u w:val="single"/>
              </w:rPr>
              <w:t>3. Cái chết của em bé bán diêm.</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Em chết vì giá rét ở một xó tường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Đôi má hồng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Nhà văn gửi gắm tình yêu thương sâu sắc của mình với những em bé bất hạnh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Mọi người bảo nhau: Chắc nó muốn sưởi cho ấm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Mọi người không hiểu em bé ... họ cố tình không hiểu em.</w:t>
            </w:r>
          </w:p>
          <w:p w:rsidR="002F0DCC" w:rsidRPr="00365D26" w:rsidRDefault="002F0DCC" w:rsidP="003B3DBD">
            <w:pPr>
              <w:spacing w:after="120" w:line="276" w:lineRule="auto"/>
              <w:jc w:val="both"/>
              <w:rPr>
                <w:rFonts w:ascii="Times New Roman" w:hAnsi="Times New Roman"/>
              </w:rPr>
            </w:pPr>
            <w:r w:rsidRPr="00365D26">
              <w:rPr>
                <w:rFonts w:ascii="Times New Roman" w:hAnsi="Times New Roman"/>
              </w:rPr>
              <w:lastRenderedPageBreak/>
              <w:t>- Cái chết của em bé thật thương tâm và cảm động em chết vì sự lạnh lùng của người đời.</w:t>
            </w:r>
          </w:p>
        </w:tc>
      </w:tr>
    </w:tbl>
    <w:p w:rsidR="002F0DCC" w:rsidRPr="00365D26" w:rsidRDefault="002F0DCC" w:rsidP="002F0DCC">
      <w:pPr>
        <w:tabs>
          <w:tab w:val="left" w:pos="60"/>
        </w:tabs>
        <w:jc w:val="both"/>
        <w:rPr>
          <w:rFonts w:ascii="Times New Roman" w:hAnsi="Times New Roman"/>
          <w:b/>
          <w:szCs w:val="28"/>
        </w:rPr>
      </w:pPr>
      <w:r w:rsidRPr="00365D26">
        <w:rPr>
          <w:rFonts w:ascii="Times New Roman" w:hAnsi="Times New Roman"/>
          <w:b/>
          <w:szCs w:val="28"/>
        </w:rPr>
        <w:lastRenderedPageBreak/>
        <w:t xml:space="preserve">HOẠT ĐỘNG 3: </w:t>
      </w:r>
      <w:r w:rsidRPr="00365D26">
        <w:rPr>
          <w:rFonts w:ascii="Times New Roman" w:hAnsi="Times New Roman"/>
          <w:szCs w:val="28"/>
        </w:rPr>
        <w:t>Hướng dẫn học sinh tổng kết</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w:t>
      </w:r>
      <w:r w:rsidRPr="00D4555C">
        <w:rPr>
          <w:rFonts w:ascii="Times New Roman" w:hAnsi="Times New Roman"/>
          <w:b/>
          <w:spacing w:val="-8"/>
          <w:szCs w:val="28"/>
        </w:rPr>
        <w:t xml:space="preserve">Mục tiêu: </w:t>
      </w:r>
      <w:r w:rsidRPr="00D4555C">
        <w:rPr>
          <w:rFonts w:ascii="Times New Roman" w:hAnsi="Times New Roman"/>
          <w:spacing w:val="-8"/>
          <w:szCs w:val="28"/>
        </w:rPr>
        <w:t>Học sinh nắm được những nét đặc sắc về nội dung và nghệ thuật của tác phẩm</w:t>
      </w:r>
      <w:r w:rsidRPr="00365D26">
        <w:rPr>
          <w:rFonts w:ascii="Times New Roman" w:hAnsi="Times New Roman"/>
          <w:szCs w:val="28"/>
        </w:rPr>
        <w:t>.</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10 ph</w:t>
      </w:r>
      <w:r>
        <w:rPr>
          <w:rFonts w:ascii="Times New Roman" w:hAnsi="Times New Roman"/>
          <w:szCs w:val="28"/>
        </w:rPr>
        <w:t>ú</w:t>
      </w:r>
      <w:r w:rsidRPr="00365D26">
        <w:rPr>
          <w:rFonts w:ascii="Times New Roman" w:hAnsi="Times New Roman"/>
          <w:szCs w:val="28"/>
        </w:rPr>
        <w:t>t</w:t>
      </w:r>
    </w:p>
    <w:tbl>
      <w:tblPr>
        <w:tblStyle w:val="TableGrid3"/>
        <w:tblW w:w="10368" w:type="dxa"/>
        <w:tblLook w:val="04A0" w:firstRow="1" w:lastRow="0" w:firstColumn="1" w:lastColumn="0" w:noHBand="0" w:noVBand="1"/>
      </w:tblPr>
      <w:tblGrid>
        <w:gridCol w:w="3192"/>
        <w:gridCol w:w="3192"/>
        <w:gridCol w:w="3984"/>
      </w:tblGrid>
      <w:tr w:rsidR="002F0DCC" w:rsidRPr="00365D26" w:rsidTr="003B3DBD">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984"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3192" w:type="dxa"/>
          </w:tcPr>
          <w:p w:rsidR="002F0DCC" w:rsidRPr="00365D26" w:rsidRDefault="002F0DCC" w:rsidP="003B3DBD">
            <w:pPr>
              <w:spacing w:before="120" w:after="120"/>
              <w:jc w:val="both"/>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GVKQ xã hội vô tình lạnh  lùng trước cái chết của đứa bé nghèo mồ côi chỉ có nhà văn mới có cái nhìn đầy nhân đạo như vậy. Cái chết của em bé thật thương tâm và cảm động em chết không chỉ vì giá rét mà em chế vì sự lành lùng của người đời.</w:t>
            </w:r>
          </w:p>
        </w:tc>
        <w:tc>
          <w:tcPr>
            <w:tcW w:w="3192" w:type="dxa"/>
          </w:tcPr>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r w:rsidRPr="00365D26">
              <w:rPr>
                <w:rFonts w:ascii="Times New Roman" w:hAnsi="Times New Roman"/>
              </w:rPr>
              <w:t>-Hs ghi ý chính</w:t>
            </w:r>
          </w:p>
        </w:tc>
        <w:tc>
          <w:tcPr>
            <w:tcW w:w="3984" w:type="dxa"/>
          </w:tcPr>
          <w:p w:rsidR="002F0DCC" w:rsidRPr="00365D26" w:rsidRDefault="002F0DCC" w:rsidP="003B3DBD">
            <w:pPr>
              <w:keepNext/>
              <w:keepLines/>
              <w:spacing w:before="200"/>
              <w:jc w:val="both"/>
              <w:outlineLvl w:val="5"/>
              <w:rPr>
                <w:rFonts w:ascii="Times New Roman" w:eastAsiaTheme="majorEastAsia" w:hAnsi="Times New Roman"/>
                <w:iCs/>
                <w:color w:val="000000" w:themeColor="text1"/>
              </w:rPr>
            </w:pPr>
            <w:r w:rsidRPr="00365D26">
              <w:rPr>
                <w:rFonts w:ascii="Times New Roman" w:eastAsiaTheme="majorEastAsia" w:hAnsi="Times New Roman"/>
                <w:iCs/>
                <w:color w:val="000000" w:themeColor="text1"/>
              </w:rPr>
              <w:t>III. Tổng kết</w:t>
            </w:r>
          </w:p>
          <w:p w:rsidR="002F0DCC" w:rsidRPr="00365D26" w:rsidRDefault="002F0DCC" w:rsidP="003B3DBD">
            <w:pPr>
              <w:spacing w:before="120" w:after="120"/>
              <w:jc w:val="both"/>
              <w:rPr>
                <w:rFonts w:ascii="Times New Roman" w:hAnsi="Times New Roman"/>
                <w:b/>
                <w:bCs/>
                <w:u w:val="single"/>
              </w:rPr>
            </w:pPr>
            <w:r w:rsidRPr="00365D26">
              <w:rPr>
                <w:rFonts w:ascii="Times New Roman" w:hAnsi="Times New Roman"/>
                <w:b/>
                <w:bCs/>
                <w:u w:val="single"/>
              </w:rPr>
              <w:t>1. Nghệ thuật</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Đan xen giữa các yếu tố thật và huyền ảo.</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Kết hợp tự sự và miêu tả biểu cảm.</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Kết cấu truyện theo lối tương phản đối lập.</w:t>
            </w:r>
          </w:p>
          <w:p w:rsidR="002F0DCC" w:rsidRPr="00365D26" w:rsidRDefault="002F0DCC" w:rsidP="003B3DBD">
            <w:pPr>
              <w:spacing w:after="120"/>
              <w:jc w:val="both"/>
              <w:rPr>
                <w:rFonts w:ascii="Times New Roman" w:hAnsi="Times New Roman"/>
                <w:szCs w:val="28"/>
              </w:rPr>
            </w:pPr>
            <w:r w:rsidRPr="00365D26">
              <w:rPr>
                <w:rFonts w:ascii="Times New Roman" w:hAnsi="Times New Roman"/>
                <w:szCs w:val="28"/>
              </w:rPr>
              <w:t>2. Nội dung.</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Xã hội và con người trong tác phẩm là sự lạnh lùng và thờ ơ vô cảm trước nỗi đau của người khác.</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Tấm lòng thương cảm của nhà văn.</w:t>
            </w:r>
          </w:p>
          <w:p w:rsidR="002F0DCC" w:rsidRPr="00365D26" w:rsidRDefault="002F0DCC" w:rsidP="003B3DBD">
            <w:pPr>
              <w:tabs>
                <w:tab w:val="left" w:pos="2838"/>
              </w:tabs>
              <w:rPr>
                <w:rFonts w:ascii="Times New Roman" w:hAnsi="Times New Roman"/>
              </w:rPr>
            </w:pPr>
            <w:r w:rsidRPr="00365D26">
              <w:rPr>
                <w:rFonts w:ascii="Times New Roman" w:hAnsi="Times New Roman"/>
              </w:rPr>
              <w:t>* Ghi nhớ: SGK – 68.</w:t>
            </w:r>
          </w:p>
        </w:tc>
      </w:tr>
    </w:tbl>
    <w:p w:rsidR="002F0DCC" w:rsidRPr="00D4555C" w:rsidRDefault="002F0DCC" w:rsidP="002F0DCC">
      <w:pPr>
        <w:tabs>
          <w:tab w:val="left" w:pos="2838"/>
        </w:tabs>
        <w:rPr>
          <w:rFonts w:ascii="Times New Roman" w:hAnsi="Times New Roman"/>
        </w:rPr>
      </w:pPr>
      <w:r>
        <w:rPr>
          <w:rFonts w:ascii="Times New Roman" w:hAnsi="Times New Roman"/>
        </w:rPr>
        <w:t>HOẠT ĐỘNG 4: CỦNG CỐ, VẬN DỤNG</w:t>
      </w:r>
    </w:p>
    <w:p w:rsidR="002F0DCC" w:rsidRPr="00365D26" w:rsidRDefault="002F0DCC" w:rsidP="002F0DCC">
      <w:pPr>
        <w:tabs>
          <w:tab w:val="left" w:pos="2838"/>
        </w:tabs>
        <w:rPr>
          <w:rFonts w:ascii="Times New Roman" w:hAnsi="Times New Roman"/>
        </w:rPr>
      </w:pPr>
      <w:r>
        <w:rPr>
          <w:rFonts w:ascii="Times New Roman" w:hAnsi="Times New Roman"/>
          <w:b/>
        </w:rPr>
        <w:t xml:space="preserve">      </w:t>
      </w:r>
      <w:r w:rsidRPr="00365D26">
        <w:rPr>
          <w:rFonts w:ascii="Times New Roman" w:hAnsi="Times New Roman"/>
          <w:b/>
        </w:rPr>
        <w:t xml:space="preserve">Củng cố bài học: </w:t>
      </w:r>
      <w:r w:rsidRPr="00365D26">
        <w:rPr>
          <w:rFonts w:ascii="Times New Roman" w:hAnsi="Times New Roman"/>
        </w:rPr>
        <w:t>Gv tổng kết lại kiến thức.</w:t>
      </w:r>
    </w:p>
    <w:p w:rsidR="002F0DCC" w:rsidRPr="00365D26" w:rsidRDefault="002F0DCC" w:rsidP="002F0DCC">
      <w:pPr>
        <w:tabs>
          <w:tab w:val="left" w:pos="2838"/>
        </w:tabs>
        <w:rPr>
          <w:rFonts w:ascii="Times New Roman" w:hAnsi="Times New Roman"/>
          <w:b/>
        </w:rPr>
      </w:pPr>
      <w:r>
        <w:rPr>
          <w:rFonts w:ascii="Times New Roman" w:hAnsi="Times New Roman"/>
          <w:b/>
        </w:rPr>
        <w:t xml:space="preserve">     </w:t>
      </w:r>
      <w:r w:rsidRPr="00365D26">
        <w:rPr>
          <w:rFonts w:ascii="Times New Roman" w:hAnsi="Times New Roman"/>
          <w:b/>
        </w:rPr>
        <w:t xml:space="preserve"> Hoạt động tiếp nối:</w:t>
      </w:r>
    </w:p>
    <w:p w:rsidR="002F0DCC" w:rsidRPr="00365D26" w:rsidRDefault="002F0DCC" w:rsidP="002F0DCC">
      <w:pPr>
        <w:rPr>
          <w:rFonts w:ascii="Times New Roman" w:hAnsi="Times New Roman"/>
        </w:rPr>
      </w:pPr>
      <w:r w:rsidRPr="00365D26">
        <w:rPr>
          <w:rFonts w:ascii="Times New Roman" w:hAnsi="Times New Roman"/>
        </w:rPr>
        <w:tab/>
        <w:t>- Đọc thêm các truyện của An- đéc - xen</w:t>
      </w:r>
    </w:p>
    <w:p w:rsidR="002F0DCC" w:rsidRPr="00365D26" w:rsidRDefault="002F0DCC" w:rsidP="002F0DCC">
      <w:pPr>
        <w:rPr>
          <w:rFonts w:ascii="Times New Roman" w:hAnsi="Times New Roman"/>
        </w:rPr>
      </w:pPr>
      <w:r w:rsidRPr="00365D26">
        <w:rPr>
          <w:rFonts w:ascii="Times New Roman" w:hAnsi="Times New Roman"/>
        </w:rPr>
        <w:tab/>
        <w:t>- Tóm tắt đoạn trích.</w:t>
      </w:r>
    </w:p>
    <w:p w:rsidR="002F0DCC" w:rsidRPr="00365D26" w:rsidRDefault="002F0DCC" w:rsidP="002F0DCC">
      <w:pPr>
        <w:rPr>
          <w:rFonts w:ascii="Times New Roman" w:hAnsi="Times New Roman"/>
        </w:rPr>
      </w:pPr>
      <w:r w:rsidRPr="00365D26">
        <w:rPr>
          <w:rFonts w:ascii="Times New Roman" w:hAnsi="Times New Roman"/>
        </w:rPr>
        <w:tab/>
        <w:t>? Phát biểu cảm nghĩ của em về truyện cô bé bán diêm nói chung và đoạn kết chuyện nói riêng ?</w:t>
      </w:r>
    </w:p>
    <w:p w:rsidR="002F0DCC" w:rsidRPr="00365D26" w:rsidRDefault="002F0DCC" w:rsidP="002F0DCC">
      <w:pPr>
        <w:rPr>
          <w:rFonts w:ascii="Times New Roman" w:hAnsi="Times New Roman"/>
        </w:rPr>
      </w:pPr>
      <w:r w:rsidRPr="00365D26">
        <w:rPr>
          <w:rFonts w:ascii="Times New Roman" w:hAnsi="Times New Roman"/>
        </w:rPr>
        <w:tab/>
        <w:t>Về nhà:</w:t>
      </w:r>
    </w:p>
    <w:p w:rsidR="002F0DCC" w:rsidRPr="00365D26" w:rsidRDefault="002F0DCC" w:rsidP="002F0DCC">
      <w:pPr>
        <w:rPr>
          <w:rFonts w:ascii="Times New Roman" w:hAnsi="Times New Roman"/>
        </w:rPr>
      </w:pPr>
      <w:r w:rsidRPr="00365D26">
        <w:rPr>
          <w:rFonts w:ascii="Times New Roman" w:hAnsi="Times New Roman"/>
        </w:rPr>
        <w:tab/>
        <w:t>- Làm các bài tập 1,2,3 ,4 SBT</w:t>
      </w:r>
    </w:p>
    <w:p w:rsidR="002F0DCC" w:rsidRPr="00365D26" w:rsidRDefault="002F0DCC" w:rsidP="002F0DCC">
      <w:pPr>
        <w:tabs>
          <w:tab w:val="left" w:pos="2838"/>
        </w:tabs>
        <w:rPr>
          <w:rFonts w:ascii="Times New Roman" w:hAnsi="Times New Roman"/>
        </w:rPr>
      </w:pPr>
    </w:p>
    <w:p w:rsidR="002F0DCC" w:rsidRDefault="002F0DCC" w:rsidP="00365D26">
      <w:pPr>
        <w:rPr>
          <w:rFonts w:ascii="Times New Roman" w:hAnsi="Times New Roman"/>
          <w:b/>
          <w:bCs/>
          <w:szCs w:val="28"/>
        </w:rPr>
      </w:pPr>
    </w:p>
    <w:p w:rsidR="002F0DCC" w:rsidRPr="00365D26" w:rsidRDefault="002F0DCC" w:rsidP="00365D26">
      <w:pPr>
        <w:rPr>
          <w:rFonts w:ascii="Times New Roman" w:hAnsi="Times New Roman"/>
          <w:b/>
          <w:bCs/>
          <w:szCs w:val="28"/>
        </w:rPr>
      </w:pPr>
    </w:p>
    <w:p w:rsidR="00DF5BFB" w:rsidRDefault="00DF5BFB" w:rsidP="00365D26">
      <w:pPr>
        <w:rPr>
          <w:rFonts w:ascii="Times New Roman" w:hAnsi="Times New Roman"/>
          <w:b/>
          <w:szCs w:val="28"/>
        </w:rPr>
      </w:pPr>
    </w:p>
    <w:p w:rsidR="00365D26" w:rsidRDefault="00365D26"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Default="0029457A" w:rsidP="00365D26">
      <w:pPr>
        <w:spacing w:line="480" w:lineRule="auto"/>
        <w:rPr>
          <w:rFonts w:ascii="Times New Roman" w:hAnsi="Times New Roman"/>
          <w:sz w:val="4"/>
        </w:rPr>
      </w:pPr>
    </w:p>
    <w:p w:rsidR="0029457A" w:rsidRPr="00365D26" w:rsidRDefault="0029457A" w:rsidP="00365D26">
      <w:pPr>
        <w:spacing w:line="480" w:lineRule="auto"/>
        <w:rPr>
          <w:rFonts w:ascii="Times New Roman" w:hAnsi="Times New Roman"/>
          <w:sz w:val="4"/>
        </w:rPr>
      </w:pPr>
    </w:p>
    <w:p w:rsidR="00365D26" w:rsidRPr="00365D26" w:rsidRDefault="002F0DCC" w:rsidP="00365D26">
      <w:pPr>
        <w:rPr>
          <w:rFonts w:ascii="Times New Roman" w:hAnsi="Times New Roman"/>
          <w:b/>
        </w:rPr>
      </w:pPr>
      <w:r>
        <w:rPr>
          <w:rFonts w:ascii="Times New Roman" w:hAnsi="Times New Roman"/>
          <w:b/>
        </w:rPr>
        <w:lastRenderedPageBreak/>
        <w:t>Tiết 19</w:t>
      </w:r>
      <w:r w:rsidR="00365D26" w:rsidRPr="00365D26">
        <w:rPr>
          <w:rFonts w:ascii="Times New Roman" w:hAnsi="Times New Roman"/>
          <w:b/>
        </w:rPr>
        <w:t xml:space="preserve">:            </w:t>
      </w:r>
    </w:p>
    <w:p w:rsidR="00365D26" w:rsidRPr="00365D26" w:rsidRDefault="00365D26" w:rsidP="00365D26">
      <w:pPr>
        <w:jc w:val="center"/>
        <w:rPr>
          <w:rFonts w:ascii="Times New Roman" w:hAnsi="Times New Roman"/>
          <w:b/>
          <w:bCs/>
          <w:i/>
          <w:sz w:val="52"/>
          <w:szCs w:val="52"/>
        </w:rPr>
      </w:pPr>
      <w:r w:rsidRPr="00365D26">
        <w:rPr>
          <w:rFonts w:ascii="Times New Roman" w:hAnsi="Times New Roman"/>
          <w:b/>
          <w:bCs/>
          <w:i/>
          <w:sz w:val="52"/>
          <w:szCs w:val="52"/>
        </w:rPr>
        <w:t>Tóm tắt văn bản tự sự</w:t>
      </w:r>
    </w:p>
    <w:p w:rsidR="00365D26" w:rsidRPr="00A92645" w:rsidRDefault="00365D26" w:rsidP="00365D26">
      <w:pPr>
        <w:jc w:val="center"/>
        <w:rPr>
          <w:rFonts w:ascii="Times New Roman" w:hAnsi="Times New Roman"/>
          <w:i/>
          <w:szCs w:val="28"/>
        </w:rPr>
      </w:pPr>
    </w:p>
    <w:p w:rsidR="00365D26" w:rsidRPr="00365D26" w:rsidRDefault="00365D26" w:rsidP="00365D26">
      <w:pPr>
        <w:rPr>
          <w:rFonts w:ascii="Times New Roman" w:hAnsi="Times New Roman"/>
          <w:b/>
          <w:szCs w:val="28"/>
        </w:rPr>
      </w:pPr>
      <w:r w:rsidRPr="00365D26">
        <w:rPr>
          <w:rFonts w:ascii="Times New Roman" w:hAnsi="Times New Roman"/>
          <w:b/>
          <w:szCs w:val="28"/>
        </w:rPr>
        <w:t>I.</w:t>
      </w:r>
      <w:r w:rsidR="00BA23CD">
        <w:rPr>
          <w:rFonts w:ascii="Times New Roman" w:hAnsi="Times New Roman"/>
          <w:b/>
          <w:szCs w:val="28"/>
        </w:rPr>
        <w:t xml:space="preserve"> </w:t>
      </w:r>
      <w:r w:rsidRPr="00365D26">
        <w:rPr>
          <w:rFonts w:ascii="Times New Roman" w:hAnsi="Times New Roman"/>
          <w:b/>
          <w:szCs w:val="28"/>
        </w:rPr>
        <w:t>Mục ti</w:t>
      </w:r>
      <w:r w:rsidR="00BA23CD">
        <w:rPr>
          <w:rFonts w:ascii="Times New Roman" w:hAnsi="Times New Roman"/>
          <w:b/>
          <w:szCs w:val="28"/>
        </w:rPr>
        <w:t>ê</w:t>
      </w:r>
      <w:r w:rsidRPr="00365D26">
        <w:rPr>
          <w:rFonts w:ascii="Times New Roman" w:hAnsi="Times New Roman"/>
          <w:b/>
          <w:szCs w:val="28"/>
        </w:rPr>
        <w:t>u bài học</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1. Về kiến thức: </w:t>
      </w:r>
    </w:p>
    <w:p w:rsidR="00365D26" w:rsidRPr="00365D26" w:rsidRDefault="00365D26" w:rsidP="00365D26">
      <w:pPr>
        <w:rPr>
          <w:rFonts w:ascii="Times New Roman" w:hAnsi="Times New Roman"/>
        </w:rPr>
      </w:pPr>
      <w:r w:rsidRPr="00365D26">
        <w:rPr>
          <w:rFonts w:ascii="Times New Roman" w:hAnsi="Times New Roman"/>
        </w:rPr>
        <w:t xml:space="preserve">      Hiểu được thế nào là tóm tắt văn bản tự sự và nắm được các thao tác tóm tắt văn bản tự sự.</w:t>
      </w:r>
    </w:p>
    <w:p w:rsidR="00365D26" w:rsidRPr="00365D26" w:rsidRDefault="00365D26" w:rsidP="00365D26">
      <w:pPr>
        <w:rPr>
          <w:rFonts w:ascii="Times New Roman" w:hAnsi="Times New Roman"/>
          <w:b/>
          <w:szCs w:val="28"/>
        </w:rPr>
      </w:pPr>
      <w:r w:rsidRPr="00365D26">
        <w:rPr>
          <w:rFonts w:ascii="Times New Roman" w:hAnsi="Times New Roman"/>
        </w:rPr>
        <w:t xml:space="preserve">  </w:t>
      </w:r>
      <w:r w:rsidRPr="00365D26">
        <w:rPr>
          <w:rFonts w:ascii="Times New Roman" w:hAnsi="Times New Roman"/>
          <w:b/>
          <w:szCs w:val="28"/>
        </w:rPr>
        <w:t>2. Về kỹ năng:</w:t>
      </w:r>
    </w:p>
    <w:p w:rsidR="00365D26" w:rsidRPr="00365D26" w:rsidRDefault="00365D26" w:rsidP="00365D26">
      <w:pPr>
        <w:rPr>
          <w:rFonts w:ascii="Times New Roman" w:hAnsi="Times New Roman"/>
        </w:rPr>
      </w:pPr>
      <w:r w:rsidRPr="00365D26">
        <w:rPr>
          <w:rFonts w:ascii="Times New Roman" w:hAnsi="Times New Roman"/>
        </w:rPr>
        <w:t xml:space="preserve">      Biết rèn luyện kỹ năng tóm tắt văn bản tự sự.</w:t>
      </w:r>
    </w:p>
    <w:p w:rsidR="00365D26" w:rsidRPr="00365D26" w:rsidRDefault="00365D26" w:rsidP="00365D26">
      <w:pPr>
        <w:rPr>
          <w:rFonts w:ascii="Times New Roman" w:hAnsi="Times New Roman"/>
          <w:b/>
          <w:szCs w:val="28"/>
        </w:rPr>
      </w:pPr>
      <w:r w:rsidRPr="00365D26">
        <w:rPr>
          <w:rFonts w:ascii="Times New Roman" w:hAnsi="Times New Roman"/>
        </w:rPr>
        <w:t xml:space="preserve">  </w:t>
      </w:r>
      <w:r w:rsidRPr="00365D26">
        <w:rPr>
          <w:rFonts w:ascii="Times New Roman" w:hAnsi="Times New Roman"/>
          <w:b/>
          <w:szCs w:val="28"/>
        </w:rPr>
        <w:t xml:space="preserve">3. Về thái độ: </w:t>
      </w:r>
    </w:p>
    <w:p w:rsidR="00365D26" w:rsidRPr="00365D26" w:rsidRDefault="00365D26" w:rsidP="00365D26">
      <w:pPr>
        <w:rPr>
          <w:rFonts w:ascii="Times New Roman" w:hAnsi="Times New Roman"/>
        </w:rPr>
      </w:pPr>
      <w:r w:rsidRPr="00365D26">
        <w:rPr>
          <w:rFonts w:ascii="Times New Roman" w:hAnsi="Times New Roman"/>
        </w:rPr>
        <w:t xml:space="preserve">     Cần có thái độ và ý thức trong việc tóm tắt văn bản tự sự.</w:t>
      </w:r>
    </w:p>
    <w:p w:rsidR="00365D26" w:rsidRPr="00365D26" w:rsidRDefault="00365D26" w:rsidP="00365D26">
      <w:pPr>
        <w:rPr>
          <w:rFonts w:ascii="Times New Roman" w:hAnsi="Times New Roman"/>
          <w:b/>
        </w:rPr>
      </w:pPr>
      <w:r w:rsidRPr="00365D26">
        <w:rPr>
          <w:rFonts w:ascii="Times New Roman" w:hAnsi="Times New Roman"/>
          <w:b/>
        </w:rPr>
        <w:t>II.</w:t>
      </w:r>
      <w:r w:rsidR="00BA23CD">
        <w:rPr>
          <w:rFonts w:ascii="Times New Roman" w:hAnsi="Times New Roman"/>
          <w:b/>
        </w:rPr>
        <w:t xml:space="preserve"> </w:t>
      </w:r>
      <w:r w:rsidRPr="00365D26">
        <w:rPr>
          <w:rFonts w:ascii="Times New Roman" w:hAnsi="Times New Roman"/>
          <w:b/>
        </w:rPr>
        <w:t xml:space="preserve">Chuẩn bị </w:t>
      </w:r>
      <w:r w:rsidR="00BA23CD">
        <w:rPr>
          <w:rFonts w:ascii="Times New Roman" w:hAnsi="Times New Roman"/>
          <w:b/>
        </w:rPr>
        <w:t>:</w:t>
      </w:r>
    </w:p>
    <w:p w:rsidR="00365D26" w:rsidRPr="00365D26" w:rsidRDefault="00365D26" w:rsidP="00365D26">
      <w:pPr>
        <w:rPr>
          <w:rFonts w:ascii="Times New Roman" w:hAnsi="Times New Roman"/>
          <w:bCs/>
        </w:rPr>
      </w:pPr>
      <w:r w:rsidRPr="00365D26">
        <w:rPr>
          <w:rFonts w:ascii="Times New Roman" w:hAnsi="Times New Roman"/>
          <w:b/>
          <w:bCs/>
        </w:rPr>
        <w:t xml:space="preserve">   1. Giáo viên</w:t>
      </w:r>
      <w:r w:rsidRPr="00365D26">
        <w:rPr>
          <w:rFonts w:ascii="Times New Roman" w:hAnsi="Times New Roman"/>
          <w:b/>
        </w:rPr>
        <w:t>:</w:t>
      </w:r>
      <w:r w:rsidRPr="00365D26">
        <w:rPr>
          <w:rFonts w:ascii="Times New Roman" w:hAnsi="Times New Roman"/>
        </w:rPr>
        <w:t xml:space="preserve"> Soạn bài, tài liệu.</w:t>
      </w:r>
    </w:p>
    <w:p w:rsidR="00365D26" w:rsidRPr="00365D26" w:rsidRDefault="00365D26" w:rsidP="00365D26">
      <w:pPr>
        <w:rPr>
          <w:rFonts w:ascii="Times New Roman" w:hAnsi="Times New Roman"/>
        </w:rPr>
      </w:pPr>
      <w:r w:rsidRPr="00365D26">
        <w:rPr>
          <w:rFonts w:ascii="Times New Roman" w:hAnsi="Times New Roman"/>
          <w:bCs/>
        </w:rPr>
        <w:t xml:space="preserve">   </w:t>
      </w:r>
      <w:r w:rsidRPr="00365D26">
        <w:rPr>
          <w:rFonts w:ascii="Times New Roman" w:hAnsi="Times New Roman"/>
          <w:b/>
          <w:bCs/>
        </w:rPr>
        <w:t>2. Học sinh:</w:t>
      </w:r>
      <w:r w:rsidRPr="00365D26">
        <w:rPr>
          <w:rFonts w:ascii="Times New Roman" w:hAnsi="Times New Roman"/>
        </w:rPr>
        <w:t xml:space="preserve"> Học và ôn lại kiến thức văn tự sự ở lớp dưới</w:t>
      </w:r>
    </w:p>
    <w:p w:rsidR="00365D26" w:rsidRPr="00365D26" w:rsidRDefault="00365D26" w:rsidP="00365D26">
      <w:pPr>
        <w:jc w:val="both"/>
        <w:rPr>
          <w:rFonts w:ascii="Times New Roman" w:hAnsi="Times New Roman"/>
          <w:b/>
          <w:szCs w:val="28"/>
        </w:rPr>
      </w:pPr>
      <w:r w:rsidRPr="00365D26">
        <w:rPr>
          <w:rFonts w:ascii="Times New Roman" w:hAnsi="Times New Roman"/>
          <w:b/>
          <w:szCs w:val="28"/>
        </w:rPr>
        <w:t>III. Ph</w:t>
      </w:r>
      <w:r w:rsidRPr="00365D26">
        <w:rPr>
          <w:rFonts w:ascii="Times New Roman" w:hAnsi="Times New Roman"/>
          <w:b/>
          <w:szCs w:val="28"/>
          <w:lang w:val="vi-VN"/>
        </w:rPr>
        <w:t>ương pháp dạy học</w:t>
      </w:r>
      <w:r w:rsidRPr="00365D26">
        <w:rPr>
          <w:rFonts w:ascii="Times New Roman" w:hAnsi="Times New Roman"/>
          <w:b/>
          <w:szCs w:val="28"/>
        </w:rPr>
        <w:t>:</w:t>
      </w:r>
      <w:r w:rsidRPr="00365D26">
        <w:rPr>
          <w:rFonts w:ascii="Times New Roman" w:hAnsi="Times New Roman"/>
          <w:szCs w:val="28"/>
        </w:rPr>
        <w:t xml:space="preserve"> Vấn đáp, thảo luận, thuyết trỡnh</w:t>
      </w:r>
    </w:p>
    <w:p w:rsidR="00365D26" w:rsidRPr="00365D26" w:rsidRDefault="00365D26" w:rsidP="00365D26">
      <w:pPr>
        <w:rPr>
          <w:rFonts w:ascii="Times New Roman" w:hAnsi="Times New Roman"/>
          <w:b/>
          <w:szCs w:val="28"/>
        </w:rPr>
      </w:pPr>
      <w:r w:rsidRPr="00365D26">
        <w:rPr>
          <w:rFonts w:ascii="Times New Roman" w:hAnsi="Times New Roman"/>
          <w:b/>
          <w:szCs w:val="28"/>
        </w:rPr>
        <w:t>IV. Tiến tr</w:t>
      </w:r>
      <w:r w:rsidR="00BA23CD">
        <w:rPr>
          <w:rFonts w:ascii="Times New Roman" w:hAnsi="Times New Roman"/>
          <w:b/>
          <w:szCs w:val="28"/>
        </w:rPr>
        <w:t>ì</w:t>
      </w:r>
      <w:r w:rsidRPr="00365D26">
        <w:rPr>
          <w:rFonts w:ascii="Times New Roman" w:hAnsi="Times New Roman"/>
          <w:b/>
          <w:szCs w:val="28"/>
        </w:rPr>
        <w:t>nh dạy -học:</w:t>
      </w:r>
    </w:p>
    <w:p w:rsidR="00365D26" w:rsidRPr="00365D26" w:rsidRDefault="00BA23CD" w:rsidP="00BA23CD">
      <w:pPr>
        <w:tabs>
          <w:tab w:val="left" w:pos="2838"/>
        </w:tabs>
        <w:rPr>
          <w:rFonts w:ascii="Times New Roman" w:hAnsi="Times New Roman"/>
        </w:rPr>
      </w:pPr>
      <w:r>
        <w:rPr>
          <w:rFonts w:ascii="Times New Roman" w:hAnsi="Times New Roman"/>
        </w:rPr>
        <w:t>HOẠT ĐỘNG 1: KHỞI ĐỘNG</w:t>
      </w:r>
    </w:p>
    <w:p w:rsidR="00365D26" w:rsidRPr="00BA23CD" w:rsidRDefault="00365D26" w:rsidP="00365D26">
      <w:pPr>
        <w:rPr>
          <w:rFonts w:ascii="Times New Roman" w:hAnsi="Times New Roman"/>
          <w:b/>
          <w:bCs/>
          <w:spacing w:val="-6"/>
          <w:u w:val="single"/>
        </w:rPr>
      </w:pPr>
      <w:r w:rsidRPr="00365D26">
        <w:rPr>
          <w:rFonts w:ascii="Times New Roman" w:hAnsi="Times New Roman"/>
        </w:rPr>
        <w:t xml:space="preserve">    </w:t>
      </w:r>
      <w:r w:rsidR="00BA23CD">
        <w:rPr>
          <w:rFonts w:ascii="Times New Roman" w:hAnsi="Times New Roman"/>
        </w:rPr>
        <w:tab/>
      </w:r>
      <w:r w:rsidRPr="00365D26">
        <w:rPr>
          <w:rFonts w:ascii="Times New Roman" w:hAnsi="Times New Roman"/>
        </w:rPr>
        <w:t xml:space="preserve"> </w:t>
      </w:r>
      <w:r w:rsidR="00BA23CD">
        <w:rPr>
          <w:rFonts w:ascii="Times New Roman" w:hAnsi="Times New Roman"/>
          <w:spacing w:val="-6"/>
        </w:rPr>
        <w:t>T</w:t>
      </w:r>
      <w:r w:rsidRPr="00BA23CD">
        <w:rPr>
          <w:rFonts w:ascii="Times New Roman" w:hAnsi="Times New Roman"/>
          <w:spacing w:val="-6"/>
        </w:rPr>
        <w:t>hế nào là liên kết đoạn văn trong vb, Nêu các cách liên kết đoạn văn trong văn bản.</w:t>
      </w:r>
    </w:p>
    <w:p w:rsidR="00365D26" w:rsidRPr="00365D26" w:rsidRDefault="00365D26" w:rsidP="00BA23CD">
      <w:pPr>
        <w:ind w:firstLine="720"/>
        <w:rPr>
          <w:rFonts w:ascii="Times New Roman" w:hAnsi="Times New Roman"/>
          <w:b/>
          <w:lang w:val="vi-VN"/>
        </w:rPr>
      </w:pPr>
      <w:r w:rsidRPr="00365D26">
        <w:rPr>
          <w:rFonts w:ascii="Times New Roman" w:hAnsi="Times New Roman"/>
          <w:b/>
        </w:rPr>
        <w:t>Gi</w:t>
      </w:r>
      <w:r w:rsidRPr="00365D26">
        <w:rPr>
          <w:rFonts w:ascii="Times New Roman" w:hAnsi="Times New Roman"/>
          <w:b/>
          <w:lang w:val="vi-VN"/>
        </w:rPr>
        <w:t>ới thiệu và dạy học bài mới</w:t>
      </w:r>
    </w:p>
    <w:p w:rsidR="00365D26" w:rsidRPr="00365D26" w:rsidRDefault="00365D26" w:rsidP="00365D26">
      <w:pPr>
        <w:rPr>
          <w:rFonts w:ascii="Times New Roman" w:hAnsi="Times New Roman"/>
        </w:rPr>
      </w:pPr>
      <w:r w:rsidRPr="00365D26">
        <w:rPr>
          <w:rFonts w:ascii="Times New Roman" w:hAnsi="Times New Roman"/>
        </w:rPr>
        <w:t xml:space="preserve">          *Giới thiệu bài </w:t>
      </w:r>
    </w:p>
    <w:p w:rsidR="00365D26" w:rsidRPr="00365D26" w:rsidRDefault="00365D26" w:rsidP="00365D26">
      <w:pPr>
        <w:rPr>
          <w:rFonts w:ascii="Times New Roman" w:hAnsi="Times New Roman"/>
        </w:rPr>
      </w:pPr>
      <w:r w:rsidRPr="00365D26">
        <w:rPr>
          <w:rFonts w:ascii="Times New Roman" w:hAnsi="Times New Roman"/>
        </w:rPr>
        <w:tab/>
        <w:t>? Hãy cho biết những yếu tố quan trọng nhất trong tác phẩm tự sự</w:t>
      </w:r>
    </w:p>
    <w:p w:rsidR="00365D26" w:rsidRPr="00365D26" w:rsidRDefault="00365D26" w:rsidP="00365D26">
      <w:pPr>
        <w:rPr>
          <w:rFonts w:ascii="Times New Roman" w:hAnsi="Times New Roman"/>
        </w:rPr>
      </w:pPr>
      <w:r w:rsidRPr="00365D26">
        <w:rPr>
          <w:rFonts w:ascii="Times New Roman" w:hAnsi="Times New Roman"/>
        </w:rPr>
        <w:t>( sự việc,  nhân vật chính )</w:t>
      </w:r>
    </w:p>
    <w:p w:rsidR="00365D26" w:rsidRPr="00365D26" w:rsidRDefault="00365D26" w:rsidP="00365D26">
      <w:pPr>
        <w:rPr>
          <w:rFonts w:ascii="Times New Roman" w:hAnsi="Times New Roman"/>
        </w:rPr>
      </w:pPr>
      <w:r w:rsidRPr="00365D26">
        <w:rPr>
          <w:rFonts w:ascii="Times New Roman" w:hAnsi="Times New Roman"/>
        </w:rPr>
        <w:tab/>
        <w:t>Khi tóm tắt tác phẩm tự sự và qui trình tóm tắt ra sao bài hôm nay cô cùng các em đi tìm hiểu ....</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w:t>
      </w:r>
      <w:r w:rsidR="00BA23CD">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BA23CD">
        <w:rPr>
          <w:rFonts w:ascii="Times New Roman" w:hAnsi="Times New Roman"/>
          <w:szCs w:val="28"/>
        </w:rPr>
        <w:t>ì</w:t>
      </w:r>
      <w:r w:rsidRPr="00365D26">
        <w:rPr>
          <w:rFonts w:ascii="Times New Roman" w:hAnsi="Times New Roman"/>
          <w:szCs w:val="28"/>
        </w:rPr>
        <w:t>m hiểu thế nào là tóm tắt văn bản tự sự.</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Mục ti</w:t>
      </w:r>
      <w:r w:rsidR="00BA23CD">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được thế nào là tóm tắt các văn bản tự sự.</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thảo luận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 nh</w:t>
      </w:r>
      <w:r w:rsidR="00BA23CD">
        <w:rPr>
          <w:rFonts w:ascii="Times New Roman" w:hAnsi="Times New Roman"/>
          <w:szCs w:val="28"/>
        </w:rPr>
        <w:t>ó</w:t>
      </w:r>
      <w:r w:rsidRPr="00365D26">
        <w:rPr>
          <w:rFonts w:ascii="Times New Roman" w:hAnsi="Times New Roman"/>
          <w:szCs w:val="28"/>
        </w:rPr>
        <w:t>m nhỏ</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sidR="00BA23CD">
        <w:rPr>
          <w:rFonts w:ascii="Times New Roman" w:hAnsi="Times New Roman"/>
          <w:szCs w:val="28"/>
        </w:rPr>
        <w:t>ú</w:t>
      </w:r>
      <w:r w:rsidRPr="00365D26">
        <w:rPr>
          <w:rFonts w:ascii="Times New Roman" w:hAnsi="Times New Roman"/>
          <w:szCs w:val="28"/>
        </w:rPr>
        <w:t>t</w:t>
      </w:r>
    </w:p>
    <w:tbl>
      <w:tblPr>
        <w:tblStyle w:val="TableGrid3"/>
        <w:tblW w:w="9828" w:type="dxa"/>
        <w:tblLook w:val="04A0" w:firstRow="1" w:lastRow="0" w:firstColumn="1" w:lastColumn="0" w:noHBand="0" w:noVBand="1"/>
      </w:tblPr>
      <w:tblGrid>
        <w:gridCol w:w="3192"/>
        <w:gridCol w:w="3192"/>
        <w:gridCol w:w="3444"/>
      </w:tblGrid>
      <w:tr w:rsidR="00365D26" w:rsidRPr="00365D26" w:rsidTr="00BA23CD">
        <w:tc>
          <w:tcPr>
            <w:tcW w:w="3192" w:type="dxa"/>
          </w:tcPr>
          <w:p w:rsidR="00365D26" w:rsidRPr="00365D26" w:rsidRDefault="00365D26" w:rsidP="00BA23C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BA23CD">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44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BA23CD">
        <w:tc>
          <w:tcPr>
            <w:tcW w:w="3192" w:type="dxa"/>
          </w:tcPr>
          <w:p w:rsidR="00365D26" w:rsidRPr="00365D26" w:rsidRDefault="00365D26" w:rsidP="00365D26">
            <w:pPr>
              <w:spacing w:before="120" w:after="120"/>
              <w:rPr>
                <w:rFonts w:ascii="Times New Roman" w:hAnsi="Times New Roman"/>
                <w:i/>
              </w:rPr>
            </w:pPr>
            <w:r w:rsidRPr="00365D26">
              <w:rPr>
                <w:rFonts w:ascii="Times New Roman" w:hAnsi="Times New Roman"/>
                <w:i/>
              </w:rPr>
              <w:t xml:space="preserve">? Trong cuộc sống, có những văn bản tự sự ta muốn ghi lại nọi dung nhưng không thể ghi hết chi tiết cụ thể được, lúc ấy ta phảI làm gì? </w:t>
            </w:r>
          </w:p>
          <w:p w:rsidR="00365D26" w:rsidRPr="00365D26" w:rsidRDefault="00365D26" w:rsidP="00365D26">
            <w:pPr>
              <w:spacing w:before="120" w:after="120"/>
              <w:rPr>
                <w:rFonts w:ascii="Times New Roman" w:hAnsi="Times New Roman"/>
                <w:i/>
              </w:rPr>
            </w:pPr>
            <w:r w:rsidRPr="00365D26">
              <w:rPr>
                <w:rFonts w:ascii="Times New Roman" w:hAnsi="Times New Roman"/>
                <w:i/>
              </w:rPr>
              <w:t xml:space="preserve">? Suy nghĩ lựa chọn câu trả lời đúng nhất cho các câu sau?? </w:t>
            </w:r>
          </w:p>
          <w:p w:rsidR="00365D26" w:rsidRPr="00365D26" w:rsidRDefault="00365D26" w:rsidP="00365D26">
            <w:pPr>
              <w:spacing w:before="120" w:after="120"/>
              <w:rPr>
                <w:rFonts w:ascii="Times New Roman" w:hAnsi="Times New Roman"/>
                <w:i/>
              </w:rPr>
            </w:pPr>
            <w:r w:rsidRPr="00365D26">
              <w:rPr>
                <w:rFonts w:ascii="Times New Roman" w:hAnsi="Times New Roman"/>
                <w:i/>
              </w:rPr>
              <w:t>?Theo em thế nào là tóm tắt văn bản tự sự</w:t>
            </w:r>
          </w:p>
          <w:p w:rsidR="00365D26" w:rsidRPr="00365D26" w:rsidRDefault="00365D26" w:rsidP="00365D26">
            <w:pPr>
              <w:spacing w:before="120" w:after="120"/>
              <w:rPr>
                <w:rFonts w:ascii="Times New Roman" w:hAnsi="Times New Roman"/>
                <w:i/>
              </w:rPr>
            </w:pPr>
            <w:r w:rsidRPr="00365D26">
              <w:rPr>
                <w:rFonts w:ascii="Times New Roman" w:hAnsi="Times New Roman"/>
              </w:rPr>
              <w:t>Bảng phụ</w:t>
            </w:r>
          </w:p>
          <w:p w:rsidR="00365D26" w:rsidRPr="00365D26" w:rsidRDefault="00365D26" w:rsidP="00365D26">
            <w:pPr>
              <w:spacing w:before="120" w:after="120"/>
              <w:rPr>
                <w:rFonts w:ascii="Times New Roman" w:hAnsi="Times New Roman"/>
              </w:rPr>
            </w:pPr>
            <w:r w:rsidRPr="00365D26">
              <w:rPr>
                <w:rFonts w:ascii="Times New Roman" w:hAnsi="Times New Roman"/>
              </w:rPr>
              <w:t>Đọc ghi nhớ ý 1</w:t>
            </w: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r w:rsidRPr="00365D26">
              <w:rPr>
                <w:rFonts w:ascii="Times New Roman" w:hAnsi="Times New Roman"/>
              </w:rPr>
              <w:t>- HS độc lập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Thảo luận nhóm </w:t>
            </w:r>
          </w:p>
          <w:p w:rsidR="00365D26" w:rsidRPr="00365D26" w:rsidRDefault="00365D26" w:rsidP="00365D26">
            <w:pPr>
              <w:spacing w:before="120" w:after="120"/>
              <w:rPr>
                <w:rFonts w:ascii="Times New Roman" w:hAnsi="Times New Roman"/>
              </w:rPr>
            </w:pPr>
            <w:r w:rsidRPr="00365D26">
              <w:rPr>
                <w:rFonts w:ascii="Times New Roman" w:hAnsi="Times New Roman"/>
              </w:rPr>
              <w:t>Trình bày kết quả</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2C4EB8">
            <w:pPr>
              <w:spacing w:before="120" w:after="120"/>
              <w:rPr>
                <w:rFonts w:ascii="Times New Roman" w:hAnsi="Times New Roman"/>
              </w:rPr>
            </w:pPr>
            <w:r w:rsidRPr="00365D26">
              <w:rPr>
                <w:rFonts w:ascii="Times New Roman" w:hAnsi="Times New Roman"/>
              </w:rPr>
              <w:t>-Hs đọc</w:t>
            </w:r>
          </w:p>
        </w:tc>
        <w:tc>
          <w:tcPr>
            <w:tcW w:w="3444" w:type="dxa"/>
          </w:tcPr>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I. Thế nào là tóm tắt văn bản tự sự</w:t>
            </w:r>
          </w:p>
          <w:p w:rsidR="00365D26" w:rsidRPr="00365D26" w:rsidRDefault="00365D26" w:rsidP="00365D26">
            <w:pPr>
              <w:spacing w:before="120" w:after="120"/>
              <w:jc w:val="both"/>
              <w:rPr>
                <w:rFonts w:ascii="Times New Roman" w:hAnsi="Times New Roman"/>
                <w:b/>
                <w:bCs/>
              </w:rPr>
            </w:pPr>
            <w:r w:rsidRPr="00365D26">
              <w:rPr>
                <w:rFonts w:ascii="Times New Roman" w:hAnsi="Times New Roman"/>
                <w:b/>
                <w:bCs/>
              </w:rPr>
              <w:t>1. Ngữ liệu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Khi muốn ghi lại nội dung chính của văn bản tự sự, ta cần tóm tắt văn bản đó.</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Phương án đúng: b</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2. Nhận xét: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Tóm tắt VBTS là dùng lời văn của mình để trình bày ngắn gọn nội dung của văn bản đó.</w:t>
            </w:r>
          </w:p>
          <w:p w:rsidR="00365D26" w:rsidRPr="00365D26" w:rsidRDefault="00365D26" w:rsidP="002C4EB8">
            <w:pPr>
              <w:spacing w:before="120" w:after="120"/>
              <w:rPr>
                <w:rFonts w:ascii="Times New Roman" w:hAnsi="Times New Roman"/>
              </w:rPr>
            </w:pPr>
            <w:r w:rsidRPr="00365D26">
              <w:rPr>
                <w:rFonts w:ascii="Times New Roman" w:hAnsi="Times New Roman"/>
              </w:rPr>
              <w:t>* Ghi nhớ ý 1</w:t>
            </w:r>
          </w:p>
        </w:tc>
      </w:tr>
    </w:tbl>
    <w:p w:rsidR="00365D26" w:rsidRPr="00365D26" w:rsidRDefault="00365D26" w:rsidP="00365D26">
      <w:pPr>
        <w:tabs>
          <w:tab w:val="left" w:pos="60"/>
        </w:tabs>
        <w:jc w:val="both"/>
        <w:rPr>
          <w:rFonts w:ascii="Times New Roman" w:hAnsi="Times New Roman"/>
          <w:b/>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2: </w:t>
      </w:r>
      <w:r w:rsidRPr="00365D26">
        <w:rPr>
          <w:rFonts w:ascii="Times New Roman" w:hAnsi="Times New Roman"/>
          <w:szCs w:val="28"/>
        </w:rPr>
        <w:t>Hướng dẫn học sinh cách tóm tắt văn bản tự sự.</w:t>
      </w:r>
    </w:p>
    <w:p w:rsidR="00365D26" w:rsidRPr="00365D26" w:rsidRDefault="002C4EB8" w:rsidP="00365D26">
      <w:pPr>
        <w:rPr>
          <w:rFonts w:ascii="Times New Roman" w:hAnsi="Times New Roman"/>
        </w:rPr>
      </w:pPr>
      <w:r>
        <w:rPr>
          <w:rFonts w:ascii="Times New Roman" w:hAnsi="Times New Roman"/>
          <w:b/>
          <w:szCs w:val="28"/>
        </w:rPr>
        <w:t>+ Mục tiê</w:t>
      </w:r>
      <w:r w:rsidR="00365D26" w:rsidRPr="00365D26">
        <w:rPr>
          <w:rFonts w:ascii="Times New Roman" w:hAnsi="Times New Roman"/>
          <w:b/>
          <w:szCs w:val="28"/>
        </w:rPr>
        <w:t xml:space="preserve">u: </w:t>
      </w:r>
      <w:r w:rsidR="00365D26" w:rsidRPr="00365D26">
        <w:rPr>
          <w:rFonts w:ascii="Times New Roman" w:hAnsi="Times New Roman"/>
        </w:rPr>
        <w:t>nắm được các thao tác tóm tắt văn bản tự sự.</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2C4EB8" w:rsidP="00365D26">
      <w:pPr>
        <w:tabs>
          <w:tab w:val="left" w:pos="60"/>
        </w:tabs>
        <w:jc w:val="both"/>
        <w:rPr>
          <w:rFonts w:ascii="Times New Roman" w:hAnsi="Times New Roman"/>
          <w:szCs w:val="28"/>
        </w:rPr>
      </w:pPr>
      <w:r>
        <w:rPr>
          <w:rFonts w:ascii="Times New Roman" w:hAnsi="Times New Roman"/>
          <w:b/>
          <w:szCs w:val="28"/>
        </w:rPr>
        <w:t>+ Hì</w:t>
      </w:r>
      <w:r w:rsidR="00365D26" w:rsidRPr="00365D26">
        <w:rPr>
          <w:rFonts w:ascii="Times New Roman" w:hAnsi="Times New Roman"/>
          <w:b/>
          <w:szCs w:val="28"/>
        </w:rPr>
        <w:t xml:space="preserve">nh thức tổ chức dạy học: </w:t>
      </w:r>
      <w:r w:rsidR="00365D26" w:rsidRPr="00365D26">
        <w:rPr>
          <w:rFonts w:ascii="Times New Roman" w:hAnsi="Times New Roman"/>
          <w:szCs w:val="28"/>
        </w:rPr>
        <w:t>Toàn lớp</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sidR="00BA23CD">
        <w:rPr>
          <w:rFonts w:ascii="Times New Roman" w:hAnsi="Times New Roman"/>
          <w:szCs w:val="28"/>
        </w:rPr>
        <w:t>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92"/>
        <w:gridCol w:w="3192"/>
        <w:gridCol w:w="3804"/>
      </w:tblGrid>
      <w:tr w:rsidR="00365D26" w:rsidRPr="00365D26" w:rsidTr="002C4EB8">
        <w:tc>
          <w:tcPr>
            <w:tcW w:w="3192" w:type="dxa"/>
          </w:tcPr>
          <w:p w:rsidR="00365D26" w:rsidRPr="00365D26" w:rsidRDefault="00365D26" w:rsidP="00BA23C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BA23CD">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2C4EB8">
        <w:tc>
          <w:tcPr>
            <w:tcW w:w="3192" w:type="dxa"/>
          </w:tcPr>
          <w:p w:rsidR="00365D26" w:rsidRPr="00365D26" w:rsidRDefault="00365D26" w:rsidP="00365D26">
            <w:pPr>
              <w:spacing w:before="120" w:after="120"/>
              <w:rPr>
                <w:rFonts w:ascii="Times New Roman" w:hAnsi="Times New Roman"/>
              </w:rPr>
            </w:pPr>
            <w:r w:rsidRPr="00365D26">
              <w:rPr>
                <w:rFonts w:ascii="Times New Roman" w:hAnsi="Times New Roman"/>
              </w:rPr>
              <w:t>HĐ2</w:t>
            </w:r>
          </w:p>
          <w:p w:rsidR="00365D26" w:rsidRPr="00365D26" w:rsidRDefault="00365D26" w:rsidP="00365D26">
            <w:pPr>
              <w:spacing w:before="120" w:after="120"/>
              <w:rPr>
                <w:rFonts w:ascii="Times New Roman" w:hAnsi="Times New Roman"/>
                <w:i/>
              </w:rPr>
            </w:pPr>
            <w:r w:rsidRPr="00365D26">
              <w:rPr>
                <w:rFonts w:ascii="Times New Roman" w:hAnsi="Times New Roman"/>
                <w:i/>
              </w:rPr>
              <w:t>? Văn bản tóm tắt trên kể lại nội dung của văn bản nào?</w:t>
            </w:r>
          </w:p>
          <w:p w:rsidR="00365D26" w:rsidRPr="00365D26" w:rsidRDefault="00365D26" w:rsidP="00365D26">
            <w:pPr>
              <w:spacing w:before="120" w:after="120"/>
              <w:rPr>
                <w:rFonts w:ascii="Times New Roman" w:hAnsi="Times New Roman"/>
                <w:i/>
                <w:lang w:val="nl-NL"/>
              </w:rPr>
            </w:pPr>
            <w:r w:rsidRPr="00365D26">
              <w:rPr>
                <w:rFonts w:ascii="Times New Roman" w:hAnsi="Times New Roman"/>
                <w:i/>
                <w:lang w:val="nl-NL"/>
              </w:rPr>
              <w:t>Dựa vào đâu mà em biết được điều đó ?</w:t>
            </w:r>
          </w:p>
          <w:p w:rsidR="00365D26" w:rsidRPr="00365D26" w:rsidRDefault="00365D26" w:rsidP="00365D26">
            <w:pPr>
              <w:spacing w:before="120" w:after="120"/>
              <w:rPr>
                <w:rFonts w:ascii="Times New Roman" w:hAnsi="Times New Roman"/>
                <w:i/>
                <w:lang w:val="nl-NL"/>
              </w:rPr>
            </w:pPr>
          </w:p>
          <w:p w:rsidR="00365D26" w:rsidRPr="00365D26" w:rsidRDefault="00365D26" w:rsidP="00365D26">
            <w:pPr>
              <w:spacing w:before="120" w:after="120"/>
              <w:rPr>
                <w:rFonts w:ascii="Times New Roman" w:hAnsi="Times New Roman"/>
                <w:i/>
                <w:lang w:val="nl-NL"/>
              </w:rPr>
            </w:pPr>
            <w:r w:rsidRPr="00365D26">
              <w:rPr>
                <w:rFonts w:ascii="Times New Roman" w:hAnsi="Times New Roman"/>
                <w:i/>
                <w:lang w:val="nl-NL"/>
              </w:rPr>
              <w:t>Văn bản tóm tắt có nêu được nội dung  chính của văn bản ấy không?</w:t>
            </w:r>
          </w:p>
          <w:p w:rsidR="00365D26" w:rsidRPr="00365D26" w:rsidRDefault="00365D26" w:rsidP="00365D26">
            <w:pPr>
              <w:spacing w:before="120" w:after="120"/>
              <w:rPr>
                <w:rFonts w:ascii="Times New Roman" w:hAnsi="Times New Roman"/>
                <w:i/>
                <w:lang w:val="nl-NL"/>
              </w:rPr>
            </w:pPr>
          </w:p>
          <w:p w:rsidR="00365D26" w:rsidRPr="00365D26" w:rsidRDefault="00365D26" w:rsidP="00365D26">
            <w:pPr>
              <w:spacing w:before="120" w:after="120"/>
              <w:rPr>
                <w:rFonts w:ascii="Times New Roman" w:hAnsi="Times New Roman"/>
                <w:lang w:val="nl-NL"/>
              </w:rPr>
            </w:pPr>
            <w:r w:rsidRPr="00365D26">
              <w:rPr>
                <w:rFonts w:ascii="Times New Roman" w:hAnsi="Times New Roman"/>
                <w:i/>
                <w:lang w:val="nl-NL"/>
              </w:rPr>
              <w:t>? Văn bản trên có gì khác so với văn bản chưa tóm tắt</w:t>
            </w:r>
            <w:r w:rsidRPr="00365D26">
              <w:rPr>
                <w:rFonts w:ascii="Times New Roman" w:hAnsi="Times New Roman"/>
                <w:lang w:val="nl-NL"/>
              </w:rPr>
              <w:t xml:space="preserve"> ( độ dài, câu, số lượng nhân vật sự việc ).</w:t>
            </w:r>
          </w:p>
          <w:p w:rsidR="00365D26" w:rsidRPr="00365D26" w:rsidRDefault="00365D26" w:rsidP="00365D26">
            <w:pPr>
              <w:spacing w:before="120" w:after="120"/>
              <w:rPr>
                <w:rFonts w:ascii="Times New Roman" w:hAnsi="Times New Roman"/>
                <w:lang w:val="nl-NL"/>
              </w:rPr>
            </w:pPr>
          </w:p>
          <w:p w:rsidR="00365D26" w:rsidRPr="00365D26" w:rsidRDefault="00365D26" w:rsidP="00365D26">
            <w:pPr>
              <w:spacing w:before="120" w:after="120"/>
              <w:rPr>
                <w:rFonts w:ascii="Times New Roman" w:hAnsi="Times New Roman"/>
                <w:lang w:val="nl-NL"/>
              </w:rPr>
            </w:pPr>
          </w:p>
          <w:p w:rsidR="00365D26" w:rsidRPr="00365D26" w:rsidRDefault="00365D26" w:rsidP="00365D26">
            <w:pPr>
              <w:spacing w:before="120" w:after="120"/>
              <w:rPr>
                <w:rFonts w:ascii="Times New Roman" w:hAnsi="Times New Roman"/>
                <w:lang w:val="nl-NL"/>
              </w:rPr>
            </w:pPr>
            <w:r w:rsidRPr="00365D26">
              <w:rPr>
                <w:rFonts w:ascii="Times New Roman" w:hAnsi="Times New Roman"/>
                <w:i/>
                <w:lang w:val="nl-NL"/>
              </w:rPr>
              <w:t xml:space="preserve">? Từ văn bản  trên em hãy cho biết yêu cầu đối với một văn bản  tóm tắt </w:t>
            </w:r>
            <w:r w:rsidRPr="00365D26">
              <w:rPr>
                <w:rFonts w:ascii="Times New Roman" w:hAnsi="Times New Roman"/>
                <w:lang w:val="nl-NL"/>
              </w:rPr>
              <w:t>( lưu ý phần 4 sgv)</w:t>
            </w:r>
          </w:p>
          <w:p w:rsidR="00365D26" w:rsidRPr="00365D26" w:rsidRDefault="00365D26" w:rsidP="00365D26">
            <w:pPr>
              <w:spacing w:before="120" w:after="120"/>
              <w:rPr>
                <w:rFonts w:ascii="Times New Roman" w:hAnsi="Times New Roman"/>
                <w:lang w:val="nl-NL"/>
              </w:rPr>
            </w:pPr>
          </w:p>
          <w:p w:rsidR="00365D26" w:rsidRPr="00365D26" w:rsidRDefault="00365D26" w:rsidP="00365D26">
            <w:pPr>
              <w:spacing w:before="120" w:after="120"/>
              <w:rPr>
                <w:rFonts w:ascii="Times New Roman" w:hAnsi="Times New Roman"/>
                <w:lang w:val="nl-NL"/>
              </w:rPr>
            </w:pPr>
          </w:p>
          <w:p w:rsidR="00365D26" w:rsidRPr="00365D26" w:rsidRDefault="00365D26" w:rsidP="00365D26">
            <w:pPr>
              <w:spacing w:before="120" w:after="120"/>
              <w:rPr>
                <w:rFonts w:ascii="Times New Roman" w:hAnsi="Times New Roman"/>
                <w:lang w:val="nl-NL"/>
              </w:rPr>
            </w:pPr>
          </w:p>
          <w:p w:rsidR="00365D26" w:rsidRPr="00365D26" w:rsidRDefault="00365D26" w:rsidP="00365D26">
            <w:pPr>
              <w:spacing w:before="120" w:after="120"/>
              <w:rPr>
                <w:rFonts w:ascii="Times New Roman" w:hAnsi="Times New Roman"/>
                <w:i/>
                <w:lang w:val="nl-NL"/>
              </w:rPr>
            </w:pPr>
            <w:r w:rsidRPr="00365D26">
              <w:rPr>
                <w:rFonts w:ascii="Times New Roman" w:hAnsi="Times New Roman"/>
                <w:i/>
                <w:lang w:val="nl-NL"/>
              </w:rPr>
              <w:t>? Muốn viết được một văn bản tóm tắt theo em phải làm những việc gì? những việc ấy phải thực hiện  theo trình tự nào</w:t>
            </w:r>
          </w:p>
          <w:p w:rsidR="00365D26" w:rsidRPr="00365D26" w:rsidRDefault="00365D26" w:rsidP="00365D26">
            <w:pPr>
              <w:spacing w:before="120" w:after="120"/>
              <w:rPr>
                <w:rFonts w:ascii="Times New Roman" w:hAnsi="Times New Roman"/>
              </w:rPr>
            </w:pPr>
            <w:r w:rsidRPr="00365D26">
              <w:rPr>
                <w:rFonts w:ascii="Times New Roman" w:hAnsi="Times New Roman"/>
              </w:rPr>
              <w:t>GV khái quát.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spacing w:before="120" w:after="120"/>
              <w:jc w:val="both"/>
              <w:rPr>
                <w:rFonts w:ascii="Times New Roman" w:hAnsi="Times New Roman"/>
              </w:rPr>
            </w:pPr>
          </w:p>
        </w:tc>
        <w:tc>
          <w:tcPr>
            <w:tcW w:w="3192" w:type="dxa"/>
          </w:tcPr>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trả lời</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phát hiện</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trả lời</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phát hiện trả lời</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trả lời</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phát hiện</w:t>
            </w:r>
          </w:p>
        </w:tc>
        <w:tc>
          <w:tcPr>
            <w:tcW w:w="3804" w:type="dxa"/>
          </w:tcPr>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II. Cách tóm tắt văn bản tự sự.</w:t>
            </w:r>
          </w:p>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1.Yêu cầu đối với văn bản tóm tắt</w:t>
            </w:r>
          </w:p>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a. Ngữ liệu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Đoạn văn nói về văn bản Sơn Tinh Thuỷ Tinh sở dĩ biết được là nhờ vào sự việc chính, nhân vật chính. </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Văn bản đã nêu được đầy đủ những nội dung chính của văn bản Sơn Tinh, Thuỷ Tinh ( các sự kiện và nhân vật trong văn bản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Văn bản trên ngắn gọn, nguyên bản truyện dài hơn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Lời văn trong truyện khái quát hơn còn lời văn tóm tắt vb mang tính chất khác</w:t>
            </w:r>
            <w:r w:rsidR="00A92645">
              <w:rPr>
                <w:rFonts w:ascii="Times New Roman" w:hAnsi="Times New Roman"/>
              </w:rPr>
              <w:t>h quan  (lời nói của người viết</w:t>
            </w:r>
            <w:r w:rsidRPr="00365D26">
              <w:rPr>
                <w:rFonts w:ascii="Times New Roman" w:hAnsi="Times New Roman"/>
              </w:rPr>
              <w: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Cần phản ánh trung thành nội dung của văn bản được tóm tắt.</w:t>
            </w: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 xml:space="preserve">2. Các bước tóm tắt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Bước 1: Đọc kỹ văn bản cần tóm tắt để nắm chắc nội dung của nó</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Bước 2: Lựa chọn những sự việc chính và nhân vật chính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Bước 3: Sắp xếp cốt truyện tóm tắt theo một trình tự hợp lý.</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Bước 4: Viết bản tóm tắt theo lời văn của mình.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*Ghi nhớ2 ( sgk )</w:t>
            </w: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3: </w:t>
      </w:r>
      <w:r w:rsidRPr="00365D26">
        <w:rPr>
          <w:rFonts w:ascii="Times New Roman" w:hAnsi="Times New Roman"/>
          <w:szCs w:val="28"/>
        </w:rPr>
        <w:t>Hướng dẫn học sinh luyện tập</w:t>
      </w:r>
    </w:p>
    <w:p w:rsidR="00365D26" w:rsidRPr="00365D26" w:rsidRDefault="002C4EB8" w:rsidP="00365D26">
      <w:pPr>
        <w:tabs>
          <w:tab w:val="left" w:pos="60"/>
        </w:tabs>
        <w:jc w:val="both"/>
        <w:rPr>
          <w:rFonts w:ascii="Times New Roman" w:hAnsi="Times New Roman"/>
          <w:szCs w:val="28"/>
        </w:rPr>
      </w:pPr>
      <w:r>
        <w:rPr>
          <w:rFonts w:ascii="Times New Roman" w:hAnsi="Times New Roman"/>
          <w:b/>
          <w:szCs w:val="28"/>
        </w:rPr>
        <w:t>+ Mục tiê</w:t>
      </w:r>
      <w:r w:rsidR="00365D26" w:rsidRPr="00365D26">
        <w:rPr>
          <w:rFonts w:ascii="Times New Roman" w:hAnsi="Times New Roman"/>
          <w:b/>
          <w:szCs w:val="28"/>
        </w:rPr>
        <w:t xml:space="preserve">u: </w:t>
      </w:r>
      <w:r w:rsidR="00365D26" w:rsidRPr="00365D26">
        <w:rPr>
          <w:rFonts w:ascii="Times New Roman" w:hAnsi="Times New Roman"/>
          <w:szCs w:val="28"/>
        </w:rPr>
        <w:t xml:space="preserve">Vận dụng những kiến thức vừa học vào cỏc dạng bài tập, </w:t>
      </w:r>
      <w:r w:rsidR="00365D26" w:rsidRPr="00365D26">
        <w:rPr>
          <w:rFonts w:ascii="Times New Roman" w:hAnsi="Times New Roman"/>
        </w:rPr>
        <w:t>rèn luyện kỹ năng tóm tắt văn bản tự sự.</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002C4EB8">
        <w:rPr>
          <w:rFonts w:ascii="Times New Roman" w:hAnsi="Times New Roman"/>
          <w:szCs w:val="28"/>
        </w:rPr>
        <w:t>thuyết trì</w:t>
      </w:r>
      <w:r w:rsidRPr="00365D26">
        <w:rPr>
          <w:rFonts w:ascii="Times New Roman" w:hAnsi="Times New Roman"/>
          <w:szCs w:val="28"/>
        </w:rPr>
        <w:t>nh</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2C4EB8">
        <w:rPr>
          <w:rFonts w:ascii="Times New Roman" w:hAnsi="Times New Roman"/>
          <w:szCs w:val="28"/>
        </w:rPr>
        <w:t>cá nhân</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002C4EB8">
        <w:rPr>
          <w:rFonts w:ascii="Times New Roman" w:hAnsi="Times New Roman"/>
          <w:szCs w:val="28"/>
        </w:rPr>
        <w:t>20 phú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534"/>
      </w:tblGrid>
      <w:tr w:rsidR="00365D26" w:rsidRPr="00365D26" w:rsidTr="00A92645">
        <w:tc>
          <w:tcPr>
            <w:tcW w:w="3192" w:type="dxa"/>
          </w:tcPr>
          <w:p w:rsidR="00365D26" w:rsidRPr="00365D26" w:rsidRDefault="00365D26" w:rsidP="00A9264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A92645">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53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A92645">
        <w:tc>
          <w:tcPr>
            <w:tcW w:w="3192"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Lựa chọn những sự việc chính và nhân vật chính?</w:t>
            </w:r>
          </w:p>
          <w:p w:rsidR="00365D26" w:rsidRPr="00365D26" w:rsidRDefault="00365D26" w:rsidP="00365D26">
            <w:pPr>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Tóm tắt theo lời văn của mình.</w:t>
            </w: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trả lời</w:t>
            </w: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tóm tắt</w:t>
            </w:r>
          </w:p>
        </w:tc>
        <w:tc>
          <w:tcPr>
            <w:tcW w:w="3534"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t>II. Luyện tập:</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Tóm tắt đoạn trích “ Tức nuớc vỡ bờ”</w:t>
            </w:r>
          </w:p>
          <w:p w:rsidR="00365D26" w:rsidRPr="00365D26" w:rsidRDefault="00365D26" w:rsidP="00365D26">
            <w:pPr>
              <w:spacing w:before="120" w:after="120"/>
              <w:rPr>
                <w:rFonts w:ascii="Times New Roman" w:hAnsi="Times New Roman"/>
              </w:rPr>
            </w:pPr>
            <w:r w:rsidRPr="00365D26">
              <w:rPr>
                <w:rFonts w:ascii="Times New Roman" w:hAnsi="Times New Roman"/>
              </w:rPr>
              <w:t>- Nhân vật chính :  chị Dậu.</w:t>
            </w:r>
          </w:p>
          <w:p w:rsidR="00365D26" w:rsidRPr="00365D26" w:rsidRDefault="00365D26" w:rsidP="00365D26">
            <w:pPr>
              <w:tabs>
                <w:tab w:val="left" w:pos="2838"/>
              </w:tabs>
              <w:rPr>
                <w:rFonts w:ascii="Times New Roman" w:hAnsi="Times New Roman"/>
              </w:rPr>
            </w:pPr>
            <w:r w:rsidRPr="00365D26">
              <w:rPr>
                <w:rFonts w:ascii="Times New Roman" w:hAnsi="Times New Roman"/>
              </w:rPr>
              <w:t>Sự việc tiêu biểu là: Chị Dậu chăm sóc chồng  bị ốm và đánh lại cai lệ và người nhà lí trưởng để bảo vệ anh Dậu</w:t>
            </w:r>
          </w:p>
        </w:tc>
      </w:tr>
    </w:tbl>
    <w:p w:rsidR="00A92645" w:rsidRPr="00A92645" w:rsidRDefault="00A92645" w:rsidP="00A92645">
      <w:pPr>
        <w:tabs>
          <w:tab w:val="left" w:pos="2838"/>
        </w:tabs>
        <w:rPr>
          <w:rFonts w:ascii="Times New Roman" w:hAnsi="Times New Roman"/>
        </w:rPr>
      </w:pPr>
      <w:r>
        <w:rPr>
          <w:rFonts w:ascii="Times New Roman" w:hAnsi="Times New Roman"/>
        </w:rPr>
        <w:t>HOẠT ĐỘNG 4: CỦNG CỐ, VẬN DỤNG</w:t>
      </w:r>
    </w:p>
    <w:p w:rsidR="00365D26" w:rsidRPr="00365D26" w:rsidRDefault="00365D26" w:rsidP="00365D26">
      <w:pPr>
        <w:ind w:left="720"/>
        <w:rPr>
          <w:rFonts w:ascii="Times New Roman" w:hAnsi="Times New Roman"/>
          <w:b/>
          <w:bCs/>
        </w:rPr>
      </w:pPr>
      <w:r w:rsidRPr="00365D26">
        <w:rPr>
          <w:rFonts w:ascii="Times New Roman" w:hAnsi="Times New Roman"/>
          <w:b/>
          <w:bCs/>
        </w:rPr>
        <w:t xml:space="preserve">Củng cố bài học: </w:t>
      </w:r>
      <w:r w:rsidRPr="00365D26">
        <w:rPr>
          <w:rFonts w:ascii="Times New Roman" w:hAnsi="Times New Roman"/>
          <w:bCs/>
        </w:rPr>
        <w:t>Gv tổng kết kiến thức</w:t>
      </w:r>
    </w:p>
    <w:p w:rsidR="00365D26" w:rsidRPr="00365D26" w:rsidRDefault="00365D26" w:rsidP="00365D26">
      <w:pPr>
        <w:ind w:left="720"/>
        <w:rPr>
          <w:rFonts w:ascii="Times New Roman" w:hAnsi="Times New Roman"/>
          <w:b/>
          <w:bCs/>
        </w:rPr>
      </w:pPr>
      <w:r w:rsidRPr="00365D26">
        <w:rPr>
          <w:rFonts w:ascii="Times New Roman" w:hAnsi="Times New Roman"/>
          <w:b/>
          <w:bCs/>
        </w:rPr>
        <w:t>Hoạt động tiếp nối:</w:t>
      </w:r>
    </w:p>
    <w:p w:rsidR="00365D26" w:rsidRPr="002C4EB8" w:rsidRDefault="00365D26" w:rsidP="002C4EB8">
      <w:pPr>
        <w:pStyle w:val="ListParagraph"/>
        <w:numPr>
          <w:ilvl w:val="0"/>
          <w:numId w:val="26"/>
        </w:numPr>
        <w:rPr>
          <w:rFonts w:ascii="Times New Roman" w:hAnsi="Times New Roman"/>
        </w:rPr>
      </w:pPr>
      <w:r w:rsidRPr="002C4EB8">
        <w:rPr>
          <w:rFonts w:ascii="Times New Roman" w:hAnsi="Times New Roman"/>
        </w:rPr>
        <w:t xml:space="preserve"> H</w:t>
      </w:r>
      <w:r w:rsidRPr="002C4EB8">
        <w:rPr>
          <w:rFonts w:ascii="Times New Roman" w:hAnsi="Times New Roman" w:cs="Arial"/>
        </w:rPr>
        <w:t>ướ</w:t>
      </w:r>
      <w:r w:rsidRPr="002C4EB8">
        <w:rPr>
          <w:rFonts w:ascii="Times New Roman" w:hAnsi="Times New Roman"/>
        </w:rPr>
        <w:t>ng d</w:t>
      </w:r>
      <w:r w:rsidRPr="002C4EB8">
        <w:rPr>
          <w:rFonts w:ascii="Times New Roman" w:hAnsi="Times New Roman" w:cs="Arial"/>
        </w:rPr>
        <w:t>ẫ</w:t>
      </w:r>
      <w:r w:rsidRPr="002C4EB8">
        <w:rPr>
          <w:rFonts w:ascii="Times New Roman" w:hAnsi="Times New Roman"/>
        </w:rPr>
        <w:t>n h</w:t>
      </w:r>
      <w:r w:rsidRPr="002C4EB8">
        <w:rPr>
          <w:rFonts w:ascii="Times New Roman" w:hAnsi="Times New Roman" w:cs="Arial"/>
        </w:rPr>
        <w:t>ọ</w:t>
      </w:r>
      <w:r w:rsidRPr="002C4EB8">
        <w:rPr>
          <w:rFonts w:ascii="Times New Roman" w:hAnsi="Times New Roman"/>
        </w:rPr>
        <w:t>c b</w:t>
      </w:r>
      <w:r w:rsidRPr="002C4EB8">
        <w:rPr>
          <w:rFonts w:ascii="Times New Roman" w:hAnsi="Times New Roman" w:cs=".VnTime"/>
        </w:rPr>
        <w:t>à</w:t>
      </w:r>
      <w:r w:rsidRPr="002C4EB8">
        <w:rPr>
          <w:rFonts w:ascii="Times New Roman" w:hAnsi="Times New Roman"/>
        </w:rPr>
        <w:t xml:space="preserve">i </w:t>
      </w:r>
      <w:r w:rsidRPr="002C4EB8">
        <w:rPr>
          <w:rFonts w:ascii="Times New Roman" w:hAnsi="Times New Roman" w:cs="Arial"/>
        </w:rPr>
        <w:t>ở</w:t>
      </w:r>
      <w:r w:rsidRPr="002C4EB8">
        <w:rPr>
          <w:rFonts w:ascii="Times New Roman" w:hAnsi="Times New Roman"/>
        </w:rPr>
        <w:t xml:space="preserve"> nh</w:t>
      </w:r>
      <w:r w:rsidRPr="002C4EB8">
        <w:rPr>
          <w:rFonts w:ascii="Times New Roman" w:hAnsi="Times New Roman" w:cs=".VnTime"/>
        </w:rPr>
        <w:t>à</w:t>
      </w:r>
      <w:r w:rsidRPr="002C4EB8">
        <w:rPr>
          <w:rFonts w:ascii="Times New Roman" w:hAnsi="Times New Roman"/>
        </w:rPr>
        <w:t xml:space="preserve">. </w:t>
      </w:r>
    </w:p>
    <w:p w:rsidR="00365D26" w:rsidRPr="00365D26" w:rsidRDefault="002C4EB8" w:rsidP="002C4EB8">
      <w:pPr>
        <w:ind w:left="1080"/>
        <w:rPr>
          <w:rFonts w:ascii="Times New Roman" w:hAnsi="Times New Roman"/>
        </w:rPr>
      </w:pPr>
      <w:r>
        <w:rPr>
          <w:rFonts w:ascii="Times New Roman" w:hAnsi="Times New Roman"/>
        </w:rPr>
        <w:t xml:space="preserve">-    </w:t>
      </w:r>
      <w:r w:rsidR="00365D26" w:rsidRPr="00365D26">
        <w:rPr>
          <w:rFonts w:ascii="Times New Roman" w:hAnsi="Times New Roman"/>
        </w:rPr>
        <w:t>? Thế nào là văn bản tự sự ? yêu cầu  khi tóm tắt văn bản tự sự ? các bước tóm tắt văn bản tự sự ?</w:t>
      </w:r>
    </w:p>
    <w:p w:rsidR="00365D26" w:rsidRPr="00365D26" w:rsidRDefault="00365D26" w:rsidP="00365D26">
      <w:pPr>
        <w:rPr>
          <w:rFonts w:ascii="Times New Roman" w:hAnsi="Times New Roman"/>
        </w:rPr>
      </w:pPr>
      <w:r w:rsidRPr="00365D26">
        <w:rPr>
          <w:rFonts w:ascii="Times New Roman" w:hAnsi="Times New Roman"/>
        </w:rPr>
        <w:tab/>
      </w:r>
      <w:r w:rsidR="002C4EB8">
        <w:rPr>
          <w:rFonts w:ascii="Times New Roman" w:hAnsi="Times New Roman"/>
        </w:rPr>
        <w:t xml:space="preserve">     </w:t>
      </w:r>
      <w:r w:rsidRPr="00365D26">
        <w:rPr>
          <w:rFonts w:ascii="Times New Roman" w:hAnsi="Times New Roman"/>
        </w:rPr>
        <w:t>- Học ở nhà: học bài, chuẩn  bị bài .</w:t>
      </w:r>
    </w:p>
    <w:p w:rsidR="00365D26" w:rsidRPr="00365D26" w:rsidRDefault="00365D26" w:rsidP="00365D26">
      <w:pPr>
        <w:spacing w:line="480" w:lineRule="auto"/>
        <w:rPr>
          <w:rFonts w:ascii="Times New Roman" w:hAnsi="Times New Roman"/>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2C4EB8" w:rsidRDefault="002C4EB8" w:rsidP="00365D26">
      <w:pPr>
        <w:spacing w:line="360" w:lineRule="auto"/>
        <w:rPr>
          <w:rFonts w:ascii="Times New Roman" w:hAnsi="Times New Roman"/>
          <w:b/>
        </w:rPr>
      </w:pPr>
    </w:p>
    <w:p w:rsidR="002C4EB8" w:rsidRDefault="002C4EB8" w:rsidP="00365D26">
      <w:pPr>
        <w:spacing w:line="360" w:lineRule="auto"/>
        <w:rPr>
          <w:rFonts w:ascii="Times New Roman" w:hAnsi="Times New Roman"/>
          <w:b/>
        </w:rPr>
      </w:pPr>
    </w:p>
    <w:p w:rsidR="002C4EB8" w:rsidRDefault="002C4EB8"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A92645" w:rsidRDefault="00A92645" w:rsidP="00365D26">
      <w:pPr>
        <w:spacing w:line="360" w:lineRule="auto"/>
        <w:rPr>
          <w:rFonts w:ascii="Times New Roman" w:hAnsi="Times New Roman"/>
          <w:b/>
        </w:rPr>
      </w:pPr>
    </w:p>
    <w:p w:rsidR="00365D26" w:rsidRPr="00365D26" w:rsidRDefault="002F0DCC" w:rsidP="00365D26">
      <w:pPr>
        <w:spacing w:line="360" w:lineRule="auto"/>
        <w:rPr>
          <w:rFonts w:ascii="Times New Roman" w:hAnsi="Times New Roman"/>
          <w:b/>
        </w:rPr>
      </w:pPr>
      <w:r>
        <w:rPr>
          <w:rFonts w:ascii="Times New Roman" w:hAnsi="Times New Roman"/>
          <w:b/>
        </w:rPr>
        <w:lastRenderedPageBreak/>
        <w:t>Tiết 20</w:t>
      </w:r>
    </w:p>
    <w:p w:rsidR="00365D26" w:rsidRPr="00365D26" w:rsidRDefault="00365D26" w:rsidP="00365D26">
      <w:pPr>
        <w:spacing w:line="360" w:lineRule="auto"/>
        <w:jc w:val="center"/>
        <w:rPr>
          <w:rFonts w:ascii="Times New Roman" w:hAnsi="Times New Roman"/>
          <w:b/>
          <w:bCs/>
          <w:i/>
          <w:sz w:val="52"/>
          <w:szCs w:val="52"/>
        </w:rPr>
      </w:pPr>
      <w:r w:rsidRPr="00365D26">
        <w:rPr>
          <w:rFonts w:ascii="Times New Roman" w:hAnsi="Times New Roman"/>
          <w:b/>
          <w:bCs/>
          <w:i/>
          <w:sz w:val="52"/>
          <w:szCs w:val="52"/>
        </w:rPr>
        <w:t>Luyện tập tóm tắt văn bản tự sự</w:t>
      </w:r>
    </w:p>
    <w:p w:rsidR="00365D26" w:rsidRPr="00365D26" w:rsidRDefault="00365D26" w:rsidP="002C4EB8">
      <w:pPr>
        <w:spacing w:line="276" w:lineRule="auto"/>
        <w:rPr>
          <w:rFonts w:ascii="Times New Roman" w:hAnsi="Times New Roman"/>
        </w:rPr>
      </w:pPr>
    </w:p>
    <w:p w:rsidR="00365D26" w:rsidRPr="00365D26" w:rsidRDefault="00365D26" w:rsidP="002C4EB8">
      <w:pPr>
        <w:spacing w:line="276" w:lineRule="auto"/>
        <w:rPr>
          <w:rFonts w:ascii="Times New Roman" w:hAnsi="Times New Roman"/>
          <w:b/>
          <w:szCs w:val="28"/>
          <w:lang w:val="nl-NL"/>
        </w:rPr>
      </w:pPr>
      <w:r w:rsidRPr="00365D26">
        <w:rPr>
          <w:rFonts w:ascii="Times New Roman" w:hAnsi="Times New Roman"/>
          <w:b/>
          <w:bCs/>
          <w:szCs w:val="28"/>
          <w:lang w:val="nl-NL"/>
        </w:rPr>
        <w:t xml:space="preserve">I. </w:t>
      </w:r>
      <w:r w:rsidRPr="00365D26">
        <w:rPr>
          <w:rFonts w:ascii="Times New Roman" w:hAnsi="Times New Roman"/>
          <w:b/>
          <w:szCs w:val="28"/>
          <w:lang w:val="nl-NL"/>
        </w:rPr>
        <w:t>Mục ti</w:t>
      </w:r>
      <w:r w:rsidR="00A92645">
        <w:rPr>
          <w:rFonts w:ascii="Times New Roman" w:hAnsi="Times New Roman"/>
          <w:b/>
          <w:szCs w:val="28"/>
          <w:lang w:val="nl-NL"/>
        </w:rPr>
        <w:t>ê</w:t>
      </w:r>
      <w:r w:rsidRPr="00365D26">
        <w:rPr>
          <w:rFonts w:ascii="Times New Roman" w:hAnsi="Times New Roman"/>
          <w:b/>
          <w:szCs w:val="28"/>
          <w:lang w:val="nl-NL"/>
        </w:rPr>
        <w:t>u bài học:</w:t>
      </w:r>
    </w:p>
    <w:p w:rsidR="00365D26" w:rsidRPr="002C4EB8" w:rsidRDefault="00365D26" w:rsidP="002C4EB8">
      <w:pPr>
        <w:pStyle w:val="ListParagraph"/>
        <w:numPr>
          <w:ilvl w:val="0"/>
          <w:numId w:val="27"/>
        </w:numPr>
        <w:spacing w:line="276" w:lineRule="auto"/>
        <w:rPr>
          <w:rFonts w:ascii="Times New Roman" w:hAnsi="Times New Roman"/>
          <w:b/>
          <w:szCs w:val="28"/>
        </w:rPr>
      </w:pPr>
      <w:r w:rsidRPr="002C4EB8">
        <w:rPr>
          <w:rFonts w:ascii="Times New Roman" w:hAnsi="Times New Roman"/>
          <w:b/>
          <w:szCs w:val="28"/>
        </w:rPr>
        <w:t>V</w:t>
      </w:r>
      <w:r w:rsidRPr="002C4EB8">
        <w:rPr>
          <w:rFonts w:ascii="Times New Roman" w:hAnsi="Times New Roman" w:cs="Arial"/>
          <w:b/>
          <w:szCs w:val="28"/>
        </w:rPr>
        <w:t>ề</w:t>
      </w:r>
      <w:r w:rsidRPr="002C4EB8">
        <w:rPr>
          <w:rFonts w:ascii="Times New Roman" w:hAnsi="Times New Roman"/>
          <w:b/>
          <w:szCs w:val="28"/>
        </w:rPr>
        <w:t xml:space="preserve"> ki</w:t>
      </w:r>
      <w:r w:rsidRPr="002C4EB8">
        <w:rPr>
          <w:rFonts w:ascii="Times New Roman" w:hAnsi="Times New Roman" w:cs="Arial"/>
          <w:b/>
          <w:szCs w:val="28"/>
        </w:rPr>
        <w:t>ế</w:t>
      </w:r>
      <w:r w:rsidRPr="002C4EB8">
        <w:rPr>
          <w:rFonts w:ascii="Times New Roman" w:hAnsi="Times New Roman"/>
          <w:b/>
          <w:szCs w:val="28"/>
        </w:rPr>
        <w:t>n th</w:t>
      </w:r>
      <w:r w:rsidRPr="002C4EB8">
        <w:rPr>
          <w:rFonts w:ascii="Times New Roman" w:hAnsi="Times New Roman" w:cs="Arial"/>
          <w:b/>
          <w:szCs w:val="28"/>
        </w:rPr>
        <w:t>ứ</w:t>
      </w:r>
      <w:r w:rsidRPr="002C4EB8">
        <w:rPr>
          <w:rFonts w:ascii="Times New Roman" w:hAnsi="Times New Roman"/>
          <w:b/>
          <w:szCs w:val="28"/>
        </w:rPr>
        <w:t>c:</w:t>
      </w:r>
    </w:p>
    <w:p w:rsidR="00365D26" w:rsidRPr="00365D26" w:rsidRDefault="00365D26" w:rsidP="002C4EB8">
      <w:pPr>
        <w:spacing w:line="276" w:lineRule="auto"/>
        <w:rPr>
          <w:rFonts w:ascii="Times New Roman" w:hAnsi="Times New Roman"/>
        </w:rPr>
      </w:pPr>
      <w:r w:rsidRPr="00365D26">
        <w:rPr>
          <w:rFonts w:ascii="Times New Roman" w:hAnsi="Times New Roman"/>
        </w:rPr>
        <w:t xml:space="preserve">      Biết vận dụng các kiến thức đã học ở tiết 18 để luyện tập tóm tắt văn bản tự sự.</w:t>
      </w:r>
    </w:p>
    <w:p w:rsidR="00365D26" w:rsidRPr="002C4EB8" w:rsidRDefault="00365D26" w:rsidP="002C4EB8">
      <w:pPr>
        <w:pStyle w:val="ListParagraph"/>
        <w:numPr>
          <w:ilvl w:val="0"/>
          <w:numId w:val="27"/>
        </w:numPr>
        <w:spacing w:line="276" w:lineRule="auto"/>
        <w:rPr>
          <w:rFonts w:ascii="Times New Roman" w:hAnsi="Times New Roman"/>
          <w:b/>
          <w:szCs w:val="28"/>
        </w:rPr>
      </w:pPr>
      <w:r w:rsidRPr="002C4EB8">
        <w:rPr>
          <w:rFonts w:ascii="Times New Roman" w:hAnsi="Times New Roman"/>
          <w:b/>
          <w:szCs w:val="28"/>
        </w:rPr>
        <w:t>V</w:t>
      </w:r>
      <w:r w:rsidRPr="002C4EB8">
        <w:rPr>
          <w:rFonts w:ascii="Times New Roman" w:hAnsi="Times New Roman" w:cs="Arial"/>
          <w:b/>
          <w:szCs w:val="28"/>
        </w:rPr>
        <w:t>ề</w:t>
      </w:r>
      <w:r w:rsidRPr="002C4EB8">
        <w:rPr>
          <w:rFonts w:ascii="Times New Roman" w:hAnsi="Times New Roman"/>
          <w:b/>
          <w:szCs w:val="28"/>
        </w:rPr>
        <w:t xml:space="preserve"> k</w:t>
      </w:r>
      <w:r w:rsidRPr="002C4EB8">
        <w:rPr>
          <w:rFonts w:ascii="Times New Roman" w:hAnsi="Times New Roman" w:cs="Arial"/>
          <w:b/>
          <w:szCs w:val="28"/>
        </w:rPr>
        <w:t>ỹ</w:t>
      </w:r>
      <w:r w:rsidRPr="002C4EB8">
        <w:rPr>
          <w:rFonts w:ascii="Times New Roman" w:hAnsi="Times New Roman"/>
          <w:b/>
          <w:szCs w:val="28"/>
        </w:rPr>
        <w:t xml:space="preserve"> n</w:t>
      </w:r>
      <w:r w:rsidRPr="002C4EB8">
        <w:rPr>
          <w:rFonts w:ascii="Times New Roman" w:hAnsi="Times New Roman" w:cs="Arial"/>
          <w:b/>
          <w:szCs w:val="28"/>
        </w:rPr>
        <w:t>ă</w:t>
      </w:r>
      <w:r w:rsidRPr="002C4EB8">
        <w:rPr>
          <w:rFonts w:ascii="Times New Roman" w:hAnsi="Times New Roman"/>
          <w:b/>
          <w:szCs w:val="28"/>
        </w:rPr>
        <w:t>ng:</w:t>
      </w:r>
    </w:p>
    <w:p w:rsidR="00365D26" w:rsidRPr="00365D26" w:rsidRDefault="00365D26" w:rsidP="002C4EB8">
      <w:pPr>
        <w:spacing w:line="276" w:lineRule="auto"/>
        <w:rPr>
          <w:rFonts w:ascii="Times New Roman" w:hAnsi="Times New Roman"/>
        </w:rPr>
      </w:pPr>
      <w:r w:rsidRPr="00365D26">
        <w:rPr>
          <w:rFonts w:ascii="Times New Roman" w:hAnsi="Times New Roman"/>
        </w:rPr>
        <w:t xml:space="preserve">      Biết rèn luyện các thao tác tóm tắt văn  bản tự sự</w:t>
      </w:r>
    </w:p>
    <w:p w:rsidR="00365D26" w:rsidRPr="002C4EB8" w:rsidRDefault="00365D26" w:rsidP="002C4EB8">
      <w:pPr>
        <w:pStyle w:val="ListParagraph"/>
        <w:numPr>
          <w:ilvl w:val="0"/>
          <w:numId w:val="27"/>
        </w:numPr>
        <w:spacing w:line="276" w:lineRule="auto"/>
        <w:rPr>
          <w:rFonts w:ascii="Times New Roman" w:hAnsi="Times New Roman"/>
          <w:b/>
          <w:szCs w:val="28"/>
        </w:rPr>
      </w:pPr>
      <w:r w:rsidRPr="002C4EB8">
        <w:rPr>
          <w:rFonts w:ascii="Times New Roman" w:hAnsi="Times New Roman"/>
          <w:b/>
          <w:szCs w:val="28"/>
        </w:rPr>
        <w:t>V</w:t>
      </w:r>
      <w:r w:rsidRPr="002C4EB8">
        <w:rPr>
          <w:rFonts w:ascii="Times New Roman" w:hAnsi="Times New Roman" w:cs="Arial"/>
          <w:b/>
          <w:szCs w:val="28"/>
        </w:rPr>
        <w:t>ề</w:t>
      </w:r>
      <w:r w:rsidRPr="002C4EB8">
        <w:rPr>
          <w:rFonts w:ascii="Times New Roman" w:hAnsi="Times New Roman"/>
          <w:b/>
          <w:szCs w:val="28"/>
        </w:rPr>
        <w:t xml:space="preserve"> th</w:t>
      </w:r>
      <w:r w:rsidRPr="002C4EB8">
        <w:rPr>
          <w:rFonts w:ascii="Times New Roman" w:hAnsi="Times New Roman" w:cs=".VnTime"/>
          <w:b/>
          <w:szCs w:val="28"/>
        </w:rPr>
        <w:t>á</w:t>
      </w:r>
      <w:r w:rsidRPr="002C4EB8">
        <w:rPr>
          <w:rFonts w:ascii="Times New Roman" w:hAnsi="Times New Roman"/>
          <w:b/>
          <w:szCs w:val="28"/>
        </w:rPr>
        <w:t xml:space="preserve">i </w:t>
      </w:r>
      <w:r w:rsidRPr="002C4EB8">
        <w:rPr>
          <w:rFonts w:ascii="Times New Roman" w:hAnsi="Times New Roman" w:cs="Arial"/>
          <w:b/>
          <w:szCs w:val="28"/>
        </w:rPr>
        <w:t>độ</w:t>
      </w:r>
      <w:r w:rsidRPr="002C4EB8">
        <w:rPr>
          <w:rFonts w:ascii="Times New Roman" w:hAnsi="Times New Roman"/>
          <w:b/>
          <w:szCs w:val="28"/>
        </w:rPr>
        <w:t>:</w:t>
      </w:r>
    </w:p>
    <w:p w:rsidR="00365D26" w:rsidRPr="00365D26" w:rsidRDefault="00365D26" w:rsidP="002C4EB8">
      <w:pPr>
        <w:keepNext/>
        <w:spacing w:line="276" w:lineRule="auto"/>
        <w:jc w:val="both"/>
        <w:outlineLvl w:val="0"/>
        <w:rPr>
          <w:rFonts w:ascii="Times New Roman" w:hAnsi="Times New Roman"/>
          <w:bCs/>
          <w:szCs w:val="28"/>
        </w:rPr>
      </w:pPr>
      <w:r w:rsidRPr="00365D26">
        <w:rPr>
          <w:rFonts w:ascii="Times New Roman" w:hAnsi="Times New Roman"/>
          <w:bCs/>
          <w:sz w:val="26"/>
        </w:rPr>
        <w:t xml:space="preserve"> </w:t>
      </w:r>
      <w:r w:rsidR="002C4EB8">
        <w:rPr>
          <w:rFonts w:ascii="Times New Roman" w:hAnsi="Times New Roman"/>
          <w:bCs/>
          <w:sz w:val="26"/>
        </w:rPr>
        <w:t xml:space="preserve">     </w:t>
      </w:r>
      <w:r w:rsidRPr="00365D26">
        <w:rPr>
          <w:rFonts w:ascii="Times New Roman" w:hAnsi="Times New Roman"/>
          <w:bCs/>
          <w:sz w:val="26"/>
        </w:rPr>
        <w:t xml:space="preserve"> </w:t>
      </w:r>
      <w:r w:rsidRPr="00365D26">
        <w:rPr>
          <w:rFonts w:ascii="Times New Roman" w:hAnsi="Times New Roman"/>
          <w:bCs/>
          <w:szCs w:val="28"/>
        </w:rPr>
        <w:t>Cần có ý thức luyện tập tóm tắt văn bản.</w:t>
      </w:r>
    </w:p>
    <w:p w:rsidR="00365D26" w:rsidRPr="00365D26" w:rsidRDefault="00365D26" w:rsidP="002C4EB8">
      <w:pPr>
        <w:spacing w:line="276" w:lineRule="auto"/>
        <w:rPr>
          <w:rFonts w:ascii="Times New Roman" w:hAnsi="Times New Roman"/>
          <w:b/>
          <w:szCs w:val="28"/>
        </w:rPr>
      </w:pPr>
      <w:r w:rsidRPr="00365D26">
        <w:rPr>
          <w:rFonts w:ascii="Times New Roman" w:hAnsi="Times New Roman"/>
          <w:b/>
          <w:szCs w:val="28"/>
        </w:rPr>
        <w:t xml:space="preserve">II. Chuẩn bị </w:t>
      </w:r>
      <w:r w:rsidR="00A92645">
        <w:rPr>
          <w:rFonts w:ascii="Times New Roman" w:hAnsi="Times New Roman"/>
          <w:b/>
          <w:szCs w:val="28"/>
        </w:rPr>
        <w:t>:</w:t>
      </w:r>
    </w:p>
    <w:p w:rsidR="00365D26" w:rsidRPr="002C4EB8" w:rsidRDefault="00365D26" w:rsidP="002C4EB8">
      <w:pPr>
        <w:pStyle w:val="ListParagraph"/>
        <w:numPr>
          <w:ilvl w:val="0"/>
          <w:numId w:val="28"/>
        </w:numPr>
        <w:spacing w:line="276" w:lineRule="auto"/>
        <w:rPr>
          <w:rFonts w:ascii="Times New Roman" w:hAnsi="Times New Roman"/>
          <w:szCs w:val="28"/>
        </w:rPr>
      </w:pPr>
      <w:r w:rsidRPr="002C4EB8">
        <w:rPr>
          <w:rFonts w:ascii="Times New Roman" w:hAnsi="Times New Roman"/>
          <w:b/>
          <w:szCs w:val="28"/>
        </w:rPr>
        <w:t>Giáo viên:</w:t>
      </w:r>
      <w:r w:rsidRPr="002C4EB8">
        <w:rPr>
          <w:rFonts w:ascii="Times New Roman" w:hAnsi="Times New Roman"/>
          <w:szCs w:val="28"/>
        </w:rPr>
        <w:t xml:space="preserve"> Soạn bài,tài liệu</w:t>
      </w:r>
      <w:r w:rsidRPr="002C4EB8">
        <w:rPr>
          <w:rFonts w:ascii="Times New Roman" w:hAnsi="Times New Roman"/>
          <w:b/>
          <w:szCs w:val="28"/>
        </w:rPr>
        <w:t>.</w:t>
      </w:r>
    </w:p>
    <w:p w:rsidR="00365D26" w:rsidRPr="00365D26" w:rsidRDefault="00365D26" w:rsidP="002C4EB8">
      <w:pPr>
        <w:spacing w:line="276" w:lineRule="auto"/>
        <w:rPr>
          <w:rFonts w:ascii="Times New Roman" w:hAnsi="Times New Roman"/>
          <w:i/>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Học và ôn kiến thức tóm tắt văn bản tự sự.</w:t>
      </w:r>
    </w:p>
    <w:p w:rsidR="00365D26" w:rsidRPr="00365D26" w:rsidRDefault="00365D26" w:rsidP="002C4EB8">
      <w:pPr>
        <w:spacing w:line="276" w:lineRule="auto"/>
        <w:jc w:val="both"/>
        <w:rPr>
          <w:rFonts w:ascii="Times New Roman" w:hAnsi="Times New Roman"/>
          <w:b/>
          <w:szCs w:val="28"/>
        </w:rPr>
      </w:pPr>
      <w:r w:rsidRPr="00365D26">
        <w:rPr>
          <w:rFonts w:ascii="Times New Roman" w:hAnsi="Times New Roman"/>
          <w:b/>
          <w:szCs w:val="28"/>
        </w:rPr>
        <w:t>III. Phương pháp dạy học:</w:t>
      </w:r>
      <w:r w:rsidRPr="00365D26">
        <w:rPr>
          <w:rFonts w:ascii="Times New Roman" w:hAnsi="Times New Roman"/>
          <w:szCs w:val="28"/>
        </w:rPr>
        <w:t xml:space="preserve"> Vấn đáp, thảo luận, thuyết tr</w:t>
      </w:r>
      <w:r w:rsidR="00A92645">
        <w:rPr>
          <w:rFonts w:ascii="Times New Roman" w:hAnsi="Times New Roman"/>
          <w:szCs w:val="28"/>
        </w:rPr>
        <w:t>ì</w:t>
      </w:r>
      <w:r w:rsidRPr="00365D26">
        <w:rPr>
          <w:rFonts w:ascii="Times New Roman" w:hAnsi="Times New Roman"/>
          <w:szCs w:val="28"/>
        </w:rPr>
        <w:t>nh</w:t>
      </w:r>
    </w:p>
    <w:p w:rsidR="00365D26" w:rsidRPr="00365D26" w:rsidRDefault="00365D26" w:rsidP="002C4EB8">
      <w:pPr>
        <w:spacing w:line="276" w:lineRule="auto"/>
        <w:jc w:val="both"/>
        <w:rPr>
          <w:rFonts w:ascii="Times New Roman" w:hAnsi="Times New Roman"/>
          <w:b/>
          <w:szCs w:val="28"/>
        </w:rPr>
      </w:pPr>
      <w:r w:rsidRPr="00365D26">
        <w:rPr>
          <w:rFonts w:ascii="Times New Roman" w:hAnsi="Times New Roman"/>
          <w:b/>
          <w:szCs w:val="28"/>
        </w:rPr>
        <w:t>IV. Tiến trình dạy - học:</w:t>
      </w:r>
    </w:p>
    <w:p w:rsidR="00365D26" w:rsidRPr="00365D26" w:rsidRDefault="00A92645" w:rsidP="002C4EB8">
      <w:pPr>
        <w:spacing w:line="276" w:lineRule="auto"/>
        <w:jc w:val="both"/>
        <w:rPr>
          <w:rFonts w:ascii="Times New Roman" w:hAnsi="Times New Roman"/>
          <w:b/>
          <w:szCs w:val="28"/>
        </w:rPr>
      </w:pPr>
      <w:r w:rsidRPr="00A92645">
        <w:rPr>
          <w:rFonts w:ascii="Times New Roman" w:hAnsi="Times New Roman"/>
          <w:b/>
          <w:szCs w:val="28"/>
        </w:rPr>
        <w:t xml:space="preserve">HOẠT </w:t>
      </w:r>
      <w:r w:rsidRPr="00A92645">
        <w:rPr>
          <w:rFonts w:ascii="Times New Roman" w:hAnsi="Times New Roman" w:hint="eastAsia"/>
          <w:b/>
          <w:szCs w:val="28"/>
        </w:rPr>
        <w:t>Đ</w:t>
      </w:r>
      <w:r>
        <w:rPr>
          <w:rFonts w:ascii="Times New Roman" w:hAnsi="Times New Roman"/>
          <w:b/>
          <w:szCs w:val="28"/>
        </w:rPr>
        <w:t>ỘNG  1: KHỞI ĐỘNG</w:t>
      </w:r>
    </w:p>
    <w:p w:rsidR="00365D26" w:rsidRPr="00365D26" w:rsidRDefault="00365D26" w:rsidP="002C4EB8">
      <w:pPr>
        <w:spacing w:line="276" w:lineRule="auto"/>
        <w:jc w:val="both"/>
        <w:rPr>
          <w:rFonts w:ascii="Times New Roman" w:hAnsi="Times New Roman"/>
        </w:rPr>
      </w:pPr>
      <w:r w:rsidRPr="00365D26">
        <w:rPr>
          <w:rFonts w:ascii="Times New Roman" w:hAnsi="Times New Roman"/>
        </w:rPr>
        <w:t xml:space="preserve">        ? Hãy nêu yêu cầu của một văn bản tóm tắt, những bước tóm tắt văn bản tự sự?</w:t>
      </w:r>
    </w:p>
    <w:p w:rsidR="00365D26" w:rsidRPr="00365D26" w:rsidRDefault="002C4EB8" w:rsidP="002C4EB8">
      <w:pPr>
        <w:spacing w:line="276" w:lineRule="auto"/>
        <w:jc w:val="both"/>
        <w:rPr>
          <w:rFonts w:ascii="Times New Roman" w:hAnsi="Times New Roman"/>
          <w:b/>
        </w:rPr>
      </w:pPr>
      <w:r>
        <w:rPr>
          <w:rFonts w:ascii="Times New Roman" w:hAnsi="Times New Roman"/>
          <w:b/>
        </w:rPr>
        <w:t xml:space="preserve">     </w:t>
      </w:r>
      <w:r w:rsidR="00365D26" w:rsidRPr="00365D26">
        <w:rPr>
          <w:rFonts w:ascii="Times New Roman" w:hAnsi="Times New Roman"/>
          <w:b/>
        </w:rPr>
        <w:t>Giới thiệu và dạy bài học mới:</w:t>
      </w:r>
    </w:p>
    <w:p w:rsidR="00365D26" w:rsidRPr="00365D26" w:rsidRDefault="00365D26" w:rsidP="002C4EB8">
      <w:pPr>
        <w:spacing w:line="276" w:lineRule="auto"/>
        <w:jc w:val="both"/>
        <w:rPr>
          <w:rFonts w:ascii="Times New Roman" w:hAnsi="Times New Roman"/>
        </w:rPr>
      </w:pPr>
      <w:r w:rsidRPr="00365D26">
        <w:rPr>
          <w:rFonts w:ascii="Times New Roman" w:hAnsi="Times New Roman"/>
        </w:rPr>
        <w:t xml:space="preserve">      Các em đã học về cách tóm tắt VB tự sự và các bước tóm tắt VB để củng cố và nắm chắc hơn bài học hôm nay chúng ta tìm hiểu bài luyện tập</w:t>
      </w:r>
    </w:p>
    <w:p w:rsidR="00365D26" w:rsidRPr="00365D26" w:rsidRDefault="00365D26" w:rsidP="002C4EB8">
      <w:pPr>
        <w:tabs>
          <w:tab w:val="left" w:pos="60"/>
        </w:tabs>
        <w:spacing w:line="276" w:lineRule="auto"/>
        <w:jc w:val="both"/>
        <w:rPr>
          <w:rFonts w:ascii="Times New Roman" w:hAnsi="Times New Roman"/>
          <w:szCs w:val="28"/>
        </w:rPr>
      </w:pPr>
      <w:r w:rsidRPr="00365D26">
        <w:rPr>
          <w:rFonts w:ascii="Times New Roman" w:hAnsi="Times New Roman"/>
          <w:b/>
          <w:szCs w:val="28"/>
        </w:rPr>
        <w:t xml:space="preserve">HOẠT ĐỘNG </w:t>
      </w:r>
      <w:r w:rsidR="00A92645">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túm tắt một số văn bản tự sự.</w:t>
      </w:r>
    </w:p>
    <w:p w:rsidR="00365D26" w:rsidRPr="00365D26" w:rsidRDefault="00365D26" w:rsidP="002C4EB8">
      <w:pPr>
        <w:tabs>
          <w:tab w:val="left" w:pos="60"/>
        </w:tabs>
        <w:spacing w:line="276" w:lineRule="auto"/>
        <w:jc w:val="both"/>
        <w:rPr>
          <w:rFonts w:ascii="Times New Roman" w:hAnsi="Times New Roman"/>
          <w:szCs w:val="28"/>
        </w:rPr>
      </w:pPr>
      <w:r w:rsidRPr="00365D26">
        <w:rPr>
          <w:rFonts w:ascii="Times New Roman" w:hAnsi="Times New Roman"/>
          <w:b/>
          <w:szCs w:val="28"/>
        </w:rPr>
        <w:t>+ Mục ti</w:t>
      </w:r>
      <w:r w:rsidR="00A92645">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vận dụng các kiến thức đó được học ở tiết trước để tóm tắt văn bản tự sự.</w:t>
      </w:r>
    </w:p>
    <w:p w:rsidR="00365D26" w:rsidRPr="00365D26" w:rsidRDefault="00365D26" w:rsidP="002C4EB8">
      <w:pPr>
        <w:tabs>
          <w:tab w:val="left" w:pos="60"/>
        </w:tabs>
        <w:spacing w:line="276" w:lineRule="auto"/>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thuyết tr</w:t>
      </w:r>
      <w:r w:rsidR="00A92645">
        <w:rPr>
          <w:rFonts w:ascii="Times New Roman" w:hAnsi="Times New Roman"/>
          <w:szCs w:val="28"/>
        </w:rPr>
        <w:t>ì</w:t>
      </w:r>
      <w:r w:rsidRPr="00365D26">
        <w:rPr>
          <w:rFonts w:ascii="Times New Roman" w:hAnsi="Times New Roman"/>
          <w:szCs w:val="28"/>
        </w:rPr>
        <w:t>nh</w:t>
      </w:r>
    </w:p>
    <w:p w:rsidR="00365D26" w:rsidRPr="00365D26" w:rsidRDefault="00365D26" w:rsidP="002C4EB8">
      <w:pPr>
        <w:tabs>
          <w:tab w:val="left" w:pos="60"/>
        </w:tabs>
        <w:spacing w:line="276" w:lineRule="auto"/>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 nh</w:t>
      </w:r>
      <w:r w:rsidR="00A92645">
        <w:rPr>
          <w:rFonts w:ascii="Times New Roman" w:hAnsi="Times New Roman"/>
          <w:szCs w:val="28"/>
        </w:rPr>
        <w:t>ó</w:t>
      </w:r>
      <w:r w:rsidRPr="00365D26">
        <w:rPr>
          <w:rFonts w:ascii="Times New Roman" w:hAnsi="Times New Roman"/>
          <w:szCs w:val="28"/>
        </w:rPr>
        <w:t>m nhỏ</w:t>
      </w:r>
    </w:p>
    <w:p w:rsidR="00365D26" w:rsidRPr="00365D26" w:rsidRDefault="00365D26" w:rsidP="002C4EB8">
      <w:pPr>
        <w:spacing w:line="276" w:lineRule="auto"/>
        <w:rPr>
          <w:rFonts w:ascii="Times New Roman" w:hAnsi="Times New Roman"/>
          <w:b/>
          <w:szCs w:val="28"/>
        </w:rPr>
      </w:pPr>
      <w:r w:rsidRPr="00365D26">
        <w:rPr>
          <w:rFonts w:ascii="Times New Roman" w:hAnsi="Times New Roman"/>
          <w:b/>
          <w:szCs w:val="28"/>
        </w:rPr>
        <w:t xml:space="preserve">+  Thời gian: </w:t>
      </w:r>
      <w:r w:rsidR="00A92645">
        <w:rPr>
          <w:rFonts w:ascii="Times New Roman" w:hAnsi="Times New Roman"/>
          <w:szCs w:val="28"/>
        </w:rPr>
        <w:t>35 phú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624"/>
      </w:tblGrid>
      <w:tr w:rsidR="00365D26" w:rsidRPr="00365D26" w:rsidTr="00BC5B02">
        <w:tc>
          <w:tcPr>
            <w:tcW w:w="3192" w:type="dxa"/>
          </w:tcPr>
          <w:p w:rsidR="00365D26" w:rsidRPr="00365D26" w:rsidRDefault="00365D26" w:rsidP="00BC5B02">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BC5B02">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62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BC5B02">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i/>
              </w:rPr>
            </w:pPr>
            <w:r w:rsidRPr="00365D26">
              <w:rPr>
                <w:rFonts w:ascii="Times New Roman" w:hAnsi="Times New Roman"/>
                <w:i/>
              </w:rPr>
              <w:t>? Hãy nhận xét về các sự việc, nhân vật chính nêu trong văn bản tóm tắt trên?</w:t>
            </w:r>
          </w:p>
          <w:p w:rsidR="00365D26" w:rsidRPr="00365D26" w:rsidRDefault="00365D26" w:rsidP="00365D26">
            <w:pPr>
              <w:spacing w:before="120" w:after="120"/>
              <w:rPr>
                <w:rFonts w:ascii="Times New Roman" w:hAnsi="Times New Roman"/>
                <w:i/>
              </w:rPr>
            </w:pPr>
            <w:r w:rsidRPr="00365D26">
              <w:rPr>
                <w:rFonts w:ascii="Times New Roman" w:hAnsi="Times New Roman"/>
                <w:i/>
              </w:rPr>
              <w:t xml:space="preserve"> Cách sắp xếp các sự việc đó có đặc có đặc điểm gì?</w:t>
            </w:r>
          </w:p>
          <w:p w:rsidR="00365D26" w:rsidRPr="00365D26" w:rsidRDefault="00365D26" w:rsidP="00365D26">
            <w:pPr>
              <w:spacing w:before="120" w:after="120"/>
              <w:rPr>
                <w:rFonts w:ascii="Times New Roman" w:hAnsi="Times New Roman"/>
                <w:i/>
              </w:rPr>
            </w:pPr>
          </w:p>
          <w:p w:rsidR="00365D26" w:rsidRPr="00365D26" w:rsidRDefault="00365D26" w:rsidP="00365D26">
            <w:pPr>
              <w:spacing w:before="120" w:after="120"/>
              <w:rPr>
                <w:rFonts w:ascii="Times New Roman" w:hAnsi="Times New Roman"/>
                <w:i/>
              </w:rPr>
            </w:pPr>
            <w:r w:rsidRPr="00365D26">
              <w:rPr>
                <w:rFonts w:ascii="Times New Roman" w:hAnsi="Times New Roman"/>
                <w:i/>
              </w:rPr>
              <w:t>? Hãy sắp xếp các ý trên theo một trình tự hợp lý?</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i/>
              </w:rPr>
            </w:pPr>
            <w:r w:rsidRPr="00365D26">
              <w:rPr>
                <w:rFonts w:ascii="Times New Roman" w:hAnsi="Times New Roman"/>
                <w:i/>
              </w:rPr>
              <w:t>? Tại sao em lại sắp xếp như vậy?</w:t>
            </w:r>
          </w:p>
          <w:p w:rsidR="00365D26" w:rsidRPr="00365D26" w:rsidRDefault="00365D26" w:rsidP="00365D26">
            <w:pPr>
              <w:spacing w:before="120" w:after="120"/>
              <w:rPr>
                <w:rFonts w:ascii="Times New Roman" w:hAnsi="Times New Roman"/>
                <w:i/>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Em hãy tóm tắt văn bản trên khoảng 10 dòng</w:t>
            </w: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GV cho HS viết – trình bày trước lớp – Gv nhận xét bổ xung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GV hướng dẫn HS thảo luận nhóm</w:t>
            </w:r>
          </w:p>
          <w:p w:rsidR="00365D26" w:rsidRPr="00365D26" w:rsidRDefault="00365D26" w:rsidP="00365D26">
            <w:pPr>
              <w:spacing w:before="120" w:after="120"/>
              <w:rPr>
                <w:rFonts w:ascii="Times New Roman" w:hAnsi="Times New Roman"/>
              </w:rPr>
            </w:pPr>
            <w:r w:rsidRPr="00365D26">
              <w:rPr>
                <w:rFonts w:ascii="Times New Roman" w:hAnsi="Times New Roman"/>
              </w:rPr>
              <w:t>- Y/c HS tóm tắt văn bản theo nhu cầu</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 Có ý kiến cho rằng văn bản “Tôi đi học” của Thanh Tịnh và văn bản “ Trong lòng mẹ ” của Nguyên Hồng rất khó tóm tắt .</w:t>
            </w:r>
          </w:p>
        </w:tc>
        <w:tc>
          <w:tcPr>
            <w:tcW w:w="3192" w:type="dxa"/>
          </w:tcPr>
          <w:p w:rsidR="00365D26" w:rsidRPr="00365D26" w:rsidRDefault="00365D26" w:rsidP="00365D26">
            <w:pPr>
              <w:spacing w:before="120" w:after="120"/>
              <w:rPr>
                <w:rFonts w:ascii="Times New Roman" w:hAnsi="Times New Roman"/>
              </w:rPr>
            </w:pPr>
          </w:p>
          <w:p w:rsidR="002C4EB8" w:rsidRPr="00365D26" w:rsidRDefault="002C4EB8"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thảo luận nhóm trình bày kết quả</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độc lập trả lời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tóm tắt trình bày trước lớp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thảo luận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tóm tắt trình bày kết quả</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tabs>
                <w:tab w:val="left" w:pos="2838"/>
              </w:tabs>
              <w:rPr>
                <w:rFonts w:ascii="Times New Roman" w:hAnsi="Times New Roman"/>
              </w:rPr>
            </w:pPr>
            <w:r w:rsidRPr="00365D26">
              <w:rPr>
                <w:rFonts w:ascii="Times New Roman" w:hAnsi="Times New Roman"/>
              </w:rPr>
              <w:t>HS Thảo luận nhóm</w:t>
            </w:r>
          </w:p>
        </w:tc>
        <w:tc>
          <w:tcPr>
            <w:tcW w:w="3624" w:type="dxa"/>
          </w:tcPr>
          <w:p w:rsidR="00365D26" w:rsidRPr="00365D26" w:rsidRDefault="00365D26" w:rsidP="00365D26">
            <w:pPr>
              <w:spacing w:after="120"/>
              <w:rPr>
                <w:rFonts w:ascii="Times New Roman" w:hAnsi="Times New Roman"/>
                <w:i/>
                <w:szCs w:val="28"/>
              </w:rPr>
            </w:pPr>
            <w:r w:rsidRPr="00365D26">
              <w:rPr>
                <w:rFonts w:ascii="Times New Roman" w:hAnsi="Times New Roman"/>
                <w:i/>
                <w:szCs w:val="28"/>
              </w:rPr>
              <w:lastRenderedPageBreak/>
              <w:t xml:space="preserve">Bài tập 1: </w:t>
            </w:r>
          </w:p>
          <w:p w:rsidR="00365D26" w:rsidRPr="00365D26" w:rsidRDefault="00365D26" w:rsidP="00365D26">
            <w:pPr>
              <w:spacing w:before="120" w:after="120"/>
              <w:rPr>
                <w:rFonts w:ascii="Times New Roman" w:hAnsi="Times New Roman"/>
              </w:rPr>
            </w:pPr>
            <w:r w:rsidRPr="00365D26">
              <w:rPr>
                <w:rFonts w:ascii="Times New Roman" w:hAnsi="Times New Roman"/>
              </w:rPr>
              <w:t>Tóm tắt truyện ngắn Lão Hạc</w:t>
            </w:r>
          </w:p>
          <w:p w:rsidR="00365D26" w:rsidRPr="00365D26" w:rsidRDefault="00365D26" w:rsidP="00365D26">
            <w:pPr>
              <w:spacing w:before="120" w:after="120"/>
              <w:rPr>
                <w:rFonts w:ascii="Times New Roman" w:hAnsi="Times New Roman"/>
              </w:rPr>
            </w:pPr>
            <w:r w:rsidRPr="00365D26">
              <w:rPr>
                <w:rFonts w:ascii="Times New Roman" w:hAnsi="Times New Roman"/>
              </w:rPr>
              <w:t>Nội dung: Văn bản tóm tắt đã nêu đầy đủ các sự kiện, nhân vật chính.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Sắp xếp còn lôn xộn, thiếu mạch lạc</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a. Lão Hạc có 1 người con trai, 1 mảnh vườn và 1 con </w:t>
            </w:r>
            <w:r w:rsidRPr="00365D26">
              <w:rPr>
                <w:rFonts w:ascii="Times New Roman" w:hAnsi="Times New Roman"/>
              </w:rPr>
              <w:lastRenderedPageBreak/>
              <w:t>chó vàng.</w:t>
            </w:r>
          </w:p>
          <w:p w:rsidR="00365D26" w:rsidRPr="00365D26" w:rsidRDefault="00365D26" w:rsidP="00365D26">
            <w:pPr>
              <w:spacing w:before="120" w:after="120"/>
              <w:rPr>
                <w:rFonts w:ascii="Times New Roman" w:hAnsi="Times New Roman"/>
              </w:rPr>
            </w:pPr>
            <w:r w:rsidRPr="00365D26">
              <w:rPr>
                <w:rFonts w:ascii="Times New Roman" w:hAnsi="Times New Roman"/>
              </w:rPr>
              <w:t>b. Con trai lão đi phu đồn điền cao su lão chỉ còn lại cậu vàng.</w:t>
            </w:r>
          </w:p>
          <w:p w:rsidR="00365D26" w:rsidRPr="00365D26" w:rsidRDefault="00365D26" w:rsidP="00365D26">
            <w:pPr>
              <w:spacing w:before="120" w:after="120"/>
              <w:rPr>
                <w:rFonts w:ascii="Times New Roman" w:hAnsi="Times New Roman"/>
              </w:rPr>
            </w:pPr>
            <w:r w:rsidRPr="00365D26">
              <w:rPr>
                <w:rFonts w:ascii="Times New Roman" w:hAnsi="Times New Roman"/>
              </w:rPr>
              <w:t>c. Vì muốn giữ lại mảnh vườn cho con lão phải bán con chó.</w:t>
            </w:r>
          </w:p>
          <w:p w:rsidR="00365D26" w:rsidRPr="00365D26" w:rsidRDefault="00365D26" w:rsidP="00365D26">
            <w:pPr>
              <w:spacing w:before="120" w:after="120"/>
              <w:rPr>
                <w:rFonts w:ascii="Times New Roman" w:hAnsi="Times New Roman"/>
              </w:rPr>
            </w:pPr>
            <w:r w:rsidRPr="00365D26">
              <w:rPr>
                <w:rFonts w:ascii="Times New Roman" w:hAnsi="Times New Roman"/>
              </w:rPr>
              <w:t>d. Lão mang tiền dành dụm được gửi ông giáo.</w:t>
            </w:r>
          </w:p>
          <w:p w:rsidR="00365D26" w:rsidRPr="00365D26" w:rsidRDefault="00365D26" w:rsidP="00365D26">
            <w:pPr>
              <w:spacing w:before="120" w:after="120"/>
              <w:rPr>
                <w:rFonts w:ascii="Times New Roman" w:hAnsi="Times New Roman"/>
              </w:rPr>
            </w:pPr>
            <w:r w:rsidRPr="00365D26">
              <w:rPr>
                <w:rFonts w:ascii="Times New Roman" w:hAnsi="Times New Roman"/>
              </w:rPr>
              <w:t>e. Cuộc sống mỗi ngày một khó khăn lão kiếm gì ăn nấy và bị ốm 1 trận.</w:t>
            </w:r>
          </w:p>
          <w:p w:rsidR="00365D26" w:rsidRPr="00365D26" w:rsidRDefault="00365D26" w:rsidP="00365D26">
            <w:pPr>
              <w:spacing w:before="120" w:after="120"/>
              <w:rPr>
                <w:rFonts w:ascii="Times New Roman" w:hAnsi="Times New Roman"/>
              </w:rPr>
            </w:pPr>
            <w:r w:rsidRPr="00365D26">
              <w:rPr>
                <w:rFonts w:ascii="Times New Roman" w:hAnsi="Times New Roman"/>
              </w:rPr>
              <w:t>f. Một hôm lão xin Binh Tư  một ít bả chó.</w:t>
            </w:r>
          </w:p>
          <w:p w:rsidR="00365D26" w:rsidRPr="00365D26" w:rsidRDefault="00365D26" w:rsidP="00365D26">
            <w:pPr>
              <w:spacing w:before="120" w:after="120"/>
              <w:rPr>
                <w:rFonts w:ascii="Times New Roman" w:hAnsi="Times New Roman"/>
              </w:rPr>
            </w:pPr>
            <w:r w:rsidRPr="00365D26">
              <w:rPr>
                <w:rFonts w:ascii="Times New Roman" w:hAnsi="Times New Roman"/>
              </w:rPr>
              <w:t>g. Ông giáo rất buồn khi nghe Binh Tư kể chuyện đó.</w:t>
            </w:r>
          </w:p>
          <w:p w:rsidR="00365D26" w:rsidRPr="00365D26" w:rsidRDefault="00365D26" w:rsidP="00365D26">
            <w:pPr>
              <w:spacing w:before="120" w:after="120"/>
              <w:rPr>
                <w:rFonts w:ascii="Times New Roman" w:hAnsi="Times New Roman"/>
              </w:rPr>
            </w:pPr>
            <w:r w:rsidRPr="00365D26">
              <w:rPr>
                <w:rFonts w:ascii="Times New Roman" w:hAnsi="Times New Roman"/>
              </w:rPr>
              <w:t>h. Lão chết, cái chết thật dữ dội.</w:t>
            </w:r>
          </w:p>
          <w:p w:rsidR="00365D26" w:rsidRPr="00365D26" w:rsidRDefault="00365D26" w:rsidP="00365D26">
            <w:pPr>
              <w:spacing w:before="120" w:after="120"/>
              <w:rPr>
                <w:rFonts w:ascii="Times New Roman" w:hAnsi="Times New Roman"/>
              </w:rPr>
            </w:pPr>
            <w:r w:rsidRPr="00365D26">
              <w:rPr>
                <w:rFonts w:ascii="Times New Roman" w:hAnsi="Times New Roman"/>
              </w:rPr>
              <w:t>k. Cả làng không biết vì sao Lão chết trừ Binh Tư  và ông Giáo.</w:t>
            </w:r>
          </w:p>
          <w:p w:rsidR="00365D26" w:rsidRPr="00365D26" w:rsidRDefault="00365D26" w:rsidP="00365D26">
            <w:pPr>
              <w:spacing w:before="120" w:after="120"/>
              <w:rPr>
                <w:rFonts w:ascii="Times New Roman" w:hAnsi="Times New Roman"/>
              </w:rPr>
            </w:pPr>
            <w:r w:rsidRPr="00365D26">
              <w:rPr>
                <w:rFonts w:ascii="Times New Roman" w:hAnsi="Times New Roman"/>
              </w:rPr>
              <w:t>Dựa vào diễn biến của truyện ngắn Lão Hạc tóm tắt như  vậy mới đảm bảo được tính hoàn chỉnh của văn bản ( Mở đầu, phát triển, kiến thúc )</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after="120"/>
              <w:rPr>
                <w:rFonts w:ascii="Times New Roman" w:hAnsi="Times New Roman"/>
                <w:i/>
                <w:szCs w:val="28"/>
              </w:rPr>
            </w:pPr>
            <w:r w:rsidRPr="00365D26">
              <w:rPr>
                <w:rFonts w:ascii="Times New Roman" w:hAnsi="Times New Roman"/>
                <w:i/>
                <w:szCs w:val="28"/>
              </w:rPr>
              <w:t>Bài 2:</w:t>
            </w:r>
          </w:p>
          <w:p w:rsidR="00365D26" w:rsidRPr="00365D26" w:rsidRDefault="00365D26" w:rsidP="00365D26">
            <w:pPr>
              <w:spacing w:before="120" w:after="120"/>
              <w:rPr>
                <w:rFonts w:ascii="Times New Roman" w:hAnsi="Times New Roman"/>
              </w:rPr>
            </w:pPr>
            <w:r w:rsidRPr="00365D26">
              <w:rPr>
                <w:rFonts w:ascii="Times New Roman" w:hAnsi="Times New Roman"/>
              </w:rPr>
              <w:t>Nhân vật chính trong đoạn tức nước vỡ bờ là nhân vật chị Dậu.</w:t>
            </w:r>
          </w:p>
          <w:p w:rsidR="00365D26" w:rsidRPr="00365D26" w:rsidRDefault="00365D26" w:rsidP="00365D26">
            <w:pPr>
              <w:spacing w:before="120" w:after="120"/>
              <w:rPr>
                <w:rFonts w:ascii="Times New Roman" w:hAnsi="Times New Roman"/>
              </w:rPr>
            </w:pPr>
            <w:r w:rsidRPr="00365D26">
              <w:rPr>
                <w:rFonts w:ascii="Times New Roman" w:hAnsi="Times New Roman"/>
              </w:rPr>
              <w:t>Sự việc tiêu biểu là: Chị Dậu chăm sóc chồng  bị ốm và đánh lại cai lệ và người nhà lí trưởng để bảo vệ anh Dậu.</w:t>
            </w:r>
          </w:p>
          <w:p w:rsidR="00365D26" w:rsidRPr="00365D26" w:rsidRDefault="00365D26" w:rsidP="00365D26">
            <w:pPr>
              <w:spacing w:before="120" w:after="120"/>
              <w:rPr>
                <w:rFonts w:ascii="Times New Roman" w:hAnsi="Times New Roman"/>
              </w:rPr>
            </w:pPr>
          </w:p>
          <w:p w:rsidR="00365D26" w:rsidRPr="00365D26" w:rsidRDefault="00365D26" w:rsidP="00365D26">
            <w:pPr>
              <w:spacing w:after="120"/>
              <w:rPr>
                <w:rFonts w:ascii="Times New Roman" w:hAnsi="Times New Roman"/>
                <w:szCs w:val="28"/>
              </w:rPr>
            </w:pPr>
            <w:r w:rsidRPr="00365D26">
              <w:rPr>
                <w:rFonts w:ascii="Times New Roman" w:hAnsi="Times New Roman"/>
                <w:szCs w:val="28"/>
              </w:rPr>
              <w:t>Bài 3:</w:t>
            </w:r>
          </w:p>
          <w:p w:rsidR="00365D26" w:rsidRPr="00365D26" w:rsidRDefault="00365D26" w:rsidP="00365D26">
            <w:pPr>
              <w:tabs>
                <w:tab w:val="left" w:pos="2838"/>
              </w:tabs>
              <w:rPr>
                <w:rFonts w:ascii="Times New Roman" w:hAnsi="Times New Roman"/>
              </w:rPr>
            </w:pPr>
            <w:r w:rsidRPr="00365D26">
              <w:rPr>
                <w:rFonts w:ascii="Times New Roman" w:hAnsi="Times New Roman"/>
              </w:rPr>
              <w:t xml:space="preserve">Văn bản trên rất khó tóm tắt </w:t>
            </w:r>
            <w:r w:rsidRPr="00365D26">
              <w:rPr>
                <w:rFonts w:ascii="Times New Roman" w:hAnsi="Times New Roman"/>
              </w:rPr>
              <w:lastRenderedPageBreak/>
              <w:t>vì đó là văn bản trữ tình, chủ yếu miêu tả những diễn biến trong đời sống nội tâm của nhân vật, ít các sự việc kể lại.</w:t>
            </w:r>
          </w:p>
        </w:tc>
      </w:tr>
    </w:tbl>
    <w:p w:rsidR="00365D26" w:rsidRPr="00365D26" w:rsidRDefault="00DF6A92" w:rsidP="00365D26">
      <w:pPr>
        <w:tabs>
          <w:tab w:val="left" w:pos="2838"/>
        </w:tabs>
        <w:rPr>
          <w:rFonts w:ascii="Times New Roman" w:hAnsi="Times New Roman"/>
        </w:rPr>
      </w:pPr>
      <w:r>
        <w:rPr>
          <w:rFonts w:ascii="Times New Roman" w:hAnsi="Times New Roman"/>
        </w:rPr>
        <w:lastRenderedPageBreak/>
        <w:t>HOẠT ĐỘNG 4: CỦNG CỐ, VẬN DỤNG</w:t>
      </w:r>
    </w:p>
    <w:p w:rsidR="00365D26" w:rsidRPr="00365D26" w:rsidRDefault="00365D26" w:rsidP="00365D26">
      <w:pPr>
        <w:tabs>
          <w:tab w:val="left" w:pos="2838"/>
        </w:tabs>
        <w:rPr>
          <w:rFonts w:ascii="Times New Roman" w:hAnsi="Times New Roman"/>
          <w:b/>
        </w:rPr>
      </w:pPr>
      <w:r w:rsidRPr="00365D26">
        <w:rPr>
          <w:rFonts w:ascii="Times New Roman" w:hAnsi="Times New Roman"/>
          <w:b/>
        </w:rPr>
        <w:t>Củng cố bài học:</w:t>
      </w:r>
    </w:p>
    <w:p w:rsidR="00365D26" w:rsidRPr="00365D26" w:rsidRDefault="00365D26" w:rsidP="00365D26">
      <w:pPr>
        <w:rPr>
          <w:rFonts w:ascii="Times New Roman" w:hAnsi="Times New Roman"/>
        </w:rPr>
      </w:pPr>
      <w:r w:rsidRPr="00365D26">
        <w:rPr>
          <w:rFonts w:ascii="Times New Roman" w:hAnsi="Times New Roman"/>
          <w:b/>
          <w:bCs/>
        </w:rPr>
        <w:t xml:space="preserve">     </w:t>
      </w:r>
      <w:r w:rsidRPr="00365D26">
        <w:rPr>
          <w:rFonts w:ascii="Times New Roman" w:hAnsi="Times New Roman"/>
        </w:rPr>
        <w:t>? Thế nào là văn bản tự sự? Yêu cầu khi tóm tắt văn bản tự sự ? các bước tóm tắt văn bản tự sự ?</w:t>
      </w:r>
    </w:p>
    <w:p w:rsidR="00365D26" w:rsidRPr="00365D26" w:rsidRDefault="00365D26" w:rsidP="00365D26">
      <w:pPr>
        <w:tabs>
          <w:tab w:val="left" w:pos="2838"/>
        </w:tabs>
        <w:rPr>
          <w:rFonts w:ascii="Times New Roman" w:hAnsi="Times New Roman"/>
          <w:b/>
        </w:rPr>
      </w:pPr>
      <w:r w:rsidRPr="00365D26">
        <w:rPr>
          <w:rFonts w:ascii="Times New Roman" w:hAnsi="Times New Roman"/>
          <w:b/>
        </w:rPr>
        <w:t>Hoạt động tiếp nối:</w:t>
      </w:r>
    </w:p>
    <w:p w:rsidR="00365D26" w:rsidRPr="00365D26" w:rsidRDefault="00365D26" w:rsidP="00365D26">
      <w:pPr>
        <w:ind w:left="360"/>
        <w:rPr>
          <w:rFonts w:ascii="Times New Roman" w:hAnsi="Times New Roman"/>
        </w:rPr>
      </w:pPr>
      <w:r w:rsidRPr="00365D26">
        <w:rPr>
          <w:rFonts w:ascii="Times New Roman" w:hAnsi="Times New Roman"/>
        </w:rPr>
        <w:t>Học ở nhà: học bài, chuẩn bị bài tập.</w:t>
      </w:r>
    </w:p>
    <w:p w:rsidR="00365D26" w:rsidRPr="00365D26" w:rsidRDefault="00365D26" w:rsidP="00365D26">
      <w:pPr>
        <w:tabs>
          <w:tab w:val="left" w:pos="2838"/>
        </w:tabs>
        <w:rPr>
          <w:rFonts w:ascii="Times New Roman" w:hAnsi="Times New Roman"/>
        </w:rPr>
      </w:pPr>
    </w:p>
    <w:p w:rsidR="00365D26" w:rsidRPr="00365D26" w:rsidRDefault="00365D26" w:rsidP="00365D26">
      <w:pPr>
        <w:rPr>
          <w:rFonts w:ascii="Times New Roman" w:hAnsi="Times New Roman"/>
          <w:b/>
          <w:bCs/>
        </w:rPr>
      </w:pPr>
    </w:p>
    <w:p w:rsidR="00365D26" w:rsidRPr="00365D26" w:rsidRDefault="00365D26" w:rsidP="00365D26">
      <w:pPr>
        <w:rPr>
          <w:rFonts w:ascii="Times New Roman" w:hAnsi="Times New Roman"/>
          <w:b/>
          <w:bCs/>
        </w:rPr>
      </w:pPr>
    </w:p>
    <w:p w:rsidR="00365D26" w:rsidRPr="00365D26" w:rsidRDefault="00365D26" w:rsidP="00365D26">
      <w:pPr>
        <w:rPr>
          <w:rFonts w:ascii="Times New Roman" w:hAnsi="Times New Roman"/>
          <w:b/>
          <w:bCs/>
        </w:rPr>
      </w:pPr>
    </w:p>
    <w:p w:rsidR="00365D26" w:rsidRPr="00365D26" w:rsidRDefault="00365D26" w:rsidP="00365D26">
      <w:pPr>
        <w:rPr>
          <w:rFonts w:ascii="Times New Roman" w:hAnsi="Times New Roman"/>
          <w:b/>
          <w:bCs/>
        </w:rPr>
      </w:pPr>
    </w:p>
    <w:p w:rsidR="00365D26" w:rsidRDefault="00365D26"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DF6A92" w:rsidRDefault="00DF6A92" w:rsidP="00365D26">
      <w:pPr>
        <w:rPr>
          <w:rFonts w:ascii="Times New Roman" w:hAnsi="Times New Roman"/>
          <w:b/>
          <w:bCs/>
        </w:rPr>
      </w:pPr>
    </w:p>
    <w:p w:rsidR="002C4EB8" w:rsidRDefault="002C4EB8" w:rsidP="00365D26">
      <w:pPr>
        <w:rPr>
          <w:rFonts w:ascii="Times New Roman" w:hAnsi="Times New Roman"/>
          <w:b/>
          <w:bCs/>
        </w:rPr>
      </w:pPr>
    </w:p>
    <w:p w:rsidR="002C4EB8" w:rsidRDefault="002C4EB8" w:rsidP="00365D26">
      <w:pPr>
        <w:rPr>
          <w:rFonts w:ascii="Times New Roman" w:hAnsi="Times New Roman"/>
          <w:b/>
          <w:bCs/>
        </w:rPr>
      </w:pPr>
    </w:p>
    <w:p w:rsidR="002C4EB8" w:rsidRDefault="002C4EB8" w:rsidP="00365D26">
      <w:pPr>
        <w:rPr>
          <w:rFonts w:ascii="Times New Roman" w:hAnsi="Times New Roman"/>
          <w:b/>
          <w:bCs/>
        </w:rPr>
      </w:pPr>
    </w:p>
    <w:p w:rsidR="002C4EB8" w:rsidRDefault="002C4EB8" w:rsidP="00365D26">
      <w:pPr>
        <w:rPr>
          <w:rFonts w:ascii="Times New Roman" w:hAnsi="Times New Roman"/>
          <w:b/>
          <w:bCs/>
        </w:rPr>
      </w:pPr>
    </w:p>
    <w:p w:rsidR="002C4EB8" w:rsidRDefault="002C4EB8" w:rsidP="00365D26">
      <w:pPr>
        <w:rPr>
          <w:rFonts w:ascii="Times New Roman" w:hAnsi="Times New Roman"/>
          <w:b/>
          <w:bCs/>
        </w:rPr>
      </w:pPr>
    </w:p>
    <w:p w:rsidR="002C4EB8" w:rsidRDefault="002C4EB8" w:rsidP="00365D26">
      <w:pPr>
        <w:rPr>
          <w:rFonts w:ascii="Times New Roman" w:hAnsi="Times New Roman"/>
          <w:b/>
          <w:bCs/>
        </w:rPr>
      </w:pPr>
    </w:p>
    <w:p w:rsidR="002C4EB8" w:rsidRDefault="002C4EB8" w:rsidP="00365D26">
      <w:pPr>
        <w:rPr>
          <w:rFonts w:ascii="Times New Roman" w:hAnsi="Times New Roman"/>
          <w:b/>
          <w:bCs/>
        </w:rPr>
      </w:pPr>
    </w:p>
    <w:p w:rsidR="002C4EB8" w:rsidRDefault="002C4EB8" w:rsidP="00365D26">
      <w:pPr>
        <w:rPr>
          <w:rFonts w:ascii="Times New Roman" w:hAnsi="Times New Roman"/>
          <w:b/>
          <w:bCs/>
        </w:rPr>
      </w:pPr>
    </w:p>
    <w:p w:rsidR="00DF6A92" w:rsidRPr="00365D26" w:rsidRDefault="00DF6A92" w:rsidP="00365D26">
      <w:pPr>
        <w:rPr>
          <w:rFonts w:ascii="Times New Roman" w:hAnsi="Times New Roman"/>
          <w:b/>
          <w:bCs/>
        </w:rPr>
      </w:pPr>
    </w:p>
    <w:p w:rsidR="00365D26" w:rsidRPr="00365D26" w:rsidRDefault="00365D26" w:rsidP="00365D26">
      <w:pPr>
        <w:rPr>
          <w:rFonts w:ascii="Times New Roman" w:hAnsi="Times New Roman"/>
          <w:b/>
          <w:bCs/>
        </w:rPr>
      </w:pPr>
      <w:r w:rsidRPr="00365D26">
        <w:rPr>
          <w:rFonts w:ascii="Times New Roman" w:hAnsi="Times New Roman"/>
          <w:b/>
          <w:bCs/>
        </w:rPr>
        <w:lastRenderedPageBreak/>
        <w:t>Tiết 21</w:t>
      </w:r>
      <w:r w:rsidR="0029457A">
        <w:rPr>
          <w:rFonts w:ascii="Times New Roman" w:hAnsi="Times New Roman"/>
          <w:b/>
          <w:bCs/>
        </w:rPr>
        <w:t>-22</w:t>
      </w:r>
      <w:r w:rsidRPr="00365D26">
        <w:rPr>
          <w:rFonts w:ascii="Times New Roman" w:hAnsi="Times New Roman"/>
          <w:b/>
          <w:bCs/>
        </w:rPr>
        <w:t>:</w:t>
      </w:r>
    </w:p>
    <w:p w:rsidR="00365D26" w:rsidRPr="00365D26" w:rsidRDefault="0029457A" w:rsidP="00365D26">
      <w:pPr>
        <w:ind w:left="360"/>
        <w:jc w:val="center"/>
        <w:rPr>
          <w:rFonts w:ascii="Times New Roman" w:hAnsi="Times New Roman"/>
          <w:b/>
          <w:bCs/>
          <w:i/>
          <w:sz w:val="52"/>
          <w:szCs w:val="52"/>
        </w:rPr>
      </w:pPr>
      <w:r>
        <w:rPr>
          <w:rFonts w:ascii="Times New Roman" w:hAnsi="Times New Roman"/>
          <w:b/>
          <w:bCs/>
          <w:i/>
          <w:sz w:val="52"/>
          <w:szCs w:val="52"/>
        </w:rPr>
        <w:t>Luyện tập kỹ năng xây dựng đoạn văn</w:t>
      </w:r>
    </w:p>
    <w:p w:rsidR="00365D26" w:rsidRPr="00365D26" w:rsidRDefault="00365D26" w:rsidP="00365D26">
      <w:pPr>
        <w:rPr>
          <w:rFonts w:ascii="Times New Roman" w:hAnsi="Times New Roman"/>
          <w:b/>
          <w:bCs/>
          <w:szCs w:val="28"/>
          <w:lang w:val="nl-NL"/>
        </w:rPr>
      </w:pPr>
      <w:r w:rsidRPr="00365D26">
        <w:rPr>
          <w:rFonts w:ascii="Times New Roman" w:hAnsi="Times New Roman"/>
          <w:szCs w:val="28"/>
        </w:rPr>
        <w:t>I</w:t>
      </w:r>
      <w:r w:rsidRPr="00365D26">
        <w:rPr>
          <w:rFonts w:ascii="Times New Roman" w:hAnsi="Times New Roman"/>
          <w:b/>
          <w:bCs/>
          <w:szCs w:val="28"/>
          <w:lang w:val="nl-NL"/>
        </w:rPr>
        <w:t>. Mục tiêu bài học:</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1.Về kiến thức:</w:t>
      </w:r>
    </w:p>
    <w:p w:rsidR="00365D26" w:rsidRPr="00365D26" w:rsidRDefault="00365D26" w:rsidP="00365D26">
      <w:pPr>
        <w:rPr>
          <w:rFonts w:ascii="Times New Roman" w:hAnsi="Times New Roman"/>
        </w:rPr>
      </w:pPr>
      <w:r w:rsidRPr="00365D26">
        <w:rPr>
          <w:rFonts w:ascii="Times New Roman" w:hAnsi="Times New Roman"/>
        </w:rPr>
        <w:t xml:space="preserve">    - Ôn tập củng cố các kiến thức văn tự sự.</w:t>
      </w:r>
    </w:p>
    <w:p w:rsidR="00365D26" w:rsidRPr="00365D26" w:rsidRDefault="00365D26" w:rsidP="00365D26">
      <w:pPr>
        <w:rPr>
          <w:rFonts w:ascii="Times New Roman" w:hAnsi="Times New Roman"/>
        </w:rPr>
      </w:pPr>
      <w:r w:rsidRPr="00365D26">
        <w:rPr>
          <w:rFonts w:ascii="Times New Roman" w:hAnsi="Times New Roman"/>
        </w:rPr>
        <w:t xml:space="preserve">    - Giúp HS có khả</w:t>
      </w:r>
      <w:r w:rsidR="0029457A">
        <w:rPr>
          <w:rFonts w:ascii="Times New Roman" w:hAnsi="Times New Roman"/>
        </w:rPr>
        <w:t xml:space="preserve"> năng tạo lập đoạn văn đạt yêu cầu về hình thức và nội dung</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2. Về kỹ năng: </w:t>
      </w:r>
    </w:p>
    <w:p w:rsidR="00365D26" w:rsidRPr="00365D26" w:rsidRDefault="0029457A" w:rsidP="00365D26">
      <w:pPr>
        <w:ind w:left="360"/>
        <w:rPr>
          <w:rFonts w:ascii="Times New Roman" w:hAnsi="Times New Roman"/>
        </w:rPr>
      </w:pPr>
      <w:r>
        <w:rPr>
          <w:rFonts w:ascii="Times New Roman" w:hAnsi="Times New Roman"/>
        </w:rPr>
        <w:t xml:space="preserve">HS biết </w:t>
      </w:r>
      <w:r w:rsidR="00365D26" w:rsidRPr="00365D26">
        <w:rPr>
          <w:rFonts w:ascii="Times New Roman" w:hAnsi="Times New Roman"/>
        </w:rPr>
        <w:t>tạo lập 1 đoạn văn, diễn đạt dùng từ.</w:t>
      </w:r>
    </w:p>
    <w:p w:rsidR="00365D26" w:rsidRPr="00365D26" w:rsidRDefault="00365D26" w:rsidP="00365D26">
      <w:pPr>
        <w:rPr>
          <w:rFonts w:ascii="Times New Roman" w:hAnsi="Times New Roman"/>
        </w:rPr>
      </w:pPr>
      <w:r w:rsidRPr="00365D26">
        <w:rPr>
          <w:rFonts w:ascii="Times New Roman" w:hAnsi="Times New Roman"/>
          <w:b/>
          <w:szCs w:val="28"/>
        </w:rPr>
        <w:t xml:space="preserve">    3. V</w:t>
      </w:r>
      <w:r w:rsidRPr="00365D26">
        <w:rPr>
          <w:rFonts w:ascii="Times New Roman" w:hAnsi="Times New Roman"/>
          <w:b/>
          <w:szCs w:val="28"/>
          <w:lang w:val="vi-VN"/>
        </w:rPr>
        <w:t>ề thái độ</w:t>
      </w:r>
      <w:r w:rsidRPr="00365D26">
        <w:rPr>
          <w:rFonts w:ascii="Times New Roman" w:hAnsi="Times New Roman"/>
        </w:rPr>
        <w:t xml:space="preserve"> : Có ý thức tiếp thu, sửa chữa bài kiểm tra.</w:t>
      </w:r>
    </w:p>
    <w:p w:rsidR="00365D26" w:rsidRPr="00365D26" w:rsidRDefault="0029457A" w:rsidP="00365D26">
      <w:pPr>
        <w:rPr>
          <w:rFonts w:ascii="Times New Roman" w:hAnsi="Times New Roman"/>
        </w:rPr>
      </w:pPr>
      <w:r>
        <w:rPr>
          <w:rFonts w:ascii="Times New Roman" w:hAnsi="Times New Roman"/>
          <w:b/>
          <w:bCs/>
        </w:rPr>
        <w:t>II. Chuẩn bị của giáo viên</w:t>
      </w:r>
      <w:r w:rsidR="00365D26" w:rsidRPr="00365D26">
        <w:rPr>
          <w:rFonts w:ascii="Times New Roman" w:hAnsi="Times New Roman"/>
          <w:b/>
          <w:bCs/>
        </w:rPr>
        <w:t xml:space="preserve"> và học sinh:</w:t>
      </w:r>
    </w:p>
    <w:p w:rsidR="00365D26" w:rsidRPr="00365D26" w:rsidRDefault="00365D26" w:rsidP="00365D26">
      <w:pPr>
        <w:rPr>
          <w:rFonts w:ascii="Times New Roman" w:hAnsi="Times New Roman"/>
        </w:rPr>
      </w:pPr>
      <w:r w:rsidRPr="00365D26">
        <w:rPr>
          <w:rFonts w:ascii="Times New Roman" w:hAnsi="Times New Roman"/>
          <w:b/>
          <w:bCs/>
        </w:rPr>
        <w:t xml:space="preserve">     </w:t>
      </w:r>
      <w:r w:rsidRPr="00365D26">
        <w:rPr>
          <w:rFonts w:ascii="Times New Roman" w:hAnsi="Times New Roman"/>
          <w:b/>
        </w:rPr>
        <w:t xml:space="preserve">1 </w:t>
      </w:r>
      <w:r w:rsidRPr="00365D26">
        <w:rPr>
          <w:rFonts w:ascii="Arial" w:hAnsi="Arial" w:cs="Arial"/>
          <w:b/>
        </w:rPr>
        <w:t>–</w:t>
      </w:r>
      <w:r w:rsidR="0029457A">
        <w:rPr>
          <w:rFonts w:ascii="Times New Roman" w:hAnsi="Times New Roman"/>
          <w:b/>
        </w:rPr>
        <w:t xml:space="preserve"> Giáo viên</w:t>
      </w:r>
      <w:r w:rsidR="0029457A">
        <w:rPr>
          <w:rFonts w:ascii="Times New Roman" w:hAnsi="Times New Roman"/>
        </w:rPr>
        <w:t>: giao bài</w:t>
      </w:r>
      <w:r w:rsidRPr="00365D26">
        <w:rPr>
          <w:rFonts w:ascii="Times New Roman" w:hAnsi="Times New Roman"/>
        </w:rPr>
        <w:t xml:space="preserve"> trước cho HS.</w:t>
      </w:r>
    </w:p>
    <w:p w:rsidR="00365D26" w:rsidRPr="00365D26" w:rsidRDefault="00365D26" w:rsidP="009271D9">
      <w:pPr>
        <w:numPr>
          <w:ilvl w:val="0"/>
          <w:numId w:val="24"/>
        </w:numPr>
        <w:contextualSpacing/>
        <w:rPr>
          <w:rFonts w:ascii="Times New Roman" w:hAnsi="Times New Roman"/>
          <w:b/>
        </w:rPr>
      </w:pPr>
      <w:r w:rsidRPr="00365D26">
        <w:rPr>
          <w:rFonts w:ascii="Times New Roman" w:hAnsi="Times New Roman"/>
          <w:b/>
        </w:rPr>
        <w:t>Học sinh:</w:t>
      </w:r>
    </w:p>
    <w:p w:rsidR="00365D26" w:rsidRPr="00365D26" w:rsidRDefault="00365D26" w:rsidP="00365D26">
      <w:pPr>
        <w:rPr>
          <w:rFonts w:ascii="Times New Roman" w:hAnsi="Times New Roman"/>
          <w:b/>
          <w:szCs w:val="28"/>
        </w:rPr>
      </w:pPr>
      <w:r w:rsidRPr="00365D26">
        <w:rPr>
          <w:rFonts w:ascii="Times New Roman" w:hAnsi="Times New Roman"/>
          <w:b/>
          <w:szCs w:val="28"/>
        </w:rPr>
        <w:t>III. Phương pháp dạy học:</w:t>
      </w:r>
    </w:p>
    <w:p w:rsidR="00365D26" w:rsidRPr="00365D26" w:rsidRDefault="00365D26" w:rsidP="00365D26">
      <w:pPr>
        <w:rPr>
          <w:rFonts w:ascii="Times New Roman" w:hAnsi="Times New Roman"/>
          <w:b/>
          <w:szCs w:val="28"/>
        </w:rPr>
      </w:pPr>
      <w:r w:rsidRPr="00365D26">
        <w:rPr>
          <w:rFonts w:ascii="Times New Roman" w:hAnsi="Times New Roman"/>
          <w:b/>
          <w:szCs w:val="28"/>
        </w:rPr>
        <w:t>IV.Tiến trỡnh dạy- học:</w:t>
      </w:r>
    </w:p>
    <w:p w:rsidR="00365D26" w:rsidRPr="00365D26" w:rsidRDefault="00365D26" w:rsidP="009271D9">
      <w:pPr>
        <w:numPr>
          <w:ilvl w:val="0"/>
          <w:numId w:val="4"/>
        </w:numPr>
        <w:rPr>
          <w:rFonts w:ascii="Times New Roman" w:hAnsi="Times New Roman"/>
          <w:szCs w:val="28"/>
        </w:rPr>
      </w:pPr>
      <w:r w:rsidRPr="00365D26">
        <w:rPr>
          <w:rFonts w:ascii="Times New Roman" w:hAnsi="Times New Roman"/>
          <w:b/>
          <w:szCs w:val="28"/>
        </w:rPr>
        <w:t xml:space="preserve">Ổn định tổ chức: </w:t>
      </w:r>
      <w:r w:rsidRPr="00365D26">
        <w:rPr>
          <w:rFonts w:ascii="Times New Roman" w:hAnsi="Times New Roman"/>
          <w:szCs w:val="28"/>
        </w:rPr>
        <w:t>Kiểm tra sĩ số.</w:t>
      </w:r>
    </w:p>
    <w:p w:rsidR="00365D26" w:rsidRPr="00365D26" w:rsidRDefault="00365D26" w:rsidP="009271D9">
      <w:pPr>
        <w:numPr>
          <w:ilvl w:val="0"/>
          <w:numId w:val="4"/>
        </w:numPr>
        <w:rPr>
          <w:rFonts w:ascii="Times New Roman" w:hAnsi="Times New Roman"/>
          <w:szCs w:val="28"/>
        </w:rPr>
      </w:pPr>
      <w:r w:rsidRPr="00365D26">
        <w:rPr>
          <w:rFonts w:ascii="Times New Roman" w:hAnsi="Times New Roman"/>
          <w:b/>
          <w:szCs w:val="28"/>
        </w:rPr>
        <w:t>Kiểm tra bài cũ:</w:t>
      </w:r>
    </w:p>
    <w:p w:rsidR="00365D26" w:rsidRPr="00365D26" w:rsidRDefault="00365D26" w:rsidP="00365D26">
      <w:pPr>
        <w:rPr>
          <w:rFonts w:ascii="Times New Roman" w:hAnsi="Times New Roman"/>
        </w:rPr>
      </w:pPr>
      <w:r w:rsidRPr="00365D26">
        <w:rPr>
          <w:rFonts w:ascii="Times New Roman" w:hAnsi="Times New Roman"/>
        </w:rPr>
        <w:t xml:space="preserve">       Kiểm tra chuẩn bị của HS.</w:t>
      </w:r>
    </w:p>
    <w:p w:rsidR="00365D26" w:rsidRPr="00365D26" w:rsidRDefault="00365D26" w:rsidP="00365D26">
      <w:pPr>
        <w:rPr>
          <w:rFonts w:ascii="Times New Roman" w:hAnsi="Times New Roman"/>
          <w:b/>
          <w:lang w:val="vi-VN"/>
        </w:rPr>
      </w:pPr>
      <w:r w:rsidRPr="00365D26">
        <w:rPr>
          <w:rFonts w:ascii="Times New Roman" w:hAnsi="Times New Roman"/>
        </w:rPr>
        <w:t xml:space="preserve">    </w:t>
      </w:r>
      <w:r w:rsidRPr="00365D26">
        <w:rPr>
          <w:rFonts w:ascii="Times New Roman" w:hAnsi="Times New Roman"/>
          <w:b/>
        </w:rPr>
        <w:t>3. Giới thiệu và dạy bài học mới:</w:t>
      </w:r>
    </w:p>
    <w:p w:rsidR="00365D26" w:rsidRPr="00365D26" w:rsidRDefault="00365D26" w:rsidP="00365D26">
      <w:pPr>
        <w:rPr>
          <w:rFonts w:ascii="Times New Roman" w:hAnsi="Times New Roman"/>
          <w:i/>
        </w:rPr>
      </w:pPr>
      <w:r w:rsidRPr="00365D26">
        <w:rPr>
          <w:rFonts w:ascii="Times New Roman" w:hAnsi="Times New Roman"/>
          <w:b/>
          <w:bCs/>
        </w:rPr>
        <w:t xml:space="preserve">     </w:t>
      </w:r>
      <w:r w:rsidRPr="00365D26">
        <w:rPr>
          <w:rFonts w:ascii="Times New Roman" w:hAnsi="Times New Roman"/>
        </w:rPr>
        <w:t xml:space="preserve">  </w:t>
      </w:r>
      <w:r w:rsidRPr="00365D26">
        <w:rPr>
          <w:rFonts w:ascii="Times New Roman" w:hAnsi="Times New Roman"/>
          <w:i/>
        </w:rPr>
        <w:t>Để giúp các em có cái nhìn chính xác về nội dung một số kiến thức đã được học về phần tập làm văn và biết sửa những lỗi về nội dung và diễn đạt trong bài</w:t>
      </w:r>
      <w:r w:rsidR="0029457A">
        <w:rPr>
          <w:rFonts w:ascii="Times New Roman" w:hAnsi="Times New Roman"/>
          <w:i/>
        </w:rPr>
        <w:t xml:space="preserve">  làm vừa qua, bây giờ</w:t>
      </w:r>
      <w:r w:rsidRPr="00365D26">
        <w:rPr>
          <w:rFonts w:ascii="Times New Roman" w:hAnsi="Times New Roman"/>
          <w:i/>
        </w:rPr>
        <w:t xml:space="preserve"> </w:t>
      </w:r>
      <w:r w:rsidR="0029457A">
        <w:rPr>
          <w:rFonts w:ascii="Times New Roman" w:hAnsi="Times New Roman"/>
          <w:i/>
        </w:rPr>
        <w:t>cô giáo cùng các em luyện tập về lỹ năng xây dựng đoạn văn</w:t>
      </w:r>
      <w:r w:rsidRPr="00365D26">
        <w:rPr>
          <w:rFonts w:ascii="Times New Roman" w:hAnsi="Times New Roman"/>
          <w:i/>
        </w:rPr>
        <w:t>.</w:t>
      </w:r>
    </w:p>
    <w:p w:rsidR="00365D26" w:rsidRPr="00365D26" w:rsidRDefault="00365D26" w:rsidP="00365D26">
      <w:pPr>
        <w:rPr>
          <w:rFonts w:ascii="Times New Roman" w:hAnsi="Times New Roman"/>
        </w:rPr>
      </w:pPr>
    </w:p>
    <w:tbl>
      <w:tblPr>
        <w:tblStyle w:val="TableGrid3"/>
        <w:tblW w:w="0" w:type="auto"/>
        <w:tblLook w:val="04A0" w:firstRow="1" w:lastRow="0" w:firstColumn="1" w:lastColumn="0" w:noHBand="0" w:noVBand="1"/>
      </w:tblPr>
      <w:tblGrid>
        <w:gridCol w:w="3192"/>
        <w:gridCol w:w="3192"/>
        <w:gridCol w:w="3192"/>
      </w:tblGrid>
      <w:tr w:rsidR="00365D26" w:rsidRPr="00365D26" w:rsidTr="00365D26">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giỏo viờn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65D26">
        <w:tc>
          <w:tcPr>
            <w:tcW w:w="3192" w:type="dxa"/>
          </w:tcPr>
          <w:p w:rsidR="00365D26" w:rsidRPr="00365D26" w:rsidRDefault="00365D26" w:rsidP="00365D26">
            <w:pPr>
              <w:spacing w:before="120" w:after="120"/>
              <w:rPr>
                <w:rFonts w:ascii="Times New Roman" w:hAnsi="Times New Roman"/>
              </w:rPr>
            </w:pPr>
            <w:r w:rsidRPr="00365D26">
              <w:rPr>
                <w:rFonts w:ascii="Times New Roman" w:hAnsi="Times New Roman"/>
              </w:rPr>
              <w:t>GV cho HS đọc đề bài.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GV cho HS đọc lại đề bài.</w:t>
            </w:r>
          </w:p>
          <w:p w:rsidR="00365D26" w:rsidRPr="00365D26" w:rsidRDefault="00365D26" w:rsidP="00365D26">
            <w:pPr>
              <w:spacing w:before="120" w:after="120"/>
              <w:rPr>
                <w:rFonts w:ascii="Times New Roman" w:hAnsi="Times New Roman"/>
                <w:i/>
              </w:rPr>
            </w:pPr>
            <w:r w:rsidRPr="00365D26">
              <w:rPr>
                <w:rFonts w:ascii="Times New Roman" w:hAnsi="Times New Roman"/>
                <w:i/>
              </w:rPr>
              <w:t>? Xác định yêu cầu của đề bài?</w:t>
            </w:r>
          </w:p>
          <w:p w:rsidR="00365D26" w:rsidRPr="00365D26" w:rsidRDefault="00365D26" w:rsidP="00365D26">
            <w:pPr>
              <w:spacing w:before="120" w:after="120"/>
              <w:rPr>
                <w:rFonts w:ascii="Times New Roman" w:hAnsi="Times New Roman"/>
                <w:i/>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GV hướng dẫn hs xây dựng dàn ý.</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29457A" w:rsidP="00365D26">
            <w:pPr>
              <w:spacing w:before="120" w:after="120"/>
              <w:rPr>
                <w:rFonts w:ascii="Times New Roman" w:hAnsi="Times New Roman"/>
                <w:i/>
              </w:rPr>
            </w:pPr>
            <w:r>
              <w:rPr>
                <w:rFonts w:ascii="Times New Roman" w:hAnsi="Times New Roman"/>
                <w:i/>
              </w:rPr>
              <w:t>? Trình bày phần mở đoạn, thân đoạn</w:t>
            </w:r>
            <w:r w:rsidR="00365D26" w:rsidRPr="00365D26">
              <w:rPr>
                <w:rFonts w:ascii="Times New Roman" w:hAnsi="Times New Roman"/>
                <w:i/>
              </w:rPr>
              <w:t>, kết luận?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GV khái quát</w:t>
            </w:r>
          </w:p>
          <w:p w:rsidR="00BC4F2F" w:rsidRDefault="00BC4F2F" w:rsidP="00365D26">
            <w:pPr>
              <w:spacing w:before="120" w:after="120"/>
              <w:rPr>
                <w:rFonts w:ascii="Times New Roman" w:hAnsi="Times New Roman"/>
              </w:rPr>
            </w:pPr>
          </w:p>
          <w:p w:rsidR="00BC4F2F" w:rsidRDefault="00BC4F2F" w:rsidP="00365D26">
            <w:pPr>
              <w:spacing w:before="120" w:after="120"/>
              <w:rPr>
                <w:rFonts w:ascii="Times New Roman" w:hAnsi="Times New Roman"/>
              </w:rPr>
            </w:pPr>
          </w:p>
          <w:p w:rsidR="00BC4F2F" w:rsidRDefault="00BC4F2F" w:rsidP="00365D26">
            <w:pPr>
              <w:spacing w:before="120" w:after="120"/>
              <w:rPr>
                <w:rFonts w:ascii="Times New Roman" w:hAnsi="Times New Roman"/>
              </w:rPr>
            </w:pPr>
          </w:p>
          <w:p w:rsidR="00365D26" w:rsidRPr="00365D26" w:rsidRDefault="00BC4F2F" w:rsidP="00365D26">
            <w:pPr>
              <w:spacing w:before="120" w:after="120"/>
              <w:rPr>
                <w:rFonts w:ascii="Times New Roman" w:hAnsi="Times New Roman"/>
              </w:rPr>
            </w:pPr>
            <w:r>
              <w:rPr>
                <w:rFonts w:ascii="Times New Roman" w:hAnsi="Times New Roman"/>
              </w:rPr>
              <w:t>- HS viết và</w:t>
            </w:r>
            <w:r w:rsidR="00365D26" w:rsidRPr="00365D26">
              <w:rPr>
                <w:rFonts w:ascii="Times New Roman" w:hAnsi="Times New Roman"/>
              </w:rPr>
              <w:t xml:space="preserve"> nhận xét bài làm của mình theo dàn ý.</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GV nhận xét chung .</w:t>
            </w:r>
          </w:p>
          <w:p w:rsidR="00365D26" w:rsidRPr="00365D26" w:rsidRDefault="00365D26" w:rsidP="00365D26">
            <w:pPr>
              <w:spacing w:before="120" w:after="120"/>
              <w:rPr>
                <w:rFonts w:ascii="Times New Roman" w:hAnsi="Times New Roman"/>
              </w:rPr>
            </w:pPr>
            <w:r w:rsidRPr="00365D26">
              <w:rPr>
                <w:rFonts w:ascii="Times New Roman" w:hAnsi="Times New Roman"/>
              </w:rPr>
              <w:t>- GV nhận xét bài làm của hs về các mặt ưu điểm và nhược điểm.</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BC4F2F" w:rsidRPr="00365D26" w:rsidRDefault="00BC4F2F" w:rsidP="00BC4F2F">
            <w:pPr>
              <w:spacing w:before="120" w:after="120"/>
              <w:rPr>
                <w:rFonts w:ascii="Times New Roman" w:hAnsi="Times New Roman"/>
              </w:rPr>
            </w:pP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r w:rsidRPr="00365D26">
              <w:rPr>
                <w:rFonts w:ascii="Times New Roman" w:hAnsi="Times New Roman"/>
              </w:rPr>
              <w:lastRenderedPageBreak/>
              <w:t>GV ghi đề bài lên bảng.</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xác định yêu cầu và đối tượng</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thảo luận</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 HS ghi ý đúng.</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BC4F2F" w:rsidP="00365D26">
            <w:pPr>
              <w:spacing w:before="120" w:after="120"/>
              <w:rPr>
                <w:rFonts w:ascii="Times New Roman" w:hAnsi="Times New Roman"/>
              </w:rPr>
            </w:pPr>
            <w:r>
              <w:rPr>
                <w:rFonts w:ascii="Times New Roman" w:hAnsi="Times New Roman"/>
              </w:rPr>
              <w:t>- HS viết bài và nhận</w:t>
            </w:r>
            <w:r w:rsidR="00365D26" w:rsidRPr="00365D26">
              <w:rPr>
                <w:rFonts w:ascii="Times New Roman" w:hAnsi="Times New Roman"/>
              </w:rPr>
              <w:t xml:space="preserve"> xét bài của mình.</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nghe.</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BC4F2F">
            <w:pPr>
              <w:spacing w:before="120" w:after="120"/>
              <w:rPr>
                <w:rFonts w:ascii="Times New Roman" w:hAnsi="Times New Roman"/>
              </w:rPr>
            </w:pPr>
          </w:p>
        </w:tc>
        <w:tc>
          <w:tcPr>
            <w:tcW w:w="3192" w:type="dxa"/>
          </w:tcPr>
          <w:p w:rsidR="00365D26" w:rsidRPr="00365D26" w:rsidRDefault="00365D26" w:rsidP="00365D26">
            <w:pPr>
              <w:spacing w:after="120" w:line="480" w:lineRule="auto"/>
              <w:rPr>
                <w:rFonts w:ascii="Times New Roman" w:hAnsi="Times New Roman"/>
              </w:rPr>
            </w:pPr>
            <w:r w:rsidRPr="00365D26">
              <w:rPr>
                <w:rFonts w:ascii="Times New Roman" w:hAnsi="Times New Roman"/>
              </w:rPr>
              <w:lastRenderedPageBreak/>
              <w:t>* Đề bài:</w:t>
            </w:r>
          </w:p>
          <w:p w:rsidR="00365D26" w:rsidRPr="00365D26" w:rsidRDefault="0029457A" w:rsidP="00365D26">
            <w:pPr>
              <w:spacing w:before="120" w:after="120"/>
              <w:rPr>
                <w:rFonts w:ascii="Times New Roman" w:hAnsi="Times New Roman"/>
              </w:rPr>
            </w:pPr>
            <w:r>
              <w:rPr>
                <w:rFonts w:ascii="Times New Roman" w:hAnsi="Times New Roman"/>
              </w:rPr>
              <w:t>Viết đoạn văn cảm nhận về hình tượng người nông dân Việt Nam thời kỳ trước Cách mạng Tháng Tám trong các TPVH</w:t>
            </w:r>
            <w:r w:rsidR="00365D26" w:rsidRPr="00365D26">
              <w:rPr>
                <w:rFonts w:ascii="Times New Roman" w:hAnsi="Times New Roman"/>
              </w:rPr>
              <w:t>.</w:t>
            </w:r>
          </w:p>
          <w:p w:rsidR="00365D26" w:rsidRPr="00365D26" w:rsidRDefault="00365D26" w:rsidP="00365D26">
            <w:pPr>
              <w:keepNext/>
              <w:keepLines/>
              <w:spacing w:before="200"/>
              <w:outlineLvl w:val="5"/>
              <w:rPr>
                <w:rFonts w:ascii="Times New Roman" w:eastAsiaTheme="majorEastAsia" w:hAnsi="Times New Roman"/>
                <w:iCs/>
                <w:color w:val="000000" w:themeColor="text1"/>
                <w:lang w:val="nl-NL"/>
              </w:rPr>
            </w:pPr>
            <w:r w:rsidRPr="00365D26">
              <w:rPr>
                <w:rFonts w:ascii="Times New Roman" w:eastAsiaTheme="majorEastAsia" w:hAnsi="Times New Roman"/>
                <w:iCs/>
                <w:color w:val="000000" w:themeColor="text1"/>
                <w:lang w:val="nl-NL"/>
              </w:rPr>
              <w:t>I. Tìm hiểu đề</w:t>
            </w:r>
          </w:p>
          <w:p w:rsidR="00365D26" w:rsidRPr="00365D26" w:rsidRDefault="00365D26" w:rsidP="00365D26">
            <w:pPr>
              <w:spacing w:before="120" w:after="120"/>
              <w:rPr>
                <w:rFonts w:ascii="Times New Roman" w:hAnsi="Times New Roman"/>
                <w:lang w:val="nl-NL"/>
              </w:rPr>
            </w:pPr>
            <w:r w:rsidRPr="00365D26">
              <w:rPr>
                <w:rFonts w:ascii="Times New Roman" w:hAnsi="Times New Roman"/>
                <w:lang w:val="nl-NL"/>
              </w:rPr>
              <w:t>- Yêu cầu:</w:t>
            </w:r>
          </w:p>
          <w:p w:rsidR="00365D26" w:rsidRPr="00365D26" w:rsidRDefault="00365D26" w:rsidP="00365D26">
            <w:pPr>
              <w:spacing w:before="120" w:after="120"/>
              <w:rPr>
                <w:rFonts w:ascii="Times New Roman" w:hAnsi="Times New Roman"/>
              </w:rPr>
            </w:pPr>
            <w:r w:rsidRPr="00365D26">
              <w:rPr>
                <w:rFonts w:ascii="Times New Roman" w:hAnsi="Times New Roman"/>
                <w:b/>
                <w:bCs/>
              </w:rPr>
              <w:t>* Kiểu bài:</w:t>
            </w:r>
            <w:r w:rsidR="0029457A">
              <w:rPr>
                <w:rFonts w:ascii="Times New Roman" w:hAnsi="Times New Roman"/>
              </w:rPr>
              <w:t xml:space="preserve"> cảm nhận</w:t>
            </w:r>
          </w:p>
          <w:p w:rsidR="00365D26" w:rsidRPr="00365D26" w:rsidRDefault="00365D26" w:rsidP="00365D26">
            <w:pPr>
              <w:spacing w:before="120" w:after="120"/>
              <w:rPr>
                <w:rFonts w:ascii="Times New Roman" w:hAnsi="Times New Roman"/>
              </w:rPr>
            </w:pPr>
            <w:r w:rsidRPr="00365D26">
              <w:rPr>
                <w:rFonts w:ascii="Times New Roman" w:hAnsi="Times New Roman"/>
                <w:b/>
                <w:bCs/>
              </w:rPr>
              <w:t>* Nội dung</w:t>
            </w:r>
            <w:r w:rsidR="0029457A">
              <w:rPr>
                <w:rFonts w:ascii="Times New Roman" w:hAnsi="Times New Roman"/>
              </w:rPr>
              <w:t>: hình tượng người NDVN</w:t>
            </w:r>
          </w:p>
          <w:p w:rsidR="00365D26" w:rsidRPr="00365D26" w:rsidRDefault="00365D26" w:rsidP="00365D26">
            <w:pPr>
              <w:spacing w:after="120"/>
              <w:rPr>
                <w:rFonts w:ascii="Times New Roman" w:hAnsi="Times New Roman"/>
                <w:szCs w:val="28"/>
              </w:rPr>
            </w:pPr>
            <w:r w:rsidRPr="00365D26">
              <w:rPr>
                <w:rFonts w:ascii="Times New Roman" w:hAnsi="Times New Roman"/>
                <w:szCs w:val="28"/>
              </w:rPr>
              <w:t>II. Dàn ý:</w:t>
            </w:r>
          </w:p>
          <w:p w:rsidR="00365D26" w:rsidRPr="00365D26" w:rsidRDefault="0029457A" w:rsidP="00365D26">
            <w:pPr>
              <w:spacing w:after="120"/>
              <w:rPr>
                <w:rFonts w:ascii="Times New Roman" w:hAnsi="Times New Roman"/>
                <w:szCs w:val="28"/>
              </w:rPr>
            </w:pPr>
            <w:r>
              <w:rPr>
                <w:rFonts w:ascii="Times New Roman" w:hAnsi="Times New Roman"/>
                <w:szCs w:val="28"/>
              </w:rPr>
              <w:t>A. Mở đoạn</w:t>
            </w:r>
            <w:r w:rsidR="00365D26" w:rsidRPr="00365D26">
              <w:rPr>
                <w:rFonts w:ascii="Times New Roman" w:hAnsi="Times New Roman"/>
                <w:szCs w:val="28"/>
              </w:rPr>
              <w:t>:</w:t>
            </w:r>
          </w:p>
          <w:p w:rsidR="00365D26" w:rsidRPr="00365D26" w:rsidRDefault="0029457A" w:rsidP="00365D26">
            <w:pPr>
              <w:spacing w:before="120" w:after="120"/>
              <w:rPr>
                <w:rFonts w:ascii="Times New Roman" w:hAnsi="Times New Roman"/>
              </w:rPr>
            </w:pPr>
            <w:r>
              <w:rPr>
                <w:rFonts w:ascii="Times New Roman" w:hAnsi="Times New Roman"/>
              </w:rPr>
              <w:t>- Giới thiệu đối tượng cần cảm nhận</w:t>
            </w:r>
            <w:r w:rsidR="00365D26" w:rsidRPr="00365D26">
              <w:rPr>
                <w:rFonts w:ascii="Times New Roman" w:hAnsi="Times New Roman"/>
              </w:rPr>
              <w:t>.</w:t>
            </w:r>
          </w:p>
          <w:p w:rsidR="00365D26" w:rsidRPr="00365D26" w:rsidRDefault="00365D26" w:rsidP="00365D26">
            <w:pPr>
              <w:spacing w:after="120"/>
              <w:rPr>
                <w:rFonts w:ascii="Times New Roman" w:hAnsi="Times New Roman"/>
                <w:szCs w:val="28"/>
              </w:rPr>
            </w:pPr>
            <w:r w:rsidRPr="00365D26">
              <w:rPr>
                <w:rFonts w:ascii="Times New Roman" w:hAnsi="Times New Roman"/>
                <w:szCs w:val="28"/>
              </w:rPr>
              <w:t>B. Thân bài:</w:t>
            </w:r>
          </w:p>
          <w:p w:rsidR="00365D26" w:rsidRPr="00365D26" w:rsidRDefault="0029457A" w:rsidP="00365D26">
            <w:pPr>
              <w:spacing w:before="120" w:after="120"/>
              <w:rPr>
                <w:rFonts w:ascii="Times New Roman" w:hAnsi="Times New Roman"/>
              </w:rPr>
            </w:pPr>
            <w:r>
              <w:rPr>
                <w:rFonts w:ascii="Times New Roman" w:hAnsi="Times New Roman"/>
              </w:rPr>
              <w:t xml:space="preserve">Nêu cảm nhận về hoàn cảnh, phẩm chất, nghệ </w:t>
            </w:r>
            <w:r>
              <w:rPr>
                <w:rFonts w:ascii="Times New Roman" w:hAnsi="Times New Roman"/>
              </w:rPr>
              <w:lastRenderedPageBreak/>
              <w:t>thuật xây dựng nhân vật</w:t>
            </w:r>
            <w:r w:rsidR="00365D26" w:rsidRPr="00365D26">
              <w:rPr>
                <w:rFonts w:ascii="Times New Roman" w:hAnsi="Times New Roman"/>
              </w:rPr>
              <w:t>.</w:t>
            </w:r>
          </w:p>
          <w:p w:rsidR="00365D26" w:rsidRPr="00365D26" w:rsidRDefault="00BC4F2F" w:rsidP="00365D26">
            <w:pPr>
              <w:spacing w:before="120" w:after="120"/>
              <w:rPr>
                <w:rFonts w:ascii="Times New Roman" w:hAnsi="Times New Roman"/>
              </w:rPr>
            </w:pPr>
            <w:r>
              <w:rPr>
                <w:rFonts w:ascii="Times New Roman" w:hAnsi="Times New Roman"/>
                <w:bCs/>
              </w:rPr>
              <w:t>C. Kết đoạn</w:t>
            </w:r>
            <w:r w:rsidR="00365D26" w:rsidRPr="00365D26">
              <w:rPr>
                <w:rFonts w:ascii="Times New Roman" w:hAnsi="Times New Roman"/>
                <w:bCs/>
              </w:rPr>
              <w:t>:</w:t>
            </w:r>
            <w:r w:rsidR="00365D26" w:rsidRPr="00365D26">
              <w:rPr>
                <w:rFonts w:ascii="Times New Roman" w:hAnsi="Times New Roman"/>
              </w:rPr>
              <w:t xml:space="preserve"> </w:t>
            </w:r>
          </w:p>
          <w:p w:rsidR="00365D26" w:rsidRPr="00365D26" w:rsidRDefault="00BC4F2F" w:rsidP="00365D26">
            <w:pPr>
              <w:spacing w:before="120" w:after="120"/>
              <w:rPr>
                <w:rFonts w:ascii="Times New Roman" w:hAnsi="Times New Roman"/>
              </w:rPr>
            </w:pPr>
            <w:r>
              <w:rPr>
                <w:rFonts w:ascii="Times New Roman" w:hAnsi="Times New Roman"/>
              </w:rPr>
              <w:t>Cảm nhận về giá trị nhân đạo/ hiện thực</w:t>
            </w:r>
          </w:p>
          <w:p w:rsidR="00365D26" w:rsidRPr="00365D26" w:rsidRDefault="00BC4F2F" w:rsidP="00365D26">
            <w:pPr>
              <w:keepNext/>
              <w:keepLines/>
              <w:spacing w:before="200"/>
              <w:outlineLvl w:val="5"/>
              <w:rPr>
                <w:rFonts w:ascii="Times New Roman" w:eastAsiaTheme="majorEastAsia" w:hAnsi="Times New Roman"/>
                <w:iCs/>
                <w:color w:val="000000" w:themeColor="text1"/>
                <w:szCs w:val="28"/>
              </w:rPr>
            </w:pPr>
            <w:r>
              <w:rPr>
                <w:rFonts w:ascii="Times New Roman" w:eastAsiaTheme="majorEastAsia" w:hAnsi="Times New Roman"/>
                <w:iCs/>
                <w:color w:val="000000" w:themeColor="text1"/>
                <w:szCs w:val="28"/>
              </w:rPr>
              <w:t>III. Viết</w:t>
            </w:r>
            <w:r w:rsidR="00365D26" w:rsidRPr="00365D26">
              <w:rPr>
                <w:rFonts w:ascii="Times New Roman" w:eastAsiaTheme="majorEastAsia" w:hAnsi="Times New Roman"/>
                <w:iCs/>
                <w:color w:val="000000" w:themeColor="text1"/>
                <w:szCs w:val="28"/>
              </w:rPr>
              <w:t xml:space="preserve"> bài</w:t>
            </w:r>
          </w:p>
          <w:p w:rsidR="00365D26" w:rsidRPr="00365D26" w:rsidRDefault="00365D26" w:rsidP="00365D26">
            <w:pPr>
              <w:keepNext/>
              <w:keepLines/>
              <w:spacing w:before="200"/>
              <w:outlineLvl w:val="5"/>
              <w:rPr>
                <w:rFonts w:ascii="Times New Roman" w:eastAsiaTheme="majorEastAsia" w:hAnsi="Times New Roman"/>
                <w:i/>
                <w:iCs/>
                <w:color w:val="000000" w:themeColor="text1"/>
                <w:szCs w:val="28"/>
              </w:rPr>
            </w:pPr>
          </w:p>
          <w:p w:rsidR="00365D26" w:rsidRPr="00365D26" w:rsidRDefault="00365D26" w:rsidP="00365D26">
            <w:pPr>
              <w:keepNext/>
              <w:keepLines/>
              <w:spacing w:before="200"/>
              <w:outlineLvl w:val="5"/>
              <w:rPr>
                <w:rFonts w:ascii="Times New Roman" w:eastAsiaTheme="majorEastAsia" w:hAnsi="Times New Roman"/>
                <w:i/>
                <w:iCs/>
                <w:color w:val="000000" w:themeColor="text1"/>
                <w:szCs w:val="28"/>
              </w:rPr>
            </w:pPr>
          </w:p>
          <w:p w:rsidR="00365D26" w:rsidRPr="00365D26" w:rsidRDefault="00365D26" w:rsidP="00365D26">
            <w:pPr>
              <w:keepNext/>
              <w:keepLines/>
              <w:spacing w:before="200"/>
              <w:outlineLvl w:val="5"/>
              <w:rPr>
                <w:rFonts w:ascii="Times New Roman" w:eastAsiaTheme="majorEastAsia" w:hAnsi="Times New Roman"/>
                <w:i/>
                <w:iCs/>
                <w:color w:val="000000" w:themeColor="text1"/>
                <w:szCs w:val="28"/>
              </w:rPr>
            </w:pPr>
          </w:p>
          <w:p w:rsidR="00365D26" w:rsidRPr="00365D26" w:rsidRDefault="00365D26" w:rsidP="00365D26">
            <w:pPr>
              <w:keepNext/>
              <w:keepLines/>
              <w:spacing w:before="200"/>
              <w:outlineLvl w:val="5"/>
              <w:rPr>
                <w:rFonts w:ascii="Times New Roman" w:eastAsiaTheme="majorEastAsia" w:hAnsi="Times New Roman"/>
                <w:b/>
                <w:bCs/>
                <w:iCs/>
                <w:color w:val="000000" w:themeColor="text1"/>
                <w:szCs w:val="28"/>
              </w:rPr>
            </w:pPr>
            <w:r w:rsidRPr="00365D26">
              <w:rPr>
                <w:rFonts w:ascii="Times New Roman" w:eastAsiaTheme="majorEastAsia" w:hAnsi="Times New Roman"/>
                <w:iCs/>
                <w:color w:val="000000" w:themeColor="text1"/>
                <w:szCs w:val="28"/>
              </w:rPr>
              <w:t>IV. Nhận xét chung</w:t>
            </w:r>
          </w:p>
          <w:p w:rsidR="00365D26" w:rsidRPr="00365D26" w:rsidRDefault="00365D26" w:rsidP="00365D26">
            <w:pPr>
              <w:spacing w:after="120"/>
              <w:rPr>
                <w:rFonts w:ascii="Times New Roman" w:hAnsi="Times New Roman"/>
                <w:szCs w:val="28"/>
              </w:rPr>
            </w:pPr>
            <w:r w:rsidRPr="00365D26">
              <w:rPr>
                <w:rFonts w:ascii="Times New Roman" w:hAnsi="Times New Roman"/>
                <w:szCs w:val="28"/>
              </w:rPr>
              <w:t xml:space="preserve">1. </w:t>
            </w:r>
            <w:r w:rsidRPr="00365D26">
              <w:rPr>
                <w:rFonts w:ascii="Times New Roman" w:hAnsi="Times New Roman"/>
                <w:szCs w:val="28"/>
                <w:lang w:val="vi-VN"/>
              </w:rPr>
              <w:t>Ư</w:t>
            </w:r>
            <w:r w:rsidRPr="00365D26">
              <w:rPr>
                <w:rFonts w:ascii="Times New Roman" w:hAnsi="Times New Roman"/>
                <w:szCs w:val="28"/>
              </w:rPr>
              <w:t>u điểm:</w:t>
            </w: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vận dụng đúng phương pháp </w:t>
            </w:r>
            <w:r w:rsidR="00BC4F2F">
              <w:rPr>
                <w:rFonts w:ascii="Times New Roman" w:hAnsi="Times New Roman"/>
              </w:rPr>
              <w:t>đặc trưng của đoạn văn</w:t>
            </w:r>
            <w:r w:rsidRPr="00365D26">
              <w:rPr>
                <w:rFonts w:ascii="Times New Roman" w:hAnsi="Times New Roman"/>
              </w:rPr>
              <w:t>.</w:t>
            </w:r>
          </w:p>
          <w:p w:rsidR="00365D26" w:rsidRPr="00365D26" w:rsidRDefault="00365D26" w:rsidP="00365D26">
            <w:pPr>
              <w:spacing w:before="120" w:after="120"/>
              <w:rPr>
                <w:rFonts w:ascii="Times New Roman" w:hAnsi="Times New Roman"/>
              </w:rPr>
            </w:pPr>
            <w:r w:rsidRPr="00365D26">
              <w:rPr>
                <w:rFonts w:ascii="Times New Roman" w:hAnsi="Times New Roman"/>
              </w:rPr>
              <w:t>* Bố cục 3 phần rõ ràng, nội dung trình bày trong từng ph</w:t>
            </w:r>
            <w:r w:rsidR="00BC4F2F">
              <w:rPr>
                <w:rFonts w:ascii="Times New Roman" w:hAnsi="Times New Roman"/>
              </w:rPr>
              <w:t>ần đảm bảo với một đoạn văn cảm nhận</w:t>
            </w:r>
            <w:r w:rsidRPr="00365D26">
              <w:rPr>
                <w:rFonts w:ascii="Times New Roman" w:hAnsi="Times New Roman"/>
              </w:rPr>
              <w:t>.</w:t>
            </w:r>
          </w:p>
          <w:p w:rsidR="00365D26" w:rsidRPr="00365D26" w:rsidRDefault="00BC4F2F" w:rsidP="00365D26">
            <w:pPr>
              <w:spacing w:before="120" w:after="120"/>
              <w:rPr>
                <w:rFonts w:ascii="Times New Roman" w:hAnsi="Times New Roman"/>
              </w:rPr>
            </w:pPr>
            <w:r>
              <w:rPr>
                <w:rFonts w:ascii="Times New Roman" w:hAnsi="Times New Roman"/>
              </w:rPr>
              <w:t>* Một số bài ngắn</w:t>
            </w:r>
            <w:r w:rsidR="00365D26" w:rsidRPr="00365D26">
              <w:rPr>
                <w:rFonts w:ascii="Times New Roman" w:hAnsi="Times New Roman"/>
              </w:rPr>
              <w:t xml:space="preserve"> gọn, chính xác, ngôn ngữ dễ hiểu.</w:t>
            </w:r>
          </w:p>
          <w:p w:rsidR="00365D26" w:rsidRPr="00365D26" w:rsidRDefault="00365D26" w:rsidP="00365D26">
            <w:pPr>
              <w:spacing w:after="120"/>
              <w:rPr>
                <w:rFonts w:ascii="Times New Roman" w:hAnsi="Times New Roman"/>
                <w:szCs w:val="28"/>
              </w:rPr>
            </w:pPr>
            <w:r w:rsidRPr="00365D26">
              <w:rPr>
                <w:rFonts w:ascii="Times New Roman" w:hAnsi="Times New Roman"/>
                <w:szCs w:val="28"/>
              </w:rPr>
              <w:t>2. Tồn tại:</w:t>
            </w:r>
          </w:p>
          <w:p w:rsidR="00365D26" w:rsidRPr="00365D26" w:rsidRDefault="00365D26" w:rsidP="00365D26">
            <w:pPr>
              <w:spacing w:before="120" w:after="120"/>
              <w:rPr>
                <w:rFonts w:ascii="Times New Roman" w:hAnsi="Times New Roman"/>
              </w:rPr>
            </w:pPr>
            <w:r w:rsidRPr="00365D26">
              <w:rPr>
                <w:rFonts w:ascii="Times New Roman" w:hAnsi="Times New Roman"/>
              </w:rPr>
              <w:t>- Bố cục bài viết chưa rõ ràng, nội dung của từng phần không đảm bảo yêu cầu chung.</w:t>
            </w:r>
          </w:p>
          <w:p w:rsidR="00365D26" w:rsidRPr="00365D26" w:rsidRDefault="00365D26" w:rsidP="00365D26">
            <w:pPr>
              <w:spacing w:before="120" w:after="120"/>
              <w:rPr>
                <w:rFonts w:ascii="Times New Roman" w:hAnsi="Times New Roman"/>
              </w:rPr>
            </w:pPr>
            <w:r w:rsidRPr="00365D26">
              <w:rPr>
                <w:rFonts w:ascii="Times New Roman" w:hAnsi="Times New Roman"/>
              </w:rPr>
              <w:t>- Diễn đạt, dùng từ, đặt câu sai nhiều, chữ viết cẩu thả. Một số chưa có ý thức sửa chữa lỗi bài.</w:t>
            </w:r>
          </w:p>
          <w:p w:rsidR="00365D26" w:rsidRPr="00365D26" w:rsidRDefault="00365D26" w:rsidP="00365D26">
            <w:pPr>
              <w:keepNext/>
              <w:keepLines/>
              <w:spacing w:before="200"/>
              <w:outlineLvl w:val="5"/>
              <w:rPr>
                <w:rFonts w:asciiTheme="majorHAnsi" w:eastAsiaTheme="majorEastAsia" w:hAnsiTheme="majorHAnsi"/>
                <w:iCs/>
                <w:color w:val="243F60" w:themeColor="accent1" w:themeShade="7F"/>
              </w:rPr>
            </w:pPr>
          </w:p>
          <w:p w:rsidR="00365D26" w:rsidRPr="00365D26" w:rsidRDefault="00365D26" w:rsidP="00365D26">
            <w:pPr>
              <w:keepNext/>
              <w:keepLines/>
              <w:spacing w:before="200"/>
              <w:outlineLvl w:val="5"/>
              <w:rPr>
                <w:rFonts w:ascii="Times New Roman" w:eastAsiaTheme="majorEastAsia" w:hAnsi="Times New Roman"/>
                <w:iCs/>
                <w:color w:val="000000" w:themeColor="text1"/>
              </w:rPr>
            </w:pPr>
          </w:p>
          <w:p w:rsidR="00365D26" w:rsidRPr="00365D26" w:rsidRDefault="00365D26" w:rsidP="00365D26">
            <w:pPr>
              <w:tabs>
                <w:tab w:val="left" w:pos="2838"/>
              </w:tabs>
              <w:rPr>
                <w:rFonts w:ascii="Times New Roman" w:hAnsi="Times New Roman"/>
              </w:rPr>
            </w:pPr>
          </w:p>
        </w:tc>
      </w:tr>
    </w:tbl>
    <w:p w:rsidR="00365D26" w:rsidRPr="00365D26" w:rsidRDefault="00DF6A92" w:rsidP="00365D26">
      <w:pPr>
        <w:tabs>
          <w:tab w:val="left" w:pos="2838"/>
        </w:tabs>
        <w:rPr>
          <w:rFonts w:ascii="Times New Roman" w:hAnsi="Times New Roman"/>
        </w:rPr>
      </w:pPr>
      <w:r>
        <w:rPr>
          <w:rFonts w:ascii="Times New Roman" w:hAnsi="Times New Roman"/>
        </w:rPr>
        <w:lastRenderedPageBreak/>
        <w:t>HOẠT ĐỘNG 4: CỦNG CỐ, VẬN DỤNG</w:t>
      </w:r>
    </w:p>
    <w:p w:rsidR="00365D26" w:rsidRPr="00365D26" w:rsidRDefault="00365D26" w:rsidP="00DF6A92">
      <w:pPr>
        <w:ind w:left="720"/>
        <w:rPr>
          <w:rFonts w:ascii="Times New Roman" w:hAnsi="Times New Roman"/>
        </w:rPr>
      </w:pPr>
      <w:r w:rsidRPr="00365D26">
        <w:rPr>
          <w:rFonts w:ascii="Times New Roman" w:hAnsi="Times New Roman"/>
          <w:b/>
        </w:rPr>
        <w:lastRenderedPageBreak/>
        <w:t>Củng cố bài học:</w:t>
      </w:r>
      <w:r w:rsidRPr="00365D26">
        <w:rPr>
          <w:rFonts w:ascii="Times New Roman" w:hAnsi="Times New Roman"/>
          <w:b/>
        </w:rPr>
        <w:br/>
        <w:t>Hoạt động tiếp nối:</w:t>
      </w:r>
      <w:r w:rsidRPr="00365D26">
        <w:rPr>
          <w:rFonts w:ascii="Times New Roman" w:hAnsi="Times New Roman"/>
          <w:b/>
          <w:bCs/>
        </w:rPr>
        <w:t xml:space="preserve"> </w:t>
      </w:r>
      <w:r w:rsidRPr="00365D26">
        <w:rPr>
          <w:rFonts w:ascii="Times New Roman" w:hAnsi="Times New Roman"/>
        </w:rPr>
        <w:t>GV nhắc nhở HS tiếp t</w:t>
      </w:r>
      <w:r w:rsidR="00BC4F2F">
        <w:rPr>
          <w:rFonts w:ascii="Times New Roman" w:hAnsi="Times New Roman"/>
        </w:rPr>
        <w:t>ục ôn tập những phương pháp viết đọan văn cảm nhận</w:t>
      </w:r>
      <w:r w:rsidRPr="00365D26">
        <w:rPr>
          <w:rFonts w:ascii="Times New Roman" w:hAnsi="Times New Roman"/>
        </w:rPr>
        <w:t xml:space="preserve">. </w:t>
      </w:r>
    </w:p>
    <w:p w:rsidR="00365D26" w:rsidRPr="00365D26" w:rsidRDefault="00365D26" w:rsidP="00365D26">
      <w:pPr>
        <w:rPr>
          <w:rFonts w:ascii="Arial" w:hAnsi="Arial" w:cs="Arial"/>
        </w:rPr>
      </w:pPr>
    </w:p>
    <w:p w:rsidR="00365D26" w:rsidRPr="00365D26" w:rsidRDefault="00365D26" w:rsidP="00365D26">
      <w:pPr>
        <w:tabs>
          <w:tab w:val="center" w:pos="4560"/>
        </w:tabs>
        <w:rPr>
          <w:rFonts w:ascii="Times New Roman" w:hAnsi="Times New Roman"/>
          <w:b/>
          <w:bCs/>
        </w:rPr>
      </w:pPr>
    </w:p>
    <w:p w:rsidR="00365D26" w:rsidRPr="00365D26" w:rsidRDefault="00365D26" w:rsidP="00365D26">
      <w:pPr>
        <w:tabs>
          <w:tab w:val="left" w:pos="2838"/>
        </w:tabs>
        <w:rPr>
          <w:rFonts w:ascii="Times New Roman" w:hAnsi="Times New Roman"/>
        </w:rPr>
      </w:pPr>
    </w:p>
    <w:p w:rsidR="0087588B" w:rsidRPr="00365D26" w:rsidRDefault="0087588B" w:rsidP="0087588B">
      <w:pPr>
        <w:spacing w:line="480" w:lineRule="auto"/>
        <w:rPr>
          <w:rFonts w:ascii="Times New Roman" w:hAnsi="Times New Roman"/>
          <w:b/>
          <w:lang w:val="nl-NL"/>
        </w:rPr>
      </w:pPr>
      <w:r>
        <w:rPr>
          <w:rFonts w:ascii="Times New Roman" w:hAnsi="Times New Roman"/>
          <w:b/>
          <w:lang w:val="nl-NL"/>
        </w:rPr>
        <w:t>Tiết 23</w:t>
      </w:r>
      <w:r w:rsidRPr="00365D26">
        <w:rPr>
          <w:rFonts w:ascii="Times New Roman" w:hAnsi="Times New Roman"/>
          <w:b/>
          <w:lang w:val="nl-NL"/>
        </w:rPr>
        <w:t>:</w:t>
      </w:r>
    </w:p>
    <w:p w:rsidR="0087588B" w:rsidRPr="00365D26" w:rsidRDefault="0087588B" w:rsidP="0087588B">
      <w:pPr>
        <w:jc w:val="center"/>
        <w:rPr>
          <w:rFonts w:ascii="Times New Roman" w:hAnsi="Times New Roman"/>
          <w:b/>
          <w:bCs/>
          <w:i/>
          <w:sz w:val="52"/>
          <w:szCs w:val="52"/>
          <w:lang w:val="nl-NL"/>
        </w:rPr>
      </w:pPr>
      <w:r w:rsidRPr="00365D26">
        <w:rPr>
          <w:rFonts w:ascii="Times New Roman" w:hAnsi="Times New Roman"/>
          <w:b/>
          <w:bCs/>
          <w:i/>
          <w:sz w:val="52"/>
          <w:szCs w:val="52"/>
          <w:lang w:val="nl-NL"/>
        </w:rPr>
        <w:t>Miêu tả và biểu cảm trong văn bản tự sự</w:t>
      </w:r>
    </w:p>
    <w:p w:rsidR="0087588B" w:rsidRPr="00365D26" w:rsidRDefault="0087588B" w:rsidP="0087588B">
      <w:pPr>
        <w:jc w:val="both"/>
        <w:rPr>
          <w:rFonts w:ascii="Times New Roman" w:hAnsi="Times New Roman"/>
          <w:b/>
          <w:szCs w:val="28"/>
          <w:lang w:val="nl-NL"/>
        </w:rPr>
      </w:pPr>
    </w:p>
    <w:p w:rsidR="0087588B" w:rsidRPr="00365D26" w:rsidRDefault="0087588B" w:rsidP="0087588B">
      <w:pPr>
        <w:jc w:val="both"/>
        <w:rPr>
          <w:rFonts w:ascii="Times New Roman" w:hAnsi="Times New Roman"/>
          <w:b/>
          <w:szCs w:val="28"/>
        </w:rPr>
      </w:pPr>
      <w:r w:rsidRPr="00365D26">
        <w:rPr>
          <w:rFonts w:ascii="Times New Roman" w:hAnsi="Times New Roman"/>
          <w:b/>
          <w:szCs w:val="28"/>
        </w:rPr>
        <w:t>I. Mục tiêu cầnđạt:</w:t>
      </w:r>
    </w:p>
    <w:p w:rsidR="0087588B" w:rsidRPr="00365D26" w:rsidRDefault="0087588B" w:rsidP="0087588B">
      <w:pPr>
        <w:jc w:val="both"/>
        <w:rPr>
          <w:rFonts w:ascii="Times New Roman" w:hAnsi="Times New Roman"/>
          <w:b/>
        </w:rPr>
      </w:pPr>
      <w:r w:rsidRPr="00365D26">
        <w:rPr>
          <w:rFonts w:ascii="Times New Roman" w:hAnsi="Times New Roman"/>
        </w:rPr>
        <w:t xml:space="preserve">  </w:t>
      </w:r>
      <w:r w:rsidRPr="00365D26">
        <w:rPr>
          <w:rFonts w:ascii="Times New Roman" w:hAnsi="Times New Roman"/>
          <w:b/>
        </w:rPr>
        <w:t>1. Về kiến thức:</w:t>
      </w:r>
    </w:p>
    <w:p w:rsidR="0087588B" w:rsidRPr="00365D26" w:rsidRDefault="0087588B" w:rsidP="0087588B">
      <w:pPr>
        <w:jc w:val="both"/>
        <w:rPr>
          <w:rFonts w:ascii="Times New Roman" w:hAnsi="Times New Roman"/>
        </w:rPr>
      </w:pPr>
      <w:r w:rsidRPr="00365D26">
        <w:rPr>
          <w:rFonts w:ascii="Times New Roman" w:hAnsi="Times New Roman"/>
        </w:rPr>
        <w:t xml:space="preserve">     - Có được sự kết hợp và tác động qua lại giữa các yếu tố kể, tả và biểu lộ tình cảm của người viết trong một văn bản tự sự.</w:t>
      </w:r>
    </w:p>
    <w:p w:rsidR="0087588B" w:rsidRPr="00365D26" w:rsidRDefault="0087588B" w:rsidP="0087588B">
      <w:pPr>
        <w:jc w:val="both"/>
        <w:rPr>
          <w:rFonts w:ascii="Times New Roman" w:hAnsi="Times New Roman"/>
        </w:rPr>
      </w:pPr>
      <w:r w:rsidRPr="00365D26">
        <w:rPr>
          <w:rFonts w:ascii="Times New Roman" w:hAnsi="Times New Roman"/>
        </w:rPr>
        <w:t xml:space="preserve">     - Nắm được cách thức vận dụng các yếu tố này trong một bài văn  tự sự.</w:t>
      </w:r>
    </w:p>
    <w:p w:rsidR="0087588B" w:rsidRPr="00365D26" w:rsidRDefault="0087588B" w:rsidP="0087588B">
      <w:pPr>
        <w:jc w:val="both"/>
        <w:rPr>
          <w:rFonts w:ascii="Times New Roman" w:hAnsi="Times New Roman"/>
          <w:b/>
          <w:sz w:val="32"/>
          <w:szCs w:val="32"/>
        </w:rPr>
      </w:pPr>
      <w:r w:rsidRPr="00365D26">
        <w:rPr>
          <w:rFonts w:ascii="Times New Roman" w:hAnsi="Times New Roman"/>
        </w:rPr>
        <w:t xml:space="preserve">  </w:t>
      </w:r>
      <w:r w:rsidRPr="00365D26">
        <w:rPr>
          <w:rFonts w:ascii="Times New Roman" w:hAnsi="Times New Roman"/>
          <w:b/>
        </w:rPr>
        <w:t>2. Về kĩ năng:</w:t>
      </w:r>
      <w:r w:rsidRPr="00365D26">
        <w:rPr>
          <w:rFonts w:ascii="Times New Roman" w:hAnsi="Times New Roman"/>
          <w:b/>
          <w:sz w:val="32"/>
          <w:szCs w:val="32"/>
        </w:rPr>
        <w:t xml:space="preserve"> </w:t>
      </w:r>
    </w:p>
    <w:p w:rsidR="0087588B" w:rsidRPr="00365D26" w:rsidRDefault="0087588B" w:rsidP="0087588B">
      <w:pPr>
        <w:jc w:val="both"/>
        <w:rPr>
          <w:rFonts w:ascii="Times New Roman" w:hAnsi="Times New Roman"/>
        </w:rPr>
      </w:pPr>
      <w:r w:rsidRPr="00365D26">
        <w:rPr>
          <w:rFonts w:ascii="Times New Roman" w:hAnsi="Times New Roman"/>
        </w:rPr>
        <w:t xml:space="preserve">       Biết rèn luyện kĩ năng viết văn bản tự sự có đan xen các yếu tố miêu tả.</w:t>
      </w:r>
    </w:p>
    <w:p w:rsidR="0087588B" w:rsidRPr="00365D26" w:rsidRDefault="0087588B" w:rsidP="0087588B">
      <w:pPr>
        <w:jc w:val="both"/>
        <w:rPr>
          <w:rFonts w:ascii="Times New Roman" w:hAnsi="Times New Roman"/>
          <w:b/>
        </w:rPr>
      </w:pPr>
      <w:r w:rsidRPr="00365D26">
        <w:rPr>
          <w:rFonts w:ascii="Times New Roman" w:hAnsi="Times New Roman"/>
          <w:b/>
        </w:rPr>
        <w:t xml:space="preserve">  3. Về thái độ:</w:t>
      </w:r>
      <w:r w:rsidRPr="00365D26">
        <w:rPr>
          <w:rFonts w:ascii="Times New Roman" w:hAnsi="Times New Roman"/>
          <w:b/>
          <w:sz w:val="32"/>
          <w:szCs w:val="32"/>
        </w:rPr>
        <w:t xml:space="preserve"> </w:t>
      </w:r>
    </w:p>
    <w:p w:rsidR="0087588B" w:rsidRPr="00365D26" w:rsidRDefault="0087588B" w:rsidP="0087588B">
      <w:pPr>
        <w:jc w:val="both"/>
        <w:rPr>
          <w:rFonts w:ascii="Times New Roman" w:hAnsi="Times New Roman"/>
        </w:rPr>
      </w:pPr>
      <w:r w:rsidRPr="00365D26">
        <w:rPr>
          <w:rFonts w:ascii="Times New Roman" w:hAnsi="Times New Roman"/>
        </w:rPr>
        <w:t xml:space="preserve">      Tán thành ý thức trong việc học bộ môn.</w:t>
      </w:r>
    </w:p>
    <w:p w:rsidR="0087588B" w:rsidRPr="00365D26" w:rsidRDefault="0087588B" w:rsidP="0087588B">
      <w:pPr>
        <w:jc w:val="both"/>
        <w:rPr>
          <w:rFonts w:ascii="Times New Roman" w:hAnsi="Times New Roman"/>
          <w:b/>
          <w:i/>
          <w:szCs w:val="28"/>
        </w:rPr>
      </w:pPr>
      <w:r w:rsidRPr="00365D26">
        <w:rPr>
          <w:rFonts w:ascii="Times New Roman" w:hAnsi="Times New Roman"/>
          <w:b/>
          <w:szCs w:val="28"/>
        </w:rPr>
        <w:t>II. Ch</w:t>
      </w:r>
      <w:r>
        <w:rPr>
          <w:rFonts w:ascii="Times New Roman" w:hAnsi="Times New Roman"/>
          <w:b/>
          <w:szCs w:val="28"/>
        </w:rPr>
        <w:t>uẩn bị</w:t>
      </w:r>
      <w:r w:rsidRPr="00365D26">
        <w:rPr>
          <w:rFonts w:ascii="Times New Roman" w:hAnsi="Times New Roman"/>
          <w:b/>
          <w:szCs w:val="28"/>
        </w:rPr>
        <w:t>:</w:t>
      </w:r>
    </w:p>
    <w:p w:rsidR="0087588B" w:rsidRPr="00365D26" w:rsidRDefault="0087588B" w:rsidP="0087588B">
      <w:pPr>
        <w:numPr>
          <w:ilvl w:val="0"/>
          <w:numId w:val="7"/>
        </w:numPr>
        <w:contextualSpacing/>
        <w:jc w:val="both"/>
        <w:rPr>
          <w:rFonts w:ascii="Times New Roman" w:hAnsi="Times New Roman"/>
        </w:rPr>
      </w:pPr>
      <w:r w:rsidRPr="00365D26">
        <w:rPr>
          <w:rFonts w:ascii="Times New Roman" w:hAnsi="Times New Roman"/>
          <w:b/>
        </w:rPr>
        <w:t>Giáo viên:</w:t>
      </w:r>
      <w:r w:rsidRPr="00365D26">
        <w:rPr>
          <w:rFonts w:ascii="Times New Roman" w:hAnsi="Times New Roman"/>
        </w:rPr>
        <w:t xml:space="preserve"> Chuẩn bị nội dung lên lớp, bảng phụ.</w:t>
      </w:r>
    </w:p>
    <w:p w:rsidR="0087588B" w:rsidRPr="00365D26" w:rsidRDefault="0087588B" w:rsidP="0087588B">
      <w:pPr>
        <w:numPr>
          <w:ilvl w:val="0"/>
          <w:numId w:val="7"/>
        </w:numPr>
        <w:contextualSpacing/>
        <w:jc w:val="both"/>
        <w:rPr>
          <w:rFonts w:ascii="Times New Roman" w:hAnsi="Times New Roman"/>
        </w:rPr>
      </w:pPr>
      <w:r w:rsidRPr="00365D26">
        <w:rPr>
          <w:rFonts w:ascii="Times New Roman" w:hAnsi="Times New Roman"/>
          <w:b/>
        </w:rPr>
        <w:t>Học sinh:</w:t>
      </w:r>
      <w:r w:rsidRPr="00365D26">
        <w:rPr>
          <w:rFonts w:ascii="Times New Roman" w:hAnsi="Times New Roman"/>
        </w:rPr>
        <w:t xml:space="preserve"> Chuẩn bị bài theo hướng dẫn.</w:t>
      </w:r>
    </w:p>
    <w:p w:rsidR="0087588B" w:rsidRPr="00365D26" w:rsidRDefault="0087588B" w:rsidP="0087588B">
      <w:pPr>
        <w:jc w:val="both"/>
        <w:rPr>
          <w:rFonts w:ascii="Times New Roman" w:hAnsi="Times New Roman"/>
          <w:b/>
          <w:szCs w:val="28"/>
        </w:rPr>
      </w:pPr>
      <w:r w:rsidRPr="00365D26">
        <w:rPr>
          <w:rFonts w:ascii="Times New Roman" w:hAnsi="Times New Roman"/>
          <w:b/>
          <w:szCs w:val="28"/>
        </w:rPr>
        <w:t>III. Phương pháp dạy học:</w:t>
      </w:r>
      <w:r w:rsidRPr="00365D26">
        <w:rPr>
          <w:rFonts w:ascii="Times New Roman" w:hAnsi="Times New Roman"/>
          <w:szCs w:val="28"/>
        </w:rPr>
        <w:t xml:space="preserve"> Vấn đáp, thảo luận, thuyết trỡnh</w:t>
      </w:r>
    </w:p>
    <w:p w:rsidR="0087588B" w:rsidRPr="00365D26" w:rsidRDefault="0087588B" w:rsidP="0087588B">
      <w:pPr>
        <w:jc w:val="both"/>
        <w:rPr>
          <w:rFonts w:ascii="Times New Roman" w:hAnsi="Times New Roman"/>
          <w:b/>
          <w:szCs w:val="28"/>
        </w:rPr>
      </w:pPr>
      <w:r w:rsidRPr="00365D26">
        <w:rPr>
          <w:rFonts w:ascii="Times New Roman" w:hAnsi="Times New Roman"/>
          <w:b/>
          <w:szCs w:val="28"/>
        </w:rPr>
        <w:t xml:space="preserve">IV. Tiến trình dạy </w:t>
      </w:r>
      <w:r w:rsidRPr="00365D26">
        <w:rPr>
          <w:rFonts w:ascii="Arial" w:hAnsi="Arial" w:cs="Arial"/>
          <w:b/>
          <w:szCs w:val="28"/>
        </w:rPr>
        <w:t>–</w:t>
      </w:r>
      <w:r w:rsidRPr="00365D26">
        <w:rPr>
          <w:rFonts w:ascii="Times New Roman" w:hAnsi="Times New Roman"/>
          <w:b/>
          <w:szCs w:val="28"/>
        </w:rPr>
        <w:t xml:space="preserve"> học:</w:t>
      </w:r>
    </w:p>
    <w:p w:rsidR="0087588B" w:rsidRDefault="0087588B" w:rsidP="0087588B">
      <w:pPr>
        <w:ind w:left="630"/>
        <w:jc w:val="both"/>
        <w:rPr>
          <w:rFonts w:ascii="Times New Roman" w:hAnsi="Times New Roman"/>
          <w:b/>
          <w:szCs w:val="28"/>
        </w:rPr>
      </w:pPr>
      <w:r>
        <w:rPr>
          <w:rFonts w:ascii="Times New Roman" w:hAnsi="Times New Roman"/>
          <w:b/>
          <w:szCs w:val="28"/>
        </w:rPr>
        <w:t>HOẠT ĐỘNG 1: KHỞI ĐỘNG</w:t>
      </w:r>
    </w:p>
    <w:p w:rsidR="0087588B" w:rsidRPr="00365D26" w:rsidRDefault="0087588B" w:rsidP="0087588B">
      <w:pPr>
        <w:ind w:left="630"/>
        <w:jc w:val="both"/>
        <w:rPr>
          <w:rFonts w:ascii="Times New Roman" w:hAnsi="Times New Roman"/>
          <w:szCs w:val="28"/>
        </w:rPr>
      </w:pPr>
      <w:r w:rsidRPr="00365D26">
        <w:rPr>
          <w:rFonts w:ascii="Times New Roman" w:hAnsi="Times New Roman"/>
          <w:b/>
          <w:szCs w:val="28"/>
        </w:rPr>
        <w:t xml:space="preserve">Kiểm tra bài cũ: </w:t>
      </w:r>
    </w:p>
    <w:p w:rsidR="0087588B" w:rsidRPr="00365D26" w:rsidRDefault="0087588B" w:rsidP="0087588B">
      <w:pPr>
        <w:jc w:val="both"/>
        <w:rPr>
          <w:rFonts w:ascii="Times New Roman" w:hAnsi="Times New Roman"/>
        </w:rPr>
      </w:pPr>
      <w:r w:rsidRPr="00365D26">
        <w:rPr>
          <w:rFonts w:ascii="Times New Roman" w:hAnsi="Times New Roman"/>
          <w:i/>
          <w:szCs w:val="28"/>
        </w:rPr>
        <w:t xml:space="preserve">    </w:t>
      </w:r>
      <w:r w:rsidRPr="00365D26">
        <w:rPr>
          <w:rFonts w:ascii="Times New Roman" w:hAnsi="Times New Roman"/>
        </w:rPr>
        <w:t>? Tóm tắt văn bản là gì? Nêu các bước tóm tắt VB?</w:t>
      </w:r>
    </w:p>
    <w:p w:rsidR="0087588B" w:rsidRPr="00365D26" w:rsidRDefault="0087588B" w:rsidP="0087588B">
      <w:pPr>
        <w:ind w:left="630"/>
        <w:contextualSpacing/>
        <w:jc w:val="both"/>
        <w:rPr>
          <w:rFonts w:ascii="Times New Roman" w:hAnsi="Times New Roman"/>
          <w:b/>
          <w:bCs/>
        </w:rPr>
      </w:pPr>
      <w:r w:rsidRPr="00365D26">
        <w:rPr>
          <w:rFonts w:ascii="Times New Roman" w:hAnsi="Times New Roman"/>
          <w:b/>
          <w:bCs/>
        </w:rPr>
        <w:t>Giới thiệu và dạy bài học mới:</w:t>
      </w:r>
    </w:p>
    <w:p w:rsidR="0087588B" w:rsidRPr="00365D26" w:rsidRDefault="0087588B" w:rsidP="0087588B">
      <w:pPr>
        <w:ind w:firstLine="720"/>
        <w:jc w:val="both"/>
        <w:rPr>
          <w:rFonts w:ascii="Times New Roman" w:hAnsi="Times New Roman"/>
        </w:rPr>
      </w:pPr>
      <w:r w:rsidRPr="00365D26">
        <w:rPr>
          <w:rFonts w:ascii="Times New Roman" w:hAnsi="Times New Roman"/>
        </w:rPr>
        <w:t>Trong quá trình tạo lập VB tự sự tuỳ thuộc vào nội dung, mục đích và tính chất của VB mà người viết có thể sử dụng nhiều phương thức biểu đạt khác  nhau. Để giúp các em biết cách sử dụng các phương thức biểu cảm trong một VB tự sự chúng ta cùng tìm hiểu trong giờ học.</w:t>
      </w:r>
    </w:p>
    <w:p w:rsidR="0087588B" w:rsidRPr="00365D26" w:rsidRDefault="0087588B" w:rsidP="0087588B">
      <w:pPr>
        <w:ind w:firstLine="720"/>
        <w:jc w:val="both"/>
        <w:rPr>
          <w:rFonts w:ascii="Times New Roman" w:hAnsi="Times New Roman"/>
        </w:rPr>
      </w:pPr>
      <w:r>
        <w:rPr>
          <w:rFonts w:ascii="Times New Roman" w:hAnsi="Times New Roman"/>
          <w:b/>
          <w:szCs w:val="28"/>
        </w:rPr>
        <w:t>HOẠT ĐỘNG 2</w:t>
      </w:r>
      <w:r w:rsidRPr="00365D26">
        <w:rPr>
          <w:rFonts w:ascii="Times New Roman" w:hAnsi="Times New Roman"/>
          <w:b/>
          <w:szCs w:val="28"/>
        </w:rPr>
        <w:t xml:space="preserve">: </w:t>
      </w:r>
      <w:r>
        <w:rPr>
          <w:rFonts w:ascii="Times New Roman" w:hAnsi="Times New Roman"/>
          <w:szCs w:val="28"/>
        </w:rPr>
        <w:t>Hướng dẫn học sinh tì</w:t>
      </w:r>
      <w:r w:rsidRPr="00365D26">
        <w:rPr>
          <w:rFonts w:ascii="Times New Roman" w:hAnsi="Times New Roman"/>
          <w:szCs w:val="28"/>
        </w:rPr>
        <w:t xml:space="preserve">m hiểu về </w:t>
      </w:r>
      <w:r w:rsidRPr="00365D26">
        <w:rPr>
          <w:rFonts w:ascii="Times New Roman" w:hAnsi="Times New Roman"/>
          <w:bCs/>
        </w:rPr>
        <w:t>sự kết hợp các yếu tố kể, tả và biểu lộ tình cảm trong văn bản tự sự.</w:t>
      </w:r>
    </w:p>
    <w:p w:rsidR="0087588B" w:rsidRPr="00365D26" w:rsidRDefault="0087588B" w:rsidP="0087588B">
      <w:pPr>
        <w:ind w:firstLine="720"/>
        <w:jc w:val="both"/>
        <w:rPr>
          <w:rFonts w:ascii="Times New Roman" w:hAnsi="Times New Roman"/>
        </w:rPr>
      </w:pPr>
      <w:r>
        <w:rPr>
          <w:rFonts w:ascii="Times New Roman" w:hAnsi="Times New Roman"/>
          <w:b/>
          <w:szCs w:val="28"/>
        </w:rPr>
        <w:t>+ Mục tiê</w:t>
      </w:r>
      <w:r w:rsidRPr="00365D26">
        <w:rPr>
          <w:rFonts w:ascii="Times New Roman" w:hAnsi="Times New Roman"/>
          <w:b/>
          <w:szCs w:val="28"/>
        </w:rPr>
        <w:t xml:space="preserve">u: </w:t>
      </w:r>
      <w:r w:rsidRPr="00365D26">
        <w:rPr>
          <w:rFonts w:ascii="Times New Roman" w:hAnsi="Times New Roman"/>
          <w:szCs w:val="28"/>
        </w:rPr>
        <w:t>Học sinh nắm được</w:t>
      </w:r>
      <w:r w:rsidRPr="00365D26">
        <w:rPr>
          <w:rFonts w:ascii="Times New Roman" w:hAnsi="Times New Roman"/>
        </w:rPr>
        <w:t xml:space="preserve"> sự kết hợp và tác động qua lại giữa các yếu tố kể, tả và biểu lộ tình cảm của người viết trong một văn bản tự sự.</w:t>
      </w:r>
    </w:p>
    <w:p w:rsidR="0087588B" w:rsidRPr="00365D26" w:rsidRDefault="0087588B" w:rsidP="0087588B">
      <w:pPr>
        <w:tabs>
          <w:tab w:val="left" w:pos="60"/>
        </w:tabs>
        <w:jc w:val="both"/>
        <w:rPr>
          <w:rFonts w:ascii="Times New Roman" w:hAnsi="Times New Roman"/>
          <w:b/>
          <w:szCs w:val="28"/>
        </w:rPr>
      </w:pPr>
      <w:r w:rsidRPr="00365D26">
        <w:rPr>
          <w:rFonts w:ascii="Times New Roman" w:hAnsi="Times New Roman"/>
          <w:b/>
          <w:szCs w:val="28"/>
        </w:rPr>
        <w:tab/>
      </w:r>
      <w:r w:rsidRPr="00365D26">
        <w:rPr>
          <w:rFonts w:ascii="Times New Roman" w:hAnsi="Times New Roman"/>
          <w:b/>
          <w:szCs w:val="28"/>
        </w:rPr>
        <w:tab/>
        <w:t xml:space="preserve">+ Phương pháp: </w:t>
      </w:r>
      <w:r w:rsidRPr="00365D26">
        <w:rPr>
          <w:rFonts w:ascii="Times New Roman" w:hAnsi="Times New Roman"/>
          <w:szCs w:val="28"/>
        </w:rPr>
        <w:t>Vấn đáp</w:t>
      </w:r>
    </w:p>
    <w:p w:rsidR="0087588B" w:rsidRPr="00365D26" w:rsidRDefault="0087588B" w:rsidP="0087588B">
      <w:pPr>
        <w:tabs>
          <w:tab w:val="left" w:pos="60"/>
        </w:tabs>
        <w:jc w:val="both"/>
        <w:rPr>
          <w:rFonts w:ascii="Times New Roman" w:hAnsi="Times New Roman"/>
          <w:szCs w:val="28"/>
        </w:rPr>
      </w:pPr>
      <w:r>
        <w:rPr>
          <w:rFonts w:ascii="Times New Roman" w:hAnsi="Times New Roman"/>
          <w:b/>
          <w:szCs w:val="28"/>
        </w:rPr>
        <w:tab/>
      </w:r>
      <w:r>
        <w:rPr>
          <w:rFonts w:ascii="Times New Roman" w:hAnsi="Times New Roman"/>
          <w:b/>
          <w:szCs w:val="28"/>
        </w:rPr>
        <w:tab/>
        <w:t>+ Hì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87588B" w:rsidRPr="00365D26" w:rsidRDefault="0087588B" w:rsidP="0087588B">
      <w:pPr>
        <w:ind w:firstLine="720"/>
        <w:rPr>
          <w:rFonts w:ascii="Times New Roman" w:hAnsi="Times New Roman"/>
          <w:b/>
          <w:szCs w:val="28"/>
        </w:rPr>
      </w:pPr>
      <w:r w:rsidRPr="00365D26">
        <w:rPr>
          <w:rFonts w:ascii="Times New Roman" w:hAnsi="Times New Roman"/>
          <w:b/>
          <w:szCs w:val="28"/>
        </w:rPr>
        <w:t xml:space="preserve">+  Thời gian: </w:t>
      </w:r>
      <w:r>
        <w:rPr>
          <w:rFonts w:ascii="Times New Roman" w:hAnsi="Times New Roman"/>
          <w:szCs w:val="28"/>
        </w:rPr>
        <w:t>20 phú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00"/>
        <w:gridCol w:w="3088"/>
        <w:gridCol w:w="4000"/>
      </w:tblGrid>
      <w:tr w:rsidR="0087588B" w:rsidRPr="00365D26" w:rsidTr="003B3DBD">
        <w:tc>
          <w:tcPr>
            <w:tcW w:w="3100" w:type="dxa"/>
          </w:tcPr>
          <w:p w:rsidR="0087588B" w:rsidRPr="00365D26" w:rsidRDefault="0087588B"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088"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000"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00" w:type="dxa"/>
          </w:tcPr>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GV đọc bài tập </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 Nhắc lại các biểu hiện của miêu tả, biểu cảm, tự sự?</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 GV: Từ những tiêu chí trên em hãy xác định các yếu tố miêu tả, biểu cảm, kể trong đoạn trích trên qua các từ ngữ, hình ảnh.</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 Trong đoạn trích trên tác giả kể về việc gì?</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 Sự việc đó được thể hiện qua các chi tiết nào?</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GV: Bên cạnh các chi tiết trên tác giả còn sử dụng yếu tố miêu tả.</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Hãy tìm các yếu tố miêu tả trong đoạn văn trên?</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b/>
                <w:i/>
              </w:rPr>
              <w:t>? Ngoài các yếu tố miêu tả còn có yếu tố biểu cảm nào</w:t>
            </w:r>
            <w:r w:rsidRPr="00365D26">
              <w:rPr>
                <w:rFonts w:ascii="Times New Roman" w:hAnsi="Times New Roman"/>
              </w:rPr>
              <w:t>?</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b/>
                <w:i/>
              </w:rPr>
              <w:t xml:space="preserve"> ? Các yếu tố miêu tả biểu cảm được thể hiện trong đoạn trích như thế nào</w:t>
            </w:r>
            <w:r w:rsidRPr="00365D26">
              <w:rPr>
                <w:rFonts w:ascii="Times New Roman" w:hAnsi="Times New Roman"/>
              </w:rPr>
              <w:t>?</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 Xác định các yếu tố trên trong đoạn trích?</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Bỏ hết các yếu tố miêu tả biểu cảm trong đoạn văn, chép lại các câu văn kể người và việc thành một đoạn văn?</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Hãy so sánh ý nghĩa của đoạn văn trên với đoạn văn cuả Nguyên Hồng.</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Vậy yếu tố miêu tả và biểu cảm có vai trò gì trong VB tự sự?</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Nếu bỏ hết các yếu tố tự sự thì đoạn văn sẽ bị ảnh hưởng thế nào?</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Khi tạo lập VB cần sử dụng các yếu tố miêu tả, biểu cảm, tự sự thế nào?</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Vậy các yếu tố miêu tả, biểu cảm, tự sự có vai trò gì trong tạo lập VB?</w:t>
            </w:r>
          </w:p>
          <w:p w:rsidR="0087588B" w:rsidRPr="00365D26" w:rsidRDefault="0087588B" w:rsidP="003B3DBD">
            <w:pPr>
              <w:keepNext/>
              <w:keepLines/>
              <w:spacing w:before="200"/>
              <w:jc w:val="both"/>
              <w:outlineLvl w:val="6"/>
              <w:rPr>
                <w:rFonts w:asciiTheme="majorHAnsi" w:eastAsiaTheme="majorEastAsia" w:hAnsiTheme="majorHAnsi"/>
                <w:iCs/>
                <w:color w:val="404040" w:themeColor="text1" w:themeTint="BF"/>
              </w:rPr>
            </w:pPr>
          </w:p>
          <w:p w:rsidR="0087588B" w:rsidRPr="00365D26" w:rsidRDefault="0087588B" w:rsidP="003B3DBD">
            <w:pPr>
              <w:keepNext/>
              <w:keepLines/>
              <w:spacing w:before="200"/>
              <w:jc w:val="both"/>
              <w:outlineLvl w:val="6"/>
              <w:rPr>
                <w:rFonts w:ascii="Times New Roman" w:eastAsiaTheme="majorEastAsia" w:hAnsi="Times New Roman"/>
                <w:i/>
                <w:iCs/>
                <w:color w:val="000000" w:themeColor="text1"/>
              </w:rPr>
            </w:pPr>
            <w:r w:rsidRPr="00365D26">
              <w:rPr>
                <w:rFonts w:ascii="Times New Roman" w:eastAsiaTheme="majorEastAsia" w:hAnsi="Times New Roman"/>
                <w:i/>
                <w:iCs/>
                <w:color w:val="000000" w:themeColor="text1"/>
              </w:rPr>
              <w:t>GV KQ ghi nhớ</w:t>
            </w:r>
          </w:p>
          <w:p w:rsidR="0087588B" w:rsidRPr="00365D26" w:rsidRDefault="0087588B" w:rsidP="003B3DBD">
            <w:pPr>
              <w:tabs>
                <w:tab w:val="left" w:pos="2838"/>
              </w:tabs>
              <w:rPr>
                <w:rFonts w:ascii="Times New Roman" w:hAnsi="Times New Roman"/>
              </w:rPr>
            </w:pPr>
          </w:p>
        </w:tc>
        <w:tc>
          <w:tcPr>
            <w:tcW w:w="3088" w:type="dxa"/>
          </w:tcPr>
          <w:p w:rsidR="0087588B" w:rsidRPr="00365D26" w:rsidRDefault="0087588B" w:rsidP="003B3DBD">
            <w:pPr>
              <w:keepNext/>
              <w:keepLines/>
              <w:spacing w:before="200"/>
              <w:outlineLvl w:val="6"/>
              <w:rPr>
                <w:rFonts w:asciiTheme="majorHAnsi" w:eastAsiaTheme="majorEastAsia" w:hAnsiTheme="majorHAnsi"/>
                <w:b/>
                <w:bCs/>
                <w:i/>
                <w:iCs/>
                <w:color w:val="404040" w:themeColor="text1" w:themeTint="BF"/>
              </w:rPr>
            </w:pPr>
          </w:p>
          <w:p w:rsidR="0087588B" w:rsidRPr="00365D26" w:rsidRDefault="0087588B" w:rsidP="003B3DBD">
            <w:pPr>
              <w:rPr>
                <w:rFonts w:asciiTheme="majorHAnsi" w:eastAsiaTheme="majorEastAsia" w:hAnsiTheme="majorHAnsi"/>
                <w:b/>
                <w:bCs/>
                <w:i/>
                <w:iCs/>
                <w:color w:val="404040" w:themeColor="text1" w:themeTint="BF"/>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Trả lời độc lập</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Thảo luận</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Phát hiện</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Thảo luận</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Pr>
                <w:rFonts w:ascii="Times New Roman" w:hAnsi="Times New Roman"/>
              </w:rPr>
              <w:t>- Phát hiện</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Nhận xét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tự xác định</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Làm độc lập</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so sánh</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Thảo luận</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Phân tích</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lastRenderedPageBreak/>
              <w:t>- Khát quát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Khái quát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đọc ghi nhớ</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tabs>
                <w:tab w:val="left" w:pos="2838"/>
              </w:tabs>
              <w:rPr>
                <w:rFonts w:ascii="Times New Roman" w:hAnsi="Times New Roman"/>
              </w:rPr>
            </w:pPr>
          </w:p>
        </w:tc>
        <w:tc>
          <w:tcPr>
            <w:tcW w:w="4000" w:type="dxa"/>
          </w:tcPr>
          <w:p w:rsidR="0087588B" w:rsidRPr="00365D26" w:rsidRDefault="0087588B" w:rsidP="003B3DBD">
            <w:pPr>
              <w:spacing w:before="120" w:after="120"/>
              <w:jc w:val="both"/>
              <w:rPr>
                <w:rFonts w:ascii="Times New Roman" w:hAnsi="Times New Roman"/>
                <w:b/>
                <w:bCs/>
                <w:i/>
                <w:u w:val="single"/>
              </w:rPr>
            </w:pPr>
            <w:r w:rsidRPr="00365D26">
              <w:rPr>
                <w:rFonts w:ascii="Times New Roman" w:hAnsi="Times New Roman"/>
                <w:b/>
                <w:bCs/>
                <w:i/>
                <w:u w:val="single"/>
              </w:rPr>
              <w:lastRenderedPageBreak/>
              <w:t>I. Sự kết hợp các yếu tố kể, tả và biểu lộ tình cảm trong văn bản tự sự.</w:t>
            </w:r>
          </w:p>
          <w:p w:rsidR="0087588B" w:rsidRPr="00365D26" w:rsidRDefault="0087588B" w:rsidP="003B3DBD">
            <w:pPr>
              <w:spacing w:before="120" w:after="120"/>
              <w:jc w:val="both"/>
              <w:rPr>
                <w:rFonts w:ascii="Times New Roman" w:hAnsi="Times New Roman"/>
                <w:b/>
                <w:bCs/>
                <w:i/>
                <w:iCs/>
                <w:u w:val="single"/>
              </w:rPr>
            </w:pPr>
            <w:r w:rsidRPr="00365D26">
              <w:rPr>
                <w:rFonts w:ascii="Times New Roman" w:hAnsi="Times New Roman"/>
                <w:b/>
                <w:bCs/>
                <w:iCs/>
                <w:u w:val="single"/>
              </w:rPr>
              <w:t>1.Bài tập</w:t>
            </w:r>
            <w:r w:rsidRPr="00365D26">
              <w:rPr>
                <w:rFonts w:ascii="Times New Roman" w:hAnsi="Times New Roman"/>
                <w:b/>
                <w:bCs/>
                <w:i/>
                <w:iCs/>
                <w:u w:val="single"/>
              </w:rPr>
              <w:t xml:space="preserve"> :( sgk 72 –73).</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rPr>
              <w:t>Kể:</w:t>
            </w:r>
            <w:r w:rsidRPr="00365D26">
              <w:rPr>
                <w:rFonts w:ascii="Times New Roman" w:hAnsi="Times New Roman"/>
              </w:rPr>
              <w:t xml:space="preserve"> thường tập trung vào nêu </w:t>
            </w:r>
            <w:r w:rsidRPr="00365D26">
              <w:rPr>
                <w:rFonts w:ascii="Times New Roman" w:hAnsi="Times New Roman"/>
              </w:rPr>
              <w:lastRenderedPageBreak/>
              <w:t>sự việc, hành động, nhân vật.</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rPr>
              <w:t>Tả</w:t>
            </w:r>
            <w:r w:rsidRPr="00365D26">
              <w:rPr>
                <w:rFonts w:ascii="Times New Roman" w:hAnsi="Times New Roman"/>
              </w:rPr>
              <w:t>: Tập chung chỉ ra tính chất, màu sắc, mức độ của sự việc, nhân vật, hành động.</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rPr>
              <w:t>Biểu cảm</w:t>
            </w:r>
            <w:r w:rsidRPr="00365D26">
              <w:rPr>
                <w:rFonts w:ascii="Times New Roman" w:hAnsi="Times New Roman"/>
              </w:rPr>
              <w:t>: thường thể hiện ở các chi tiết bày tỏ camr xúc, thái độ của người viết.</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rPr>
              <w:t>Kể</w:t>
            </w:r>
            <w:r w:rsidRPr="00365D26">
              <w:rPr>
                <w:rFonts w:ascii="Times New Roman" w:hAnsi="Times New Roman"/>
              </w:rPr>
              <w:t>: Đoạn trích kể lại cuộc gặp gỡ đầy cảm động của nhân vật tôi với người mẹ xa cách lâu ngày.</w:t>
            </w:r>
          </w:p>
          <w:p w:rsidR="0087588B" w:rsidRPr="00365D26" w:rsidRDefault="0087588B" w:rsidP="003B3DBD">
            <w:pPr>
              <w:spacing w:before="120" w:after="120"/>
              <w:jc w:val="both"/>
              <w:rPr>
                <w:rFonts w:ascii="Times New Roman" w:hAnsi="Times New Roman"/>
                <w:b/>
              </w:rPr>
            </w:pPr>
            <w:r w:rsidRPr="00365D26">
              <w:rPr>
                <w:rFonts w:ascii="Times New Roman" w:hAnsi="Times New Roman"/>
                <w:b/>
              </w:rPr>
              <w:t xml:space="preserve">* Chi tiết: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Mẹ vẫy tôi lên xe</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Tôi chạy theo chiếc xe chở mẹ.</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Mẹ kéo tôi lên xe.</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Tôi oà khóc.</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Mẹ cũng sụt sùi khóc theo.</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Tôi ngồi bên mẹ ngả vào lòng mẹ quan sát khuôn mặt mẹ. </w:t>
            </w:r>
          </w:p>
          <w:p w:rsidR="0087588B" w:rsidRPr="00365D26" w:rsidRDefault="0087588B" w:rsidP="003B3DBD">
            <w:pPr>
              <w:spacing w:before="120" w:after="120"/>
              <w:jc w:val="both"/>
              <w:rPr>
                <w:rFonts w:ascii="Times New Roman" w:hAnsi="Times New Roman"/>
                <w:b/>
                <w:lang w:val="nl-NL"/>
              </w:rPr>
            </w:pPr>
            <w:r w:rsidRPr="00365D26">
              <w:rPr>
                <w:rFonts w:ascii="Times New Roman" w:hAnsi="Times New Roman"/>
                <w:b/>
                <w:lang w:val="nl-NL"/>
              </w:rPr>
              <w:t xml:space="preserve">* Các yếu tố miêu tả: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Tôi thở hồng hộc, chán đẫm mồ hôi, ríu cả chân lại.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Mẹ tôi không còm cõi</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Gương mặt vẫn tươi sáng với đôi  mắt .... hai gò  má.</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rPr>
            </w:pPr>
            <w:r w:rsidRPr="00365D26">
              <w:rPr>
                <w:rFonts w:ascii="Times New Roman" w:hAnsi="Times New Roman"/>
                <w:b/>
              </w:rPr>
              <w:t xml:space="preserve">* Các yếu tố biểu cảm: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Hay tại sự sung sướng như thưở còn sung túc             ( suy nghĩ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Tôi thấy những cảm giác ấm áp ....( cảm  nhận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Phải bé lại mà lăn vào </w:t>
            </w:r>
            <w:r>
              <w:rPr>
                <w:rFonts w:ascii="Times New Roman" w:hAnsi="Times New Roman"/>
              </w:rPr>
              <w:t>lòng ...( phát biểu cảm tưởng )</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Các yếu tố trên không tách rời nhau mà đan xen: Vừa kể, tả, biểu cảm.</w:t>
            </w:r>
          </w:p>
          <w:p w:rsidR="0087588B" w:rsidRPr="00365D26" w:rsidRDefault="0087588B" w:rsidP="003B3DBD">
            <w:pPr>
              <w:spacing w:before="120" w:after="120"/>
              <w:jc w:val="both"/>
              <w:rPr>
                <w:rFonts w:ascii="Times New Roman" w:hAnsi="Times New Roman"/>
                <w:b/>
                <w:bCs/>
              </w:rPr>
            </w:pPr>
          </w:p>
          <w:p w:rsidR="0087588B" w:rsidRPr="00365D26" w:rsidRDefault="0087588B" w:rsidP="003B3DBD">
            <w:pPr>
              <w:spacing w:before="120" w:after="120"/>
              <w:jc w:val="both"/>
              <w:rPr>
                <w:rFonts w:ascii="Times New Roman" w:hAnsi="Times New Roman"/>
              </w:rPr>
            </w:pPr>
            <w:r w:rsidRPr="00365D26">
              <w:rPr>
                <w:rFonts w:ascii="Times New Roman" w:hAnsi="Times New Roman"/>
                <w:b/>
                <w:bCs/>
              </w:rPr>
              <w:t>* Đoạn văn</w:t>
            </w:r>
            <w:r w:rsidRPr="00365D26">
              <w:rPr>
                <w:rFonts w:ascii="Times New Roman" w:hAnsi="Times New Roman"/>
              </w:rPr>
              <w:t xml:space="preserve">: “ Tôi ngồi trên đệm </w:t>
            </w:r>
            <w:r w:rsidRPr="00365D26">
              <w:rPr>
                <w:rFonts w:ascii="Times New Roman" w:hAnsi="Times New Roman"/>
              </w:rPr>
              <w:lastRenderedPageBreak/>
              <w:t>xe ... thơm tho lạ thường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Kể việc: Tôi ngồi trên đệm xe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Tả: Đùi áp đùi mẹ tôi, đầu ngả vào cánh tay... nhai trầu</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Biểu cảm: Những cảm giác ấm áp đó</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bCs/>
              </w:rPr>
              <w:t>Đoạn văn</w:t>
            </w:r>
            <w:r w:rsidRPr="00365D26">
              <w:rPr>
                <w:rFonts w:ascii="Times New Roman" w:hAnsi="Times New Roman"/>
              </w:rPr>
              <w:t>: “ Mẹ tôi vẫy tôi. Tôi chạy theo chiếc xe chở mẹ. Mẹ kéo tôi lên xe. Tôi oà khóc. Mẹ tôi khóc theo. Tôi ngồi bên mẹ, đầu ngả vào cánh tay mẹ, quan sát gương mặt mẹ.”</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Đoạn văn đơn thuần chỉ kể lại việc, thiếu đi tình cảm của người viết.</w:t>
            </w:r>
          </w:p>
          <w:p w:rsidR="0087588B" w:rsidRPr="00365D26" w:rsidRDefault="0087588B" w:rsidP="003B3DBD">
            <w:pPr>
              <w:spacing w:before="120" w:after="120"/>
              <w:jc w:val="both"/>
              <w:rPr>
                <w:rFonts w:ascii="Times New Roman" w:hAnsi="Times New Roman"/>
                <w:b/>
                <w:lang w:val="nl-NL"/>
              </w:rPr>
            </w:pPr>
            <w:r w:rsidRPr="00365D26">
              <w:rPr>
                <w:rFonts w:ascii="Times New Roman" w:hAnsi="Times New Roman"/>
                <w:b/>
                <w:lang w:val="nl-NL"/>
              </w:rPr>
              <w:t xml:space="preserve">*Vai trò của miêu tả, biểu cảm: </w:t>
            </w: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 Các yếu tố miêu tả, biểu cảm giúp cho người đọc hình dung được cuộc gặp gỡ của hai  mẹ con thật cảm động...</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Làm cho ý nghĩa câu chuyện thêm sâu sắc.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Bỏ yếu tố tự sự: Chuyện không thành chuyện. Vì không có tình tiết và nhân vật chính tạo nên.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Khi kể cần đan xen các yếu tố: miêu tả, biểu cảm, tự sự.</w:t>
            </w:r>
            <w:r w:rsidRPr="00365D26">
              <w:rPr>
                <w:rFonts w:ascii="Times New Roman" w:hAnsi="Times New Roman"/>
              </w:rPr>
              <w:br/>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Các yếu tố làm cho kể chuyên sinh động và sâu sắc hơn.</w:t>
            </w:r>
          </w:p>
          <w:p w:rsidR="0087588B" w:rsidRPr="00365D26" w:rsidRDefault="0087588B" w:rsidP="003B3DBD">
            <w:pPr>
              <w:spacing w:before="120" w:after="120"/>
              <w:jc w:val="both"/>
              <w:rPr>
                <w:rFonts w:ascii="Times New Roman" w:hAnsi="Times New Roman"/>
                <w:b/>
                <w:bCs/>
                <w:i/>
                <w:iCs/>
                <w:u w:val="single"/>
              </w:rPr>
            </w:pPr>
            <w:r w:rsidRPr="00365D26">
              <w:rPr>
                <w:rFonts w:ascii="Times New Roman" w:hAnsi="Times New Roman"/>
                <w:b/>
                <w:bCs/>
                <w:i/>
                <w:iCs/>
                <w:u w:val="single"/>
              </w:rPr>
              <w:t xml:space="preserve">2. Ghi nhớ sgk- 74 </w:t>
            </w:r>
          </w:p>
          <w:p w:rsidR="0087588B" w:rsidRPr="00365D26" w:rsidRDefault="0087588B" w:rsidP="003B3DBD">
            <w:pPr>
              <w:keepNext/>
              <w:keepLines/>
              <w:spacing w:before="200"/>
              <w:jc w:val="both"/>
              <w:outlineLvl w:val="5"/>
              <w:rPr>
                <w:rFonts w:asciiTheme="majorHAnsi" w:eastAsiaTheme="majorEastAsia" w:hAnsiTheme="majorHAnsi"/>
                <w:i/>
                <w:iCs/>
                <w:color w:val="243F60" w:themeColor="accent1" w:themeShade="7F"/>
              </w:rPr>
            </w:pPr>
          </w:p>
          <w:p w:rsidR="0087588B" w:rsidRPr="00365D26" w:rsidRDefault="0087588B" w:rsidP="003B3DBD">
            <w:pPr>
              <w:tabs>
                <w:tab w:val="left" w:pos="2838"/>
              </w:tabs>
              <w:rPr>
                <w:rFonts w:ascii="Times New Roman" w:hAnsi="Times New Roman"/>
              </w:rPr>
            </w:pPr>
          </w:p>
        </w:tc>
      </w:tr>
    </w:tbl>
    <w:p w:rsidR="0087588B" w:rsidRPr="00365D26" w:rsidRDefault="0087588B" w:rsidP="0087588B">
      <w:pPr>
        <w:tabs>
          <w:tab w:val="left" w:pos="60"/>
        </w:tabs>
        <w:jc w:val="both"/>
        <w:rPr>
          <w:rFonts w:ascii="Times New Roman" w:hAnsi="Times New Roman"/>
          <w:b/>
          <w:szCs w:val="28"/>
        </w:rPr>
      </w:pPr>
    </w:p>
    <w:p w:rsidR="0087588B" w:rsidRPr="00365D26" w:rsidRDefault="0087588B" w:rsidP="0087588B">
      <w:pPr>
        <w:tabs>
          <w:tab w:val="left" w:pos="60"/>
        </w:tabs>
        <w:jc w:val="both"/>
        <w:rPr>
          <w:rFonts w:ascii="Times New Roman" w:hAnsi="Times New Roman"/>
          <w:szCs w:val="28"/>
        </w:rPr>
      </w:pPr>
      <w:r>
        <w:rPr>
          <w:rFonts w:ascii="Times New Roman" w:hAnsi="Times New Roman"/>
          <w:b/>
          <w:szCs w:val="28"/>
        </w:rPr>
        <w:t>HOẠT ĐỘNG 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87588B" w:rsidRPr="00365D26" w:rsidRDefault="0087588B" w:rsidP="0087588B">
      <w:pPr>
        <w:rPr>
          <w:rFonts w:ascii="Times New Roman" w:hAnsi="Times New Roman"/>
        </w:rPr>
      </w:pPr>
      <w:r>
        <w:rPr>
          <w:rFonts w:ascii="Times New Roman" w:hAnsi="Times New Roman"/>
          <w:b/>
          <w:szCs w:val="28"/>
        </w:rPr>
        <w:t>+ Mục tiê</w:t>
      </w:r>
      <w:r w:rsidRPr="00365D26">
        <w:rPr>
          <w:rFonts w:ascii="Times New Roman" w:hAnsi="Times New Roman"/>
          <w:b/>
          <w:szCs w:val="28"/>
        </w:rPr>
        <w:t xml:space="preserve">u: </w:t>
      </w:r>
      <w:r w:rsidRPr="00365D26">
        <w:rPr>
          <w:rFonts w:ascii="Times New Roman" w:hAnsi="Times New Roman"/>
        </w:rPr>
        <w:t>Luyện kĩ năng viết văn bản tự sự có đan xen các yếu tố miêu tả.</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thuyết tr</w:t>
      </w:r>
      <w:r>
        <w:rPr>
          <w:rFonts w:ascii="Times New Roman" w:hAnsi="Times New Roman"/>
          <w:szCs w:val="28"/>
        </w:rPr>
        <w:t>ì</w:t>
      </w:r>
      <w:r w:rsidRPr="00365D26">
        <w:rPr>
          <w:rFonts w:ascii="Times New Roman" w:hAnsi="Times New Roman"/>
          <w:szCs w:val="28"/>
        </w:rPr>
        <w:t>nh</w:t>
      </w:r>
    </w:p>
    <w:p w:rsidR="0087588B" w:rsidRPr="00365D26" w:rsidRDefault="0087588B" w:rsidP="0087588B">
      <w:pPr>
        <w:tabs>
          <w:tab w:val="left" w:pos="60"/>
        </w:tabs>
        <w:jc w:val="both"/>
        <w:rPr>
          <w:rFonts w:ascii="Times New Roman" w:hAnsi="Times New Roman"/>
          <w:szCs w:val="28"/>
        </w:rPr>
      </w:pPr>
      <w:r>
        <w:rPr>
          <w:rFonts w:ascii="Times New Roman" w:hAnsi="Times New Roman"/>
          <w:b/>
          <w:szCs w:val="28"/>
        </w:rPr>
        <w:t>+ Hì</w:t>
      </w:r>
      <w:r w:rsidRPr="00365D26">
        <w:rPr>
          <w:rFonts w:ascii="Times New Roman" w:hAnsi="Times New Roman"/>
          <w:b/>
          <w:szCs w:val="28"/>
        </w:rPr>
        <w:t xml:space="preserve">nh thức tổ chức dạy học: </w:t>
      </w:r>
      <w:r>
        <w:rPr>
          <w:rFonts w:ascii="Times New Roman" w:hAnsi="Times New Roman"/>
          <w:szCs w:val="28"/>
        </w:rPr>
        <w:t>cá nhân</w:t>
      </w:r>
    </w:p>
    <w:p w:rsidR="0087588B" w:rsidRPr="00365D26" w:rsidRDefault="0087588B" w:rsidP="0087588B">
      <w:pPr>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25 phú</w:t>
      </w:r>
      <w:r w:rsidRPr="00365D26">
        <w:rPr>
          <w:rFonts w:ascii="Times New Roman" w:hAnsi="Times New Roman"/>
          <w:szCs w:val="28"/>
        </w:rPr>
        <w:t>t</w:t>
      </w:r>
    </w:p>
    <w:tbl>
      <w:tblPr>
        <w:tblStyle w:val="TableGrid3"/>
        <w:tblW w:w="10278" w:type="dxa"/>
        <w:tblLook w:val="04A0" w:firstRow="1" w:lastRow="0" w:firstColumn="1" w:lastColumn="0" w:noHBand="0" w:noVBand="1"/>
      </w:tblPr>
      <w:tblGrid>
        <w:gridCol w:w="3192"/>
        <w:gridCol w:w="3192"/>
        <w:gridCol w:w="389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GV hướng dẫn hs làm các bài tập.</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Tìm 1 số đoạn văn có sử dụng yếu tố miêu tả biểu cảm trong VB </w:t>
            </w:r>
            <w:r w:rsidRPr="00365D26">
              <w:rPr>
                <w:rFonts w:ascii="Times New Roman" w:hAnsi="Times New Roman"/>
                <w:i/>
                <w:iCs/>
              </w:rPr>
              <w:t>Lão Hạc, Tôi đi học, tức  nước vỡ bờ</w:t>
            </w:r>
            <w:r w:rsidRPr="00365D26">
              <w:rPr>
                <w:rFonts w:ascii="Times New Roman" w:hAnsi="Times New Roman"/>
              </w:rPr>
              <w:t>?</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GV: Cho hs về nhà làm tiếp.</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GV cho hs làm bài tập 2.</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 Viết đoạn văn kể về giây phút đầu tiên gặp người thân?</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tabs>
                <w:tab w:val="left" w:pos="2838"/>
              </w:tabs>
              <w:rPr>
                <w:rFonts w:ascii="Times New Roman" w:hAnsi="Times New Roman"/>
              </w:rPr>
            </w:pPr>
            <w:r w:rsidRPr="00365D26">
              <w:rPr>
                <w:rFonts w:ascii="Times New Roman" w:hAnsi="Times New Roman"/>
              </w:rPr>
              <w:t>GV hướng dẫn hs cách viết, yêu cầu viết.</w:t>
            </w:r>
          </w:p>
        </w:tc>
        <w:tc>
          <w:tcPr>
            <w:tcW w:w="3192" w:type="dxa"/>
          </w:tcPr>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HS làm 1 VB</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làm trong 7 phút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trình bày</w:t>
            </w:r>
          </w:p>
          <w:p w:rsidR="0087588B" w:rsidRPr="00365D26" w:rsidRDefault="0087588B" w:rsidP="003B3DBD">
            <w:pPr>
              <w:tabs>
                <w:tab w:val="left" w:pos="2838"/>
              </w:tabs>
              <w:rPr>
                <w:rFonts w:ascii="Times New Roman" w:hAnsi="Times New Roman"/>
              </w:rPr>
            </w:pPr>
          </w:p>
        </w:tc>
        <w:tc>
          <w:tcPr>
            <w:tcW w:w="3894" w:type="dxa"/>
          </w:tcPr>
          <w:p w:rsidR="0087588B" w:rsidRPr="00BF23D8" w:rsidRDefault="0087588B" w:rsidP="003B3DBD">
            <w:pPr>
              <w:keepNext/>
              <w:keepLines/>
              <w:spacing w:before="200"/>
              <w:jc w:val="both"/>
              <w:outlineLvl w:val="5"/>
              <w:rPr>
                <w:rFonts w:ascii="Times New Roman" w:eastAsiaTheme="majorEastAsia" w:hAnsi="Times New Roman"/>
                <w:b/>
                <w:iCs/>
                <w:color w:val="000000" w:themeColor="text1"/>
              </w:rPr>
            </w:pPr>
            <w:r w:rsidRPr="00BF23D8">
              <w:rPr>
                <w:rFonts w:ascii="Times New Roman" w:eastAsiaTheme="majorEastAsia" w:hAnsi="Times New Roman"/>
                <w:b/>
                <w:iCs/>
                <w:color w:val="000000" w:themeColor="text1"/>
              </w:rPr>
              <w:lastRenderedPageBreak/>
              <w:t>II. Luyện tập</w:t>
            </w:r>
          </w:p>
          <w:p w:rsidR="0087588B" w:rsidRPr="00365D26" w:rsidRDefault="0087588B" w:rsidP="003B3DBD">
            <w:pPr>
              <w:spacing w:before="120" w:after="120"/>
              <w:jc w:val="both"/>
              <w:rPr>
                <w:rFonts w:ascii="Times New Roman" w:hAnsi="Times New Roman"/>
                <w:b/>
                <w:bCs/>
                <w:u w:val="single"/>
              </w:rPr>
            </w:pPr>
            <w:r w:rsidRPr="00365D26">
              <w:rPr>
                <w:rFonts w:ascii="Times New Roman" w:hAnsi="Times New Roman"/>
                <w:b/>
                <w:bCs/>
                <w:u w:val="single"/>
              </w:rPr>
              <w:t>1. Bài 1- 74</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 Sau một hồi trống thúc vang... trong các lớp”</w:t>
            </w:r>
          </w:p>
          <w:p w:rsidR="0087588B" w:rsidRPr="00365D26" w:rsidRDefault="0087588B" w:rsidP="003B3DBD">
            <w:pPr>
              <w:spacing w:before="120" w:after="120"/>
              <w:jc w:val="both"/>
              <w:rPr>
                <w:rFonts w:ascii="Times New Roman" w:hAnsi="Times New Roman"/>
                <w:i/>
                <w:iCs/>
              </w:rPr>
            </w:pPr>
            <w:r w:rsidRPr="00365D26">
              <w:rPr>
                <w:rFonts w:ascii="Times New Roman" w:hAnsi="Times New Roman"/>
              </w:rPr>
              <w:t xml:space="preserve">Miêu tả: </w:t>
            </w:r>
            <w:r w:rsidRPr="00365D26">
              <w:rPr>
                <w:rFonts w:ascii="Times New Roman" w:hAnsi="Times New Roman"/>
                <w:i/>
                <w:iCs/>
              </w:rPr>
              <w:t>Sau một hồi trống ... quả ban tưởng tượng.</w:t>
            </w: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 Biểu cảm: “ Vang dội lòng tôi....rộn ràng trong các lớp ”.</w:t>
            </w:r>
          </w:p>
          <w:p w:rsidR="0087588B" w:rsidRPr="00365D26" w:rsidRDefault="0087588B" w:rsidP="003B3DBD">
            <w:pPr>
              <w:spacing w:before="120" w:after="120"/>
              <w:jc w:val="both"/>
              <w:rPr>
                <w:rFonts w:ascii="Times New Roman" w:hAnsi="Times New Roman"/>
                <w:b/>
                <w:bCs/>
                <w:u w:val="single"/>
              </w:rPr>
            </w:pPr>
            <w:r w:rsidRPr="00365D26">
              <w:rPr>
                <w:rFonts w:ascii="Times New Roman" w:hAnsi="Times New Roman"/>
                <w:b/>
                <w:bCs/>
                <w:u w:val="single"/>
              </w:rPr>
              <w:t>2. Bài tập 2- 74</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Yêu cầu: Đoạn văn dài khoảng 6-8 câu.</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Nên bắt đầu từ chỗ nào?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Từ xa người ấy ra sao? ( hình dáng, mái tóc, ăn mặc...)</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Lạ gần  người ấy thế nào? Hành động của mình và người thân.</w:t>
            </w:r>
          </w:p>
          <w:p w:rsidR="0087588B" w:rsidRPr="00365D26" w:rsidRDefault="0087588B" w:rsidP="003B3DBD">
            <w:pPr>
              <w:tabs>
                <w:tab w:val="left" w:pos="2838"/>
              </w:tabs>
              <w:rPr>
                <w:rFonts w:ascii="Times New Roman" w:hAnsi="Times New Roman"/>
              </w:rPr>
            </w:pPr>
            <w:r w:rsidRPr="00365D26">
              <w:rPr>
                <w:rFonts w:ascii="Times New Roman" w:hAnsi="Times New Roman"/>
              </w:rPr>
              <w:t>- Biểu hiện tình cảm của 2 người sau khi đã gặp.</w:t>
            </w:r>
          </w:p>
        </w:tc>
      </w:tr>
    </w:tbl>
    <w:p w:rsidR="0087588B" w:rsidRPr="00365D26" w:rsidRDefault="0087588B" w:rsidP="0087588B">
      <w:pPr>
        <w:rPr>
          <w:rFonts w:ascii="Times New Roman" w:hAnsi="Times New Roman"/>
          <w:b/>
          <w:bCs/>
        </w:rPr>
      </w:pPr>
    </w:p>
    <w:p w:rsidR="0087588B" w:rsidRDefault="0087588B" w:rsidP="0087588B">
      <w:pPr>
        <w:rPr>
          <w:rFonts w:ascii="Times New Roman" w:hAnsi="Times New Roman"/>
          <w:b/>
          <w:bCs/>
        </w:rPr>
      </w:pPr>
      <w:r>
        <w:rPr>
          <w:rFonts w:ascii="Times New Roman" w:hAnsi="Times New Roman"/>
          <w:b/>
          <w:bCs/>
        </w:rPr>
        <w:t>HOẠT ĐỘNG 4: CỦNG CỐ, VẬN DỤNG</w:t>
      </w:r>
    </w:p>
    <w:p w:rsidR="0087588B" w:rsidRPr="00365D26" w:rsidRDefault="0087588B" w:rsidP="0087588B">
      <w:pPr>
        <w:ind w:firstLine="720"/>
        <w:rPr>
          <w:rFonts w:ascii="Times New Roman" w:hAnsi="Times New Roman"/>
          <w:bCs/>
        </w:rPr>
      </w:pPr>
      <w:r w:rsidRPr="00365D26">
        <w:rPr>
          <w:rFonts w:ascii="Times New Roman" w:hAnsi="Times New Roman"/>
          <w:b/>
          <w:bCs/>
        </w:rPr>
        <w:t xml:space="preserve">Củng cố bài học: </w:t>
      </w:r>
      <w:r w:rsidRPr="00365D26">
        <w:rPr>
          <w:rFonts w:ascii="Times New Roman" w:hAnsi="Times New Roman"/>
          <w:bCs/>
        </w:rPr>
        <w:t>Gv tổng kết kiến thức.</w:t>
      </w:r>
    </w:p>
    <w:p w:rsidR="0087588B" w:rsidRPr="00365D26" w:rsidRDefault="0087588B" w:rsidP="0087588B">
      <w:pPr>
        <w:ind w:firstLine="720"/>
        <w:rPr>
          <w:rFonts w:ascii="Times New Roman" w:hAnsi="Times New Roman"/>
          <w:b/>
          <w:bCs/>
        </w:rPr>
      </w:pPr>
      <w:r w:rsidRPr="00365D26">
        <w:rPr>
          <w:rFonts w:ascii="Times New Roman" w:hAnsi="Times New Roman"/>
          <w:b/>
          <w:bCs/>
        </w:rPr>
        <w:t>Hoạt động tiếp nối:</w:t>
      </w:r>
    </w:p>
    <w:p w:rsidR="0087588B" w:rsidRPr="00365D26" w:rsidRDefault="0087588B" w:rsidP="0087588B">
      <w:pPr>
        <w:rPr>
          <w:rFonts w:ascii="Times New Roman" w:hAnsi="Times New Roman"/>
        </w:rPr>
      </w:pPr>
      <w:r w:rsidRPr="00365D26">
        <w:rPr>
          <w:rFonts w:ascii="Times New Roman" w:hAnsi="Times New Roman"/>
        </w:rPr>
        <w:t>- Sử dụng các yếu tố miêu tả, biểu cảm như thế nào.</w:t>
      </w:r>
    </w:p>
    <w:p w:rsidR="0087588B" w:rsidRPr="00365D26" w:rsidRDefault="0087588B" w:rsidP="0087588B">
      <w:pPr>
        <w:rPr>
          <w:rFonts w:ascii="Times New Roman" w:hAnsi="Times New Roman"/>
        </w:rPr>
      </w:pPr>
      <w:r w:rsidRPr="00365D26">
        <w:rPr>
          <w:rFonts w:ascii="Times New Roman" w:hAnsi="Times New Roman"/>
        </w:rPr>
        <w:t>- Làm bài tập 1 và bài tập trong sách bài tập.</w:t>
      </w:r>
    </w:p>
    <w:p w:rsidR="0087588B" w:rsidRPr="00365D26" w:rsidRDefault="0087588B" w:rsidP="0087588B">
      <w:pPr>
        <w:rPr>
          <w:rFonts w:ascii="Times New Roman" w:hAnsi="Times New Roman"/>
        </w:rPr>
      </w:pPr>
      <w:r w:rsidRPr="00365D26">
        <w:rPr>
          <w:rFonts w:ascii="Times New Roman" w:hAnsi="Times New Roman"/>
        </w:rPr>
        <w:t>- Chuẩn bị bài tiếp theo.</w:t>
      </w:r>
    </w:p>
    <w:p w:rsidR="0087588B" w:rsidRPr="00365D26" w:rsidRDefault="0087588B" w:rsidP="0087588B">
      <w:pPr>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87588B" w:rsidRPr="00365D26" w:rsidRDefault="0087588B" w:rsidP="0087588B">
      <w:pPr>
        <w:spacing w:line="214" w:lineRule="auto"/>
        <w:rPr>
          <w:rFonts w:ascii="Times New Roman" w:hAnsi="Times New Roman"/>
          <w:b/>
          <w:sz w:val="52"/>
          <w:szCs w:val="52"/>
        </w:rPr>
      </w:pPr>
      <w:r w:rsidRPr="00365D26">
        <w:rPr>
          <w:rFonts w:ascii="Times New Roman" w:hAnsi="Times New Roman"/>
          <w:b/>
          <w:szCs w:val="28"/>
        </w:rPr>
        <w:t xml:space="preserve">Tiết </w:t>
      </w:r>
      <w:r>
        <w:rPr>
          <w:rFonts w:ascii="Times New Roman" w:hAnsi="Times New Roman"/>
          <w:b/>
          <w:szCs w:val="28"/>
        </w:rPr>
        <w:t>24</w:t>
      </w:r>
      <w:r w:rsidRPr="00365D26">
        <w:rPr>
          <w:rFonts w:ascii="Times New Roman" w:hAnsi="Times New Roman"/>
          <w:b/>
          <w:szCs w:val="28"/>
        </w:rPr>
        <w:t>:</w:t>
      </w:r>
    </w:p>
    <w:p w:rsidR="0087588B" w:rsidRPr="00365D26" w:rsidRDefault="0087588B" w:rsidP="0087588B">
      <w:pPr>
        <w:spacing w:line="214" w:lineRule="auto"/>
        <w:jc w:val="center"/>
        <w:rPr>
          <w:rFonts w:ascii="Times New Roman" w:hAnsi="Times New Roman"/>
          <w:b/>
          <w:bCs/>
          <w:sz w:val="52"/>
          <w:szCs w:val="52"/>
        </w:rPr>
      </w:pPr>
      <w:r w:rsidRPr="00365D26">
        <w:rPr>
          <w:rFonts w:ascii="Times New Roman" w:hAnsi="Times New Roman"/>
          <w:b/>
          <w:bCs/>
          <w:sz w:val="52"/>
          <w:szCs w:val="52"/>
        </w:rPr>
        <w:t>Luyện tập viết đoạn văn tự sự kết hợp</w:t>
      </w:r>
    </w:p>
    <w:p w:rsidR="0087588B" w:rsidRPr="00365D26" w:rsidRDefault="0087588B" w:rsidP="0087588B">
      <w:pPr>
        <w:spacing w:line="214" w:lineRule="auto"/>
        <w:jc w:val="center"/>
        <w:rPr>
          <w:rFonts w:ascii="Times New Roman" w:hAnsi="Times New Roman"/>
          <w:b/>
          <w:bCs/>
          <w:sz w:val="52"/>
          <w:szCs w:val="52"/>
          <w:lang w:val="nl-NL"/>
        </w:rPr>
      </w:pPr>
      <w:r w:rsidRPr="00365D26">
        <w:rPr>
          <w:rFonts w:ascii="Times New Roman" w:hAnsi="Times New Roman"/>
          <w:b/>
          <w:bCs/>
          <w:sz w:val="52"/>
          <w:szCs w:val="52"/>
          <w:lang w:val="nl-NL"/>
        </w:rPr>
        <w:t>với miêu tả và biểu cảm</w:t>
      </w:r>
    </w:p>
    <w:p w:rsidR="0087588B" w:rsidRPr="00365D26" w:rsidRDefault="0087588B" w:rsidP="0087588B">
      <w:pPr>
        <w:jc w:val="both"/>
        <w:rPr>
          <w:rFonts w:ascii="Times New Roman" w:hAnsi="Times New Roman"/>
          <w:b/>
          <w:bCs/>
          <w:lang w:val="nl-NL"/>
        </w:rPr>
      </w:pPr>
      <w:r w:rsidRPr="00365D26">
        <w:rPr>
          <w:rFonts w:ascii="Times New Roman" w:hAnsi="Times New Roman"/>
          <w:b/>
          <w:bCs/>
          <w:lang w:val="nl-NL"/>
        </w:rPr>
        <w:t>I. Mục  tiêu bài học:</w:t>
      </w:r>
    </w:p>
    <w:p w:rsidR="0087588B" w:rsidRPr="00365D26" w:rsidRDefault="0087588B" w:rsidP="0087588B">
      <w:pPr>
        <w:jc w:val="both"/>
        <w:rPr>
          <w:rFonts w:ascii="Times New Roman" w:hAnsi="Times New Roman"/>
          <w:b/>
          <w:lang w:val="nl-NL"/>
        </w:rPr>
      </w:pPr>
      <w:r w:rsidRPr="00365D26">
        <w:rPr>
          <w:rFonts w:ascii="Times New Roman" w:hAnsi="Times New Roman"/>
          <w:lang w:val="nl-NL"/>
        </w:rPr>
        <w:t xml:space="preserve">     </w:t>
      </w:r>
      <w:r w:rsidRPr="00365D26">
        <w:rPr>
          <w:rFonts w:ascii="Times New Roman" w:hAnsi="Times New Roman"/>
          <w:b/>
          <w:lang w:val="nl-NL"/>
        </w:rPr>
        <w:t>1. Về kiến thức:</w:t>
      </w:r>
    </w:p>
    <w:p w:rsidR="0087588B" w:rsidRPr="00365D26" w:rsidRDefault="0087588B" w:rsidP="0087588B">
      <w:pPr>
        <w:ind w:firstLine="720"/>
        <w:jc w:val="both"/>
        <w:rPr>
          <w:rFonts w:ascii="Times New Roman" w:hAnsi="Times New Roman"/>
        </w:rPr>
      </w:pPr>
      <w:r w:rsidRPr="00365D26">
        <w:rPr>
          <w:rFonts w:ascii="Times New Roman" w:hAnsi="Times New Roman"/>
        </w:rPr>
        <w:t>Thông qua thực hành biết cách vận dụng sự kết hợp các yếu tố miêu tả và biểu cảm khi viết một đoạn văn tự sự.</w:t>
      </w:r>
    </w:p>
    <w:p w:rsidR="0087588B" w:rsidRPr="00365D26" w:rsidRDefault="0087588B" w:rsidP="0087588B">
      <w:pPr>
        <w:jc w:val="both"/>
        <w:rPr>
          <w:rFonts w:ascii="Times New Roman" w:hAnsi="Times New Roman"/>
          <w:b/>
        </w:rPr>
      </w:pPr>
      <w:r w:rsidRPr="00365D26">
        <w:rPr>
          <w:rFonts w:ascii="Times New Roman" w:hAnsi="Times New Roman"/>
          <w:b/>
        </w:rPr>
        <w:t xml:space="preserve">     2. Về kĩ năng:</w:t>
      </w:r>
    </w:p>
    <w:p w:rsidR="0087588B" w:rsidRPr="00365D26" w:rsidRDefault="0087588B" w:rsidP="0087588B">
      <w:pPr>
        <w:jc w:val="both"/>
        <w:rPr>
          <w:rFonts w:ascii="Times New Roman" w:hAnsi="Times New Roman"/>
        </w:rPr>
      </w:pPr>
      <w:r w:rsidRPr="00365D26">
        <w:rPr>
          <w:rFonts w:ascii="Times New Roman" w:hAnsi="Times New Roman"/>
        </w:rPr>
        <w:t xml:space="preserve">         Biết rèn luyện kĩ năng viết đoạn văn theo những yêu cầu cho trước.</w:t>
      </w:r>
    </w:p>
    <w:p w:rsidR="0087588B" w:rsidRPr="00365D26" w:rsidRDefault="0087588B" w:rsidP="0087588B">
      <w:pPr>
        <w:jc w:val="both"/>
        <w:rPr>
          <w:rFonts w:ascii="Times New Roman" w:hAnsi="Times New Roman"/>
          <w:b/>
          <w:sz w:val="32"/>
        </w:rPr>
      </w:pPr>
      <w:r w:rsidRPr="00365D26">
        <w:rPr>
          <w:rFonts w:ascii="Times New Roman" w:hAnsi="Times New Roman"/>
          <w:b/>
        </w:rPr>
        <w:t xml:space="preserve">     3. Về thái độ:</w:t>
      </w:r>
    </w:p>
    <w:p w:rsidR="0087588B" w:rsidRPr="00365D26" w:rsidRDefault="0087588B" w:rsidP="0087588B">
      <w:pPr>
        <w:jc w:val="both"/>
        <w:rPr>
          <w:rFonts w:ascii="Times New Roman" w:hAnsi="Times New Roman"/>
        </w:rPr>
      </w:pPr>
      <w:r w:rsidRPr="00365D26">
        <w:rPr>
          <w:rFonts w:ascii="Times New Roman" w:hAnsi="Times New Roman"/>
        </w:rPr>
        <w:t xml:space="preserve">         Cần có ý thức bồi dưỡng tình cảm yêu quý bộ môn, có hứng thú học tập biết viết đoạn văn theo yêu cầu</w:t>
      </w:r>
    </w:p>
    <w:p w:rsidR="0087588B" w:rsidRPr="00365D26" w:rsidRDefault="0087588B" w:rsidP="0087588B">
      <w:pPr>
        <w:jc w:val="both"/>
        <w:rPr>
          <w:rFonts w:ascii="Times New Roman" w:hAnsi="Times New Roman"/>
          <w:b/>
          <w:szCs w:val="28"/>
        </w:rPr>
      </w:pPr>
      <w:r w:rsidRPr="00365D26">
        <w:rPr>
          <w:rFonts w:ascii="Times New Roman" w:hAnsi="Times New Roman"/>
          <w:b/>
          <w:szCs w:val="28"/>
        </w:rPr>
        <w:t>II. Chuẩn bị của giáo viên và học sinh:</w:t>
      </w:r>
    </w:p>
    <w:p w:rsidR="0087588B" w:rsidRPr="00365D26" w:rsidRDefault="0087588B" w:rsidP="0087588B">
      <w:pPr>
        <w:jc w:val="both"/>
        <w:rPr>
          <w:rFonts w:ascii="Times New Roman" w:hAnsi="Times New Roman"/>
        </w:rPr>
      </w:pPr>
      <w:r w:rsidRPr="00365D26">
        <w:rPr>
          <w:rFonts w:ascii="Times New Roman" w:hAnsi="Times New Roman"/>
          <w:b/>
        </w:rPr>
        <w:t xml:space="preserve">     1. Giáo viên:</w:t>
      </w:r>
      <w:r w:rsidRPr="00365D26">
        <w:rPr>
          <w:rFonts w:ascii="Times New Roman" w:hAnsi="Times New Roman"/>
        </w:rPr>
        <w:t xml:space="preserve"> soạn bài.</w:t>
      </w:r>
    </w:p>
    <w:p w:rsidR="0087588B" w:rsidRPr="00365D26" w:rsidRDefault="0087588B" w:rsidP="0087588B">
      <w:pPr>
        <w:jc w:val="both"/>
        <w:rPr>
          <w:rFonts w:ascii="Times New Roman" w:hAnsi="Times New Roman"/>
        </w:rPr>
      </w:pPr>
      <w:r w:rsidRPr="00365D26">
        <w:rPr>
          <w:rFonts w:ascii="Times New Roman" w:hAnsi="Times New Roman"/>
          <w:b/>
        </w:rPr>
        <w:t xml:space="preserve">     2. Học sinh:</w:t>
      </w:r>
      <w:r w:rsidRPr="00365D26">
        <w:rPr>
          <w:rFonts w:ascii="Times New Roman" w:hAnsi="Times New Roman"/>
        </w:rPr>
        <w:t xml:space="preserve"> ôn tập về sự việc và nhân vật chính trong văn tự sự kiến thức                     bài 6.</w:t>
      </w:r>
    </w:p>
    <w:p w:rsidR="0087588B" w:rsidRPr="00365D26" w:rsidRDefault="0087588B" w:rsidP="0087588B">
      <w:pPr>
        <w:jc w:val="both"/>
        <w:rPr>
          <w:rFonts w:ascii="Times New Roman" w:hAnsi="Times New Roman"/>
          <w:b/>
          <w:szCs w:val="28"/>
        </w:rPr>
      </w:pPr>
      <w:r w:rsidRPr="00365D26">
        <w:rPr>
          <w:rFonts w:ascii="Times New Roman" w:hAnsi="Times New Roman"/>
          <w:b/>
          <w:szCs w:val="28"/>
        </w:rPr>
        <w:t>III. Phương pháp dạy học:</w:t>
      </w:r>
      <w:r w:rsidRPr="00365D26">
        <w:rPr>
          <w:rFonts w:ascii="Times New Roman" w:hAnsi="Times New Roman"/>
          <w:szCs w:val="28"/>
        </w:rPr>
        <w:t xml:space="preserve"> Vấn đáp, thảo luận, thuyết trỡnh</w:t>
      </w:r>
    </w:p>
    <w:p w:rsidR="0087588B" w:rsidRPr="00365D26" w:rsidRDefault="0087588B" w:rsidP="0087588B">
      <w:pPr>
        <w:jc w:val="both"/>
        <w:rPr>
          <w:rFonts w:ascii="Times New Roman" w:hAnsi="Times New Roman"/>
          <w:b/>
          <w:szCs w:val="28"/>
        </w:rPr>
      </w:pPr>
      <w:r w:rsidRPr="00365D26">
        <w:rPr>
          <w:rFonts w:ascii="Times New Roman" w:hAnsi="Times New Roman"/>
          <w:b/>
          <w:szCs w:val="28"/>
        </w:rPr>
        <w:t xml:space="preserve">IV. Tiến trình dạy </w:t>
      </w:r>
      <w:r w:rsidRPr="00365D26">
        <w:rPr>
          <w:rFonts w:ascii="Arial" w:hAnsi="Arial" w:cs="Arial"/>
          <w:b/>
          <w:szCs w:val="28"/>
        </w:rPr>
        <w:t>–</w:t>
      </w:r>
      <w:r w:rsidRPr="00365D26">
        <w:rPr>
          <w:rFonts w:ascii="Times New Roman" w:hAnsi="Times New Roman"/>
          <w:b/>
          <w:szCs w:val="28"/>
        </w:rPr>
        <w:t xml:space="preserve"> học:</w:t>
      </w:r>
    </w:p>
    <w:p w:rsidR="0087588B" w:rsidRDefault="0087588B" w:rsidP="0087588B">
      <w:pPr>
        <w:contextualSpacing/>
        <w:jc w:val="both"/>
        <w:rPr>
          <w:rFonts w:ascii="Times New Roman" w:hAnsi="Times New Roman"/>
          <w:b/>
          <w:szCs w:val="28"/>
        </w:rPr>
      </w:pPr>
      <w:r>
        <w:rPr>
          <w:rFonts w:ascii="Times New Roman" w:hAnsi="Times New Roman"/>
          <w:b/>
          <w:szCs w:val="28"/>
        </w:rPr>
        <w:t>HOẠT ĐỘNG 1: KHỞI ĐỘNG</w:t>
      </w:r>
    </w:p>
    <w:p w:rsidR="0087588B" w:rsidRPr="00365D26" w:rsidRDefault="0087588B" w:rsidP="0087588B">
      <w:pPr>
        <w:ind w:left="630"/>
        <w:contextualSpacing/>
        <w:jc w:val="both"/>
        <w:rPr>
          <w:rFonts w:ascii="Times New Roman" w:hAnsi="Times New Roman"/>
        </w:rPr>
      </w:pPr>
      <w:r w:rsidRPr="00365D26">
        <w:rPr>
          <w:rFonts w:ascii="Times New Roman" w:hAnsi="Times New Roman"/>
          <w:b/>
          <w:bCs/>
        </w:rPr>
        <w:t>Giới thiệu và dạy bài học mới:</w:t>
      </w:r>
      <w:r w:rsidRPr="00365D26">
        <w:rPr>
          <w:rFonts w:ascii="Times New Roman" w:hAnsi="Times New Roman"/>
          <w:b/>
          <w:bCs/>
        </w:rPr>
        <w:tab/>
      </w:r>
    </w:p>
    <w:p w:rsidR="0087588B" w:rsidRPr="00365D26" w:rsidRDefault="0087588B" w:rsidP="0087588B">
      <w:pPr>
        <w:jc w:val="both"/>
        <w:rPr>
          <w:rFonts w:ascii="Times New Roman" w:hAnsi="Times New Roman"/>
        </w:rPr>
      </w:pPr>
      <w:r w:rsidRPr="00365D26">
        <w:rPr>
          <w:rFonts w:ascii="Times New Roman" w:hAnsi="Times New Roman"/>
        </w:rPr>
        <w:t xml:space="preserve">       Trong văn tự sự ngoài những yếu tố chính còn có những yếu tố miêu tả và biểu cảm, các yếu tố kết  hợp đan xen vậy muốn viết đoạn văn tự sự có kết hợp miêu tả cần thực hiện như thế nào ....</w:t>
      </w:r>
    </w:p>
    <w:p w:rsidR="0087588B" w:rsidRPr="00365D26" w:rsidRDefault="0087588B" w:rsidP="0087588B">
      <w:pPr>
        <w:jc w:val="both"/>
        <w:rPr>
          <w:rFonts w:ascii="Times New Roman" w:hAnsi="Times New Roman"/>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Pr>
          <w:rFonts w:ascii="Times New Roman" w:hAnsi="Times New Roman"/>
          <w:szCs w:val="28"/>
        </w:rPr>
        <w:t>Hướng dẫn học sinh tì</w:t>
      </w:r>
      <w:r w:rsidRPr="00365D26">
        <w:rPr>
          <w:rFonts w:ascii="Times New Roman" w:hAnsi="Times New Roman"/>
          <w:szCs w:val="28"/>
        </w:rPr>
        <w:t>m hiểu về t</w:t>
      </w:r>
      <w:r w:rsidRPr="00365D26">
        <w:rPr>
          <w:rFonts w:ascii="Arial" w:hAnsi="Arial" w:cs="Arial"/>
          <w:szCs w:val="28"/>
        </w:rPr>
        <w:t xml:space="preserve">ừ </w:t>
      </w:r>
      <w:r w:rsidRPr="00365D26">
        <w:rPr>
          <w:rFonts w:ascii="Times New Roman" w:hAnsi="Times New Roman"/>
          <w:szCs w:val="28"/>
        </w:rPr>
        <w:t>sự việc và nhân vật đến đoạn văn tự sự có yếu tố miêu tả và biểu cảm</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b</w:t>
      </w:r>
      <w:r w:rsidRPr="00365D26">
        <w:rPr>
          <w:rFonts w:ascii="Times New Roman" w:hAnsi="Times New Roman"/>
        </w:rPr>
        <w:t>iết cách vận dụng sự kết hợp các yếu tố miêu tả và biểu cảm khi viết một đoạn văn tự sự.</w:t>
      </w:r>
    </w:p>
    <w:p w:rsidR="0087588B" w:rsidRPr="00365D26" w:rsidRDefault="0087588B" w:rsidP="0087588B">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87588B" w:rsidRPr="00365D26" w:rsidRDefault="0087588B" w:rsidP="0087588B">
      <w:pPr>
        <w:jc w:val="both"/>
        <w:rPr>
          <w:rFonts w:ascii="Times New Roman" w:hAnsi="Times New Roman"/>
          <w:b/>
          <w:szCs w:val="28"/>
        </w:rPr>
      </w:pPr>
      <w:r w:rsidRPr="00365D26">
        <w:rPr>
          <w:rFonts w:ascii="Times New Roman" w:hAnsi="Times New Roman"/>
          <w:b/>
          <w:szCs w:val="28"/>
        </w:rPr>
        <w:t xml:space="preserve">+  Thời gian: </w:t>
      </w:r>
      <w:r>
        <w:rPr>
          <w:rFonts w:ascii="Times New Roman" w:hAnsi="Times New Roman"/>
          <w:szCs w:val="28"/>
        </w:rPr>
        <w:t>15 phú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Theo dõi các dữ liệu trong sgk cho biết: </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 Những yếu tố cần thiết để xây dựng đoạn văn tự sự là gì?</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Vai trò của những yếu tố miêu tả và biểu cảm trong đoạn văn tự sự ?</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 Quy trình xây dựng đoạn văn tự sự gồm mấy bước, nhiệm vụ của từng bước là gì?</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Vận dụng quy trình xây dựng đoạn văn:</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Hãy xây dựng đoạn văn từ SV và NV: Chẳng may em đánh vỡ một lọ hoa đẹp</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 xml:space="preserve">GV lưu ý khi viết đoạn văn </w:t>
            </w: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 Triển khai đoạn văn theo cấu trúc đã chọn</w:t>
            </w: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 Kiểm tra tính liên kết mạch lạc của đoạn văn đã viết xong</w:t>
            </w:r>
          </w:p>
          <w:p w:rsidR="0087588B" w:rsidRPr="00365D26" w:rsidRDefault="0087588B" w:rsidP="003B3DBD">
            <w:pPr>
              <w:rPr>
                <w:rFonts w:ascii="Times New Roman" w:hAnsi="Times New Roman"/>
              </w:rPr>
            </w:pPr>
          </w:p>
        </w:tc>
        <w:tc>
          <w:tcPr>
            <w:tcW w:w="3192" w:type="dxa"/>
          </w:tcPr>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r w:rsidRPr="00365D26">
              <w:rPr>
                <w:rFonts w:ascii="Times New Roman" w:hAnsi="Times New Roman"/>
                <w:lang w:val="nl-NL"/>
              </w:rPr>
              <w:t>- HS xác định các yếu tố</w:t>
            </w: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lang w:val="nl-NL"/>
              </w:rPr>
            </w:pPr>
          </w:p>
          <w:p w:rsidR="0087588B" w:rsidRPr="00365D26" w:rsidRDefault="0087588B" w:rsidP="003B3DBD">
            <w:pPr>
              <w:spacing w:before="120" w:after="120"/>
              <w:jc w:val="center"/>
              <w:rPr>
                <w:rFonts w:ascii="Times New Roman" w:hAnsi="Times New Roman"/>
              </w:rPr>
            </w:pPr>
            <w:r w:rsidRPr="00365D26">
              <w:rPr>
                <w:rFonts w:ascii="Times New Roman" w:hAnsi="Times New Roman"/>
              </w:rPr>
              <w:t>- HS nhận xét</w:t>
            </w: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HS nêu</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-Hs trả lời</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Đánh giá đoạn văn đối chiếu với yêu cầu</w:t>
            </w: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r w:rsidRPr="00365D26">
              <w:rPr>
                <w:rFonts w:ascii="Times New Roman" w:hAnsi="Times New Roman"/>
              </w:rPr>
              <w:t>HS viết đoạn văn theo yêu cầu</w:t>
            </w:r>
          </w:p>
          <w:p w:rsidR="0087588B" w:rsidRPr="00365D26" w:rsidRDefault="0087588B" w:rsidP="003B3DBD">
            <w:pPr>
              <w:spacing w:before="120" w:after="120"/>
              <w:jc w:val="center"/>
              <w:rPr>
                <w:rFonts w:ascii="Times New Roman" w:hAnsi="Times New Roman"/>
              </w:rPr>
            </w:pPr>
            <w:r w:rsidRPr="00365D26">
              <w:rPr>
                <w:rFonts w:ascii="Times New Roman" w:hAnsi="Times New Roman"/>
              </w:rPr>
              <w:t>Trình bày đoạn văn.</w:t>
            </w:r>
          </w:p>
          <w:p w:rsidR="0087588B" w:rsidRPr="00365D26" w:rsidRDefault="0087588B" w:rsidP="003B3DBD">
            <w:pPr>
              <w:spacing w:before="120" w:after="120"/>
              <w:jc w:val="center"/>
              <w:rPr>
                <w:rFonts w:ascii="Times New Roman" w:hAnsi="Times New Roman"/>
              </w:rPr>
            </w:pPr>
            <w:r w:rsidRPr="00365D26">
              <w:rPr>
                <w:rFonts w:ascii="Times New Roman" w:hAnsi="Times New Roman"/>
              </w:rPr>
              <w:t>HS nhận xét</w:t>
            </w:r>
          </w:p>
        </w:tc>
        <w:tc>
          <w:tcPr>
            <w:tcW w:w="3714" w:type="dxa"/>
          </w:tcPr>
          <w:p w:rsidR="0087588B" w:rsidRPr="00365D26" w:rsidRDefault="0087588B" w:rsidP="003B3DBD">
            <w:pPr>
              <w:spacing w:after="120"/>
              <w:jc w:val="both"/>
              <w:rPr>
                <w:rFonts w:ascii="Times New Roman" w:hAnsi="Times New Roman"/>
                <w:i/>
                <w:szCs w:val="28"/>
              </w:rPr>
            </w:pPr>
            <w:r w:rsidRPr="00365D26">
              <w:rPr>
                <w:rFonts w:ascii="Times New Roman" w:hAnsi="Times New Roman"/>
                <w:i/>
                <w:sz w:val="16"/>
                <w:szCs w:val="16"/>
              </w:rPr>
              <w:lastRenderedPageBreak/>
              <w:t xml:space="preserve">I. </w:t>
            </w:r>
            <w:r w:rsidRPr="00365D26">
              <w:rPr>
                <w:rFonts w:ascii="Times New Roman" w:hAnsi="Times New Roman"/>
                <w:i/>
                <w:szCs w:val="28"/>
              </w:rPr>
              <w:t>Từ sự việc và nhân vật đến đoạn văn tự sự có yếu tố miêu tả và biểu cảm</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Yếu tố cần thiết:</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Sự việc: Gồm một hoặc nhiều hành vi, hành động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đã xảy ra cần được kể lại  một cách rõ ràng, mạch lạc để người khác cũng được biết.</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Nhân vật chính: Là chủ thể của hành động hoặc là 1 trong những người chứng kiến sự việc xảy ra.</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Các yếu tố miêu tả biểu cảm có vai trò làm cho sự việc trở lên dễ hiểu hấp dẫn và nhân vật chính trở nên gần gũi sinh động các yếu tố này có thể nhiều hay ít, đậm hay nhạt nhưng nó chỉ có vai trò hỗ trợ cho sự việc, nhân vật chính.</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Quy trình xây dựng đoạn văn:</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Lựa chọn việc chính</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Lựa chọn ngôi kể</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Xác định thứ tự kể</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Xác định các yếu tố miêu tả, biểu cảm dùng trong đoạn văn sẽ viết</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Viết thành đoạn văn</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Sự việc chính</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Ngôi kể: ngôi thứ nhất số ít: Tôi, em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Thứ tự kể: Mở đầu có thể nêu cảm tưởng, hành động, nhận xét ( VD: Em thẫn thờ ngồi nhìn cái lọ hoa đẹp vừa bị vỡ tan ... chỉ một phút vội vàng mà em đã phải trả giá bằng sự việc nối tiếc, ân hận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Diễn biến: Kể lại sự việc một cách chi tiết, có xen miêu tả và </w:t>
            </w:r>
            <w:r w:rsidRPr="00365D26">
              <w:rPr>
                <w:rFonts w:ascii="Times New Roman" w:hAnsi="Times New Roman"/>
              </w:rPr>
              <w:lastRenderedPageBreak/>
              <w:t xml:space="preserve">biểu cảm ( VD vỡ thành từng mảng lớn có thể gắn lại bằng keo, ngắm nghía mân mê những mảnh vỡ có hoa văn đẹp, các sự việc có liên quan ....) </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Kết thúc: suy nghĩ, cảm xúc của bản thân hoặc thái độ tình cảm cuả bản thân ( mọi người ) khi chứng kiến bài học kinh nghiệm về tính cẩn thận.</w:t>
            </w:r>
          </w:p>
        </w:tc>
      </w:tr>
    </w:tbl>
    <w:p w:rsidR="0087588B" w:rsidRPr="00365D26" w:rsidRDefault="0087588B" w:rsidP="0087588B">
      <w:pPr>
        <w:tabs>
          <w:tab w:val="left" w:pos="60"/>
        </w:tabs>
        <w:jc w:val="both"/>
        <w:rPr>
          <w:rFonts w:ascii="Times New Roman" w:hAnsi="Times New Roman"/>
          <w:b/>
          <w:sz w:val="2"/>
          <w:szCs w:val="28"/>
        </w:rPr>
      </w:pP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87588B" w:rsidRPr="00365D26" w:rsidRDefault="0087588B" w:rsidP="0087588B">
      <w:pPr>
        <w:rPr>
          <w:rFonts w:ascii="Times New Roman" w:hAnsi="Times New Roman"/>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rPr>
        <w:t>Rèn luyện kĩ năng viết đoạn văn theo những yêu cầu cho trước.</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trỡnh bày, vấn đáp</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p>
    <w:p w:rsidR="0087588B" w:rsidRPr="00365D26" w:rsidRDefault="0087588B" w:rsidP="0087588B">
      <w:pPr>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25 phú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spacing w:before="120" w:after="120"/>
              <w:jc w:val="both"/>
              <w:rPr>
                <w:rFonts w:ascii="Times New Roman" w:hAnsi="Times New Roman"/>
                <w:b/>
                <w:bCs/>
                <w:lang w:val="nl-NL"/>
              </w:rPr>
            </w:pPr>
            <w:r w:rsidRPr="00365D26">
              <w:rPr>
                <w:rFonts w:ascii="Times New Roman" w:hAnsi="Times New Roman"/>
                <w:b/>
                <w:bCs/>
                <w:lang w:val="nl-NL"/>
              </w:rPr>
              <w:t>Luyện tập</w:t>
            </w: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 xml:space="preserve">GV nêu yêu cầu: Cho sự và  việc nhân vật sau đây: Hãy đóng vai ông giáo kể lại giây phút Lão Hạc sang bán cho với vẻ mặt và tâm trạng đau khổ </w:t>
            </w: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rPr>
                <w:rFonts w:ascii="Times New Roman" w:hAnsi="Times New Roman"/>
              </w:rPr>
            </w:pPr>
            <w:r w:rsidRPr="00365D26">
              <w:rPr>
                <w:rFonts w:ascii="Times New Roman" w:hAnsi="Times New Roman"/>
                <w:b/>
                <w:i/>
                <w:lang w:val="nl-NL"/>
              </w:rPr>
              <w:t xml:space="preserve"> ? Tìm trong chuyện ngắn Lão Hạc của Nam Cao đoạn văn miêu tả giây phút trên ?</w:t>
            </w:r>
          </w:p>
        </w:tc>
        <w:tc>
          <w:tcPr>
            <w:tcW w:w="3192" w:type="dxa"/>
          </w:tcPr>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p>
          <w:p w:rsidR="0087588B" w:rsidRPr="00365D26" w:rsidRDefault="0087588B" w:rsidP="003B3DBD">
            <w:pPr>
              <w:spacing w:before="120" w:after="120"/>
              <w:jc w:val="center"/>
              <w:rPr>
                <w:rFonts w:ascii="Times New Roman" w:hAnsi="Times New Roman"/>
              </w:rPr>
            </w:pPr>
            <w:r w:rsidRPr="00365D26">
              <w:rPr>
                <w:rFonts w:ascii="Times New Roman" w:hAnsi="Times New Roman"/>
              </w:rPr>
              <w:t>HS tìm đoạn văn, nêu tác dụng</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Hs trả lời</w:t>
            </w:r>
          </w:p>
        </w:tc>
        <w:tc>
          <w:tcPr>
            <w:tcW w:w="3714" w:type="dxa"/>
          </w:tcPr>
          <w:p w:rsidR="0087588B" w:rsidRPr="00365D26" w:rsidRDefault="0087588B" w:rsidP="003B3DBD">
            <w:pPr>
              <w:keepNext/>
              <w:keepLines/>
              <w:spacing w:before="200"/>
              <w:jc w:val="both"/>
              <w:outlineLvl w:val="5"/>
              <w:rPr>
                <w:rFonts w:ascii="Times New Roman" w:eastAsiaTheme="majorEastAsia" w:hAnsi="Times New Roman"/>
                <w:i/>
                <w:iCs/>
                <w:color w:val="000000" w:themeColor="text1"/>
                <w:szCs w:val="28"/>
              </w:rPr>
            </w:pPr>
            <w:r w:rsidRPr="00365D26">
              <w:rPr>
                <w:rFonts w:ascii="Times New Roman" w:eastAsiaTheme="majorEastAsia" w:hAnsi="Times New Roman"/>
                <w:i/>
                <w:iCs/>
                <w:color w:val="000000" w:themeColor="text1"/>
                <w:szCs w:val="28"/>
              </w:rPr>
              <w:t>II. Luyện tập</w:t>
            </w:r>
          </w:p>
          <w:p w:rsidR="0087588B" w:rsidRPr="00365D26" w:rsidRDefault="0087588B" w:rsidP="003B3DBD">
            <w:pPr>
              <w:spacing w:after="120"/>
              <w:jc w:val="both"/>
              <w:rPr>
                <w:rFonts w:ascii="Times New Roman" w:hAnsi="Times New Roman"/>
                <w:color w:val="000000" w:themeColor="text1"/>
                <w:szCs w:val="28"/>
              </w:rPr>
            </w:pPr>
            <w:r w:rsidRPr="00365D26">
              <w:rPr>
                <w:rFonts w:ascii="Times New Roman" w:hAnsi="Times New Roman"/>
                <w:color w:val="000000" w:themeColor="text1"/>
                <w:szCs w:val="28"/>
              </w:rPr>
              <w:t>Bài tập 1:</w:t>
            </w: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 Nêu cụ thể yếu tố miêu tả và biểu cảm.</w:t>
            </w:r>
          </w:p>
          <w:p w:rsidR="0087588B" w:rsidRPr="00365D26" w:rsidRDefault="0087588B" w:rsidP="003B3DBD">
            <w:pPr>
              <w:spacing w:after="120"/>
              <w:jc w:val="both"/>
              <w:rPr>
                <w:rFonts w:ascii="Times New Roman" w:hAnsi="Times New Roman"/>
                <w:sz w:val="16"/>
                <w:szCs w:val="16"/>
                <w:lang w:val="nl-NL"/>
              </w:rPr>
            </w:pPr>
          </w:p>
          <w:p w:rsidR="0087588B" w:rsidRPr="00365D26" w:rsidRDefault="0087588B" w:rsidP="003B3DBD">
            <w:pPr>
              <w:spacing w:after="120"/>
              <w:jc w:val="both"/>
              <w:rPr>
                <w:rFonts w:ascii="Times New Roman" w:hAnsi="Times New Roman"/>
                <w:szCs w:val="28"/>
                <w:lang w:val="nl-NL"/>
              </w:rPr>
            </w:pPr>
            <w:r w:rsidRPr="00365D26">
              <w:rPr>
                <w:rFonts w:ascii="Times New Roman" w:hAnsi="Times New Roman"/>
                <w:szCs w:val="28"/>
                <w:lang w:val="nl-NL"/>
              </w:rPr>
              <w:t>Bài tập 2:</w:t>
            </w:r>
          </w:p>
          <w:p w:rsidR="0087588B" w:rsidRPr="00365D26" w:rsidRDefault="0087588B" w:rsidP="003B3DBD">
            <w:pPr>
              <w:spacing w:before="120" w:after="120"/>
              <w:jc w:val="both"/>
              <w:rPr>
                <w:rFonts w:ascii="Times New Roman" w:hAnsi="Times New Roman"/>
              </w:rPr>
            </w:pPr>
            <w:r w:rsidRPr="00365D26">
              <w:rPr>
                <w:rFonts w:ascii="Times New Roman" w:hAnsi="Times New Roman"/>
                <w:lang w:val="nl-NL"/>
              </w:rPr>
              <w:t xml:space="preserve">* Yếu tố miêu tả và biểu cảm: nụ cười ...mắt... </w:t>
            </w:r>
            <w:r w:rsidRPr="00365D26">
              <w:rPr>
                <w:rFonts w:ascii="Times New Roman" w:hAnsi="Times New Roman"/>
              </w:rPr>
              <w:t>mặt...cái đầu ....cái miệng</w:t>
            </w:r>
          </w:p>
          <w:p w:rsidR="0087588B" w:rsidRPr="00365D26" w:rsidRDefault="0087588B" w:rsidP="003B3DBD">
            <w:pPr>
              <w:rPr>
                <w:rFonts w:ascii="Times New Roman" w:hAnsi="Times New Roman"/>
              </w:rPr>
            </w:pPr>
            <w:r w:rsidRPr="00365D26">
              <w:rPr>
                <w:rFonts w:ascii="Times New Roman" w:hAnsi="Times New Roman"/>
              </w:rPr>
              <w:t>* Tác dụng: Khắc sâu hình ảnh Lão Hạc khốn khổ về hình dáng bên ngoài, đau đớn quằn quại về tinh thần trong giây ân hận, xót xa, già bằng này tuổi rồi còn đánh lừa một con chó.</w:t>
            </w:r>
          </w:p>
        </w:tc>
      </w:tr>
    </w:tbl>
    <w:p w:rsidR="0087588B" w:rsidRDefault="0087588B" w:rsidP="0087588B">
      <w:pPr>
        <w:jc w:val="both"/>
        <w:rPr>
          <w:rFonts w:ascii="Times New Roman" w:hAnsi="Times New Roman"/>
          <w:b/>
          <w:bCs/>
          <w:szCs w:val="28"/>
        </w:rPr>
      </w:pPr>
      <w:r>
        <w:rPr>
          <w:rFonts w:ascii="Times New Roman" w:hAnsi="Times New Roman"/>
          <w:b/>
          <w:bCs/>
          <w:szCs w:val="28"/>
        </w:rPr>
        <w:t>HOẠT ĐỘNG 4: CỦNG CỐ, VẬN DỤNG</w:t>
      </w:r>
    </w:p>
    <w:p w:rsidR="0087588B" w:rsidRPr="00365D26" w:rsidRDefault="0087588B" w:rsidP="0087588B">
      <w:pPr>
        <w:jc w:val="both"/>
        <w:rPr>
          <w:rFonts w:ascii="Times New Roman" w:hAnsi="Times New Roman"/>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w:t>
      </w:r>
    </w:p>
    <w:p w:rsidR="0087588B" w:rsidRPr="00365D26" w:rsidRDefault="0087588B" w:rsidP="0087588B">
      <w:pPr>
        <w:rPr>
          <w:rFonts w:ascii="Times New Roman" w:hAnsi="Times New Roman"/>
          <w:b/>
          <w:bCs/>
        </w:rPr>
      </w:pPr>
      <w:r w:rsidRPr="00365D26">
        <w:rPr>
          <w:rFonts w:ascii="Times New Roman" w:hAnsi="Times New Roman"/>
          <w:b/>
          <w:bCs/>
        </w:rPr>
        <w:t>Hoạt động tiếp nối:</w:t>
      </w:r>
    </w:p>
    <w:p w:rsidR="0087588B" w:rsidRPr="00365D26" w:rsidRDefault="0087588B" w:rsidP="0087588B">
      <w:pPr>
        <w:ind w:right="-567"/>
        <w:rPr>
          <w:rFonts w:ascii="Times New Roman" w:hAnsi="Times New Roman"/>
        </w:rPr>
      </w:pPr>
      <w:r w:rsidRPr="00365D26">
        <w:rPr>
          <w:rFonts w:ascii="Times New Roman" w:hAnsi="Times New Roman"/>
        </w:rPr>
        <w:t>- Luyện viết đoạn văn tự sự kết hợp miêu tả và biểu cảm ( SV và NV theo sgk ý  b, c)</w:t>
      </w:r>
    </w:p>
    <w:p w:rsidR="0087588B" w:rsidRPr="00365D26" w:rsidRDefault="0087588B" w:rsidP="0087588B">
      <w:pPr>
        <w:rPr>
          <w:rFonts w:ascii="Times New Roman" w:hAnsi="Times New Roman"/>
        </w:rPr>
      </w:pPr>
      <w:r w:rsidRPr="00365D26">
        <w:rPr>
          <w:rFonts w:ascii="Times New Roman" w:hAnsi="Times New Roman"/>
        </w:rPr>
        <w:t>- Ôn tập chuẩn bị viết bài</w:t>
      </w:r>
    </w:p>
    <w:p w:rsidR="0087588B" w:rsidRPr="00365D26" w:rsidRDefault="0087588B" w:rsidP="0087588B">
      <w:pPr>
        <w:rPr>
          <w:rFonts w:ascii="Times New Roman" w:hAnsi="Times New Roman"/>
          <w:b/>
          <w:bCs/>
          <w:sz w:val="24"/>
          <w:lang w:val="nl-NL"/>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365D26" w:rsidRPr="00365D26" w:rsidRDefault="00365D26" w:rsidP="00365D26">
      <w:pPr>
        <w:tabs>
          <w:tab w:val="left" w:pos="2838"/>
        </w:tabs>
        <w:rPr>
          <w:rFonts w:ascii="Times New Roman" w:hAnsi="Times New Roman"/>
        </w:rPr>
      </w:pPr>
    </w:p>
    <w:p w:rsidR="00D4555C" w:rsidRDefault="00D4555C" w:rsidP="00365D26">
      <w:pPr>
        <w:tabs>
          <w:tab w:val="center" w:pos="4560"/>
        </w:tabs>
        <w:rPr>
          <w:rFonts w:ascii="Times New Roman" w:hAnsi="Times New Roman"/>
          <w:b/>
          <w:szCs w:val="28"/>
        </w:rPr>
      </w:pPr>
    </w:p>
    <w:p w:rsidR="00D4555C" w:rsidRDefault="00D4555C" w:rsidP="00365D26">
      <w:pPr>
        <w:tabs>
          <w:tab w:val="center" w:pos="4560"/>
        </w:tabs>
        <w:rPr>
          <w:rFonts w:ascii="Times New Roman" w:hAnsi="Times New Roman"/>
          <w:b/>
          <w:szCs w:val="28"/>
        </w:rPr>
      </w:pPr>
    </w:p>
    <w:p w:rsidR="0087588B" w:rsidRPr="00365D26" w:rsidRDefault="0087588B" w:rsidP="0087588B">
      <w:pPr>
        <w:spacing w:line="480" w:lineRule="auto"/>
        <w:rPr>
          <w:rFonts w:ascii="Times New Roman" w:hAnsi="Times New Roman"/>
          <w:b/>
          <w:sz w:val="52"/>
          <w:szCs w:val="52"/>
        </w:rPr>
      </w:pPr>
      <w:r>
        <w:rPr>
          <w:rFonts w:ascii="Times New Roman" w:hAnsi="Times New Roman"/>
          <w:b/>
        </w:rPr>
        <w:t>Tiết 25</w:t>
      </w:r>
      <w:r w:rsidRPr="00365D26">
        <w:rPr>
          <w:rFonts w:ascii="Times New Roman" w:hAnsi="Times New Roman"/>
          <w:b/>
        </w:rPr>
        <w:t>:</w:t>
      </w:r>
    </w:p>
    <w:p w:rsidR="0087588B" w:rsidRPr="00365D26" w:rsidRDefault="0087588B" w:rsidP="0087588B">
      <w:pPr>
        <w:jc w:val="center"/>
        <w:rPr>
          <w:rFonts w:ascii="Times New Roman" w:hAnsi="Times New Roman"/>
          <w:b/>
          <w:bCs/>
          <w:sz w:val="52"/>
          <w:szCs w:val="52"/>
        </w:rPr>
      </w:pPr>
      <w:r w:rsidRPr="00365D26">
        <w:rPr>
          <w:rFonts w:ascii="Times New Roman" w:hAnsi="Times New Roman"/>
          <w:b/>
          <w:bCs/>
          <w:sz w:val="52"/>
          <w:szCs w:val="52"/>
        </w:rPr>
        <w:t>Lập dàn ý cho bài văn tự sự kết hợp với</w:t>
      </w:r>
    </w:p>
    <w:p w:rsidR="0087588B" w:rsidRPr="00365D26" w:rsidRDefault="0087588B" w:rsidP="0087588B">
      <w:pPr>
        <w:jc w:val="center"/>
        <w:rPr>
          <w:rFonts w:ascii="Times New Roman" w:hAnsi="Times New Roman"/>
          <w:sz w:val="52"/>
          <w:szCs w:val="52"/>
          <w:lang w:val="nl-NL"/>
        </w:rPr>
      </w:pPr>
      <w:r w:rsidRPr="00365D26">
        <w:rPr>
          <w:rFonts w:ascii="Times New Roman" w:hAnsi="Times New Roman"/>
          <w:b/>
          <w:bCs/>
          <w:sz w:val="52"/>
          <w:szCs w:val="52"/>
          <w:lang w:val="nl-NL"/>
        </w:rPr>
        <w:t>miêu tả và biểu cảm</w:t>
      </w:r>
    </w:p>
    <w:p w:rsidR="0087588B" w:rsidRPr="00365D26" w:rsidRDefault="0087588B" w:rsidP="0087588B">
      <w:pPr>
        <w:keepNext/>
        <w:keepLines/>
        <w:jc w:val="both"/>
        <w:outlineLvl w:val="5"/>
        <w:rPr>
          <w:rFonts w:ascii="Times New Roman" w:eastAsiaTheme="majorEastAsia" w:hAnsi="Times New Roman"/>
          <w:b/>
          <w:iCs/>
          <w:color w:val="000000" w:themeColor="text1"/>
          <w:lang w:val="nl-NL"/>
        </w:rPr>
      </w:pPr>
      <w:r w:rsidRPr="00365D26">
        <w:rPr>
          <w:rFonts w:ascii="Times New Roman" w:eastAsiaTheme="majorEastAsia" w:hAnsi="Times New Roman"/>
          <w:b/>
          <w:iCs/>
          <w:color w:val="000000" w:themeColor="text1"/>
          <w:lang w:val="nl-NL"/>
        </w:rPr>
        <w:t>I. Mục tiêu bài học:</w:t>
      </w:r>
    </w:p>
    <w:p w:rsidR="0087588B" w:rsidRPr="00365D26" w:rsidRDefault="0087588B" w:rsidP="0087588B">
      <w:pPr>
        <w:jc w:val="both"/>
        <w:rPr>
          <w:rFonts w:ascii="Times New Roman" w:hAnsi="Times New Roman"/>
          <w:b/>
          <w:szCs w:val="28"/>
          <w:lang w:val="nl-NL"/>
        </w:rPr>
      </w:pPr>
      <w:r w:rsidRPr="00365D26">
        <w:rPr>
          <w:rFonts w:ascii="Times New Roman" w:hAnsi="Times New Roman"/>
          <w:lang w:val="nl-NL"/>
        </w:rPr>
        <w:tab/>
      </w:r>
      <w:r w:rsidRPr="00365D26">
        <w:rPr>
          <w:rFonts w:ascii="Times New Roman" w:hAnsi="Times New Roman"/>
          <w:b/>
          <w:szCs w:val="28"/>
          <w:lang w:val="nl-NL"/>
        </w:rPr>
        <w:t>1.Về kiến thức</w:t>
      </w:r>
    </w:p>
    <w:p w:rsidR="0087588B" w:rsidRPr="00365D26" w:rsidRDefault="0087588B" w:rsidP="0087588B">
      <w:pPr>
        <w:ind w:left="720"/>
        <w:jc w:val="both"/>
        <w:rPr>
          <w:rFonts w:ascii="Times New Roman" w:hAnsi="Times New Roman"/>
          <w:lang w:val="nl-NL"/>
        </w:rPr>
      </w:pPr>
      <w:r w:rsidRPr="00365D26">
        <w:rPr>
          <w:rFonts w:ascii="Times New Roman" w:hAnsi="Times New Roman"/>
          <w:lang w:val="nl-NL"/>
        </w:rPr>
        <w:tab/>
        <w:t>- Nhận diện được bố cục các phần mở bài, thân bài, kết bài của một bài văn tự sự kết hợp với miêu tả và biểu cảm.</w:t>
      </w:r>
    </w:p>
    <w:p w:rsidR="0087588B" w:rsidRPr="00365D26" w:rsidRDefault="0087588B" w:rsidP="0087588B">
      <w:pPr>
        <w:jc w:val="both"/>
        <w:rPr>
          <w:rFonts w:ascii="Times New Roman" w:hAnsi="Times New Roman"/>
        </w:rPr>
      </w:pPr>
      <w:r w:rsidRPr="00365D26">
        <w:rPr>
          <w:rFonts w:ascii="Times New Roman" w:hAnsi="Times New Roman"/>
          <w:lang w:val="nl-NL"/>
        </w:rPr>
        <w:tab/>
      </w:r>
      <w:r w:rsidRPr="00365D26">
        <w:rPr>
          <w:rFonts w:ascii="Times New Roman" w:hAnsi="Times New Roman"/>
        </w:rPr>
        <w:t>- Biết cách tìm, lựa chọn và sắp xếp các ý trong bài văn ấy.</w:t>
      </w:r>
    </w:p>
    <w:p w:rsidR="0087588B" w:rsidRPr="00365D26" w:rsidRDefault="0087588B" w:rsidP="0087588B">
      <w:pPr>
        <w:ind w:firstLine="720"/>
        <w:jc w:val="both"/>
        <w:rPr>
          <w:rFonts w:ascii="Times New Roman" w:hAnsi="Times New Roman"/>
          <w:b/>
          <w:szCs w:val="28"/>
        </w:rPr>
      </w:pPr>
      <w:r w:rsidRPr="00365D26">
        <w:rPr>
          <w:rFonts w:ascii="Times New Roman" w:hAnsi="Times New Roman"/>
          <w:b/>
          <w:szCs w:val="28"/>
        </w:rPr>
        <w:t>2.Về kỹ năng</w:t>
      </w:r>
    </w:p>
    <w:p w:rsidR="0087588B" w:rsidRPr="00365D26" w:rsidRDefault="0087588B" w:rsidP="0087588B">
      <w:pPr>
        <w:ind w:left="720" w:firstLine="75"/>
        <w:jc w:val="both"/>
        <w:rPr>
          <w:rFonts w:ascii="Times New Roman" w:hAnsi="Times New Roman"/>
        </w:rPr>
      </w:pPr>
      <w:r w:rsidRPr="00365D26">
        <w:rPr>
          <w:rFonts w:ascii="Times New Roman" w:hAnsi="Times New Roman"/>
        </w:rPr>
        <w:t>- Biết rèn luyện kĩ năng sắp xếp các ý trong văn bản tự sự kết hợp với miêu tả và biểu cảm.</w:t>
      </w:r>
    </w:p>
    <w:p w:rsidR="0087588B" w:rsidRPr="00365D26" w:rsidRDefault="0087588B" w:rsidP="0087588B">
      <w:pPr>
        <w:ind w:firstLine="720"/>
        <w:jc w:val="both"/>
        <w:rPr>
          <w:rFonts w:ascii="Times New Roman" w:hAnsi="Times New Roman"/>
          <w:szCs w:val="28"/>
        </w:rPr>
      </w:pPr>
      <w:r w:rsidRPr="00365D26">
        <w:rPr>
          <w:rFonts w:ascii="Times New Roman" w:hAnsi="Times New Roman"/>
          <w:szCs w:val="28"/>
        </w:rPr>
        <w:t xml:space="preserve">3. Về thái độ </w:t>
      </w:r>
    </w:p>
    <w:p w:rsidR="0087588B" w:rsidRPr="00365D26" w:rsidRDefault="0087588B" w:rsidP="0087588B">
      <w:pPr>
        <w:ind w:firstLine="720"/>
        <w:jc w:val="both"/>
        <w:rPr>
          <w:rFonts w:ascii="Times New Roman" w:hAnsi="Times New Roman"/>
        </w:rPr>
      </w:pPr>
      <w:r w:rsidRPr="00365D26">
        <w:rPr>
          <w:rFonts w:ascii="Times New Roman" w:hAnsi="Times New Roman"/>
        </w:rPr>
        <w:t xml:space="preserve"> - Bồi dưỡng ý thức làm bài văn miêu tả và biểu cảm.</w:t>
      </w:r>
    </w:p>
    <w:p w:rsidR="0087588B" w:rsidRPr="00365D26" w:rsidRDefault="0087588B" w:rsidP="0087588B">
      <w:pPr>
        <w:keepNext/>
        <w:keepLines/>
        <w:jc w:val="both"/>
        <w:outlineLvl w:val="5"/>
        <w:rPr>
          <w:rFonts w:ascii="Times New Roman" w:eastAsiaTheme="majorEastAsia" w:hAnsi="Times New Roman"/>
          <w:b/>
          <w:iCs/>
          <w:color w:val="000000" w:themeColor="text1"/>
        </w:rPr>
      </w:pPr>
      <w:r w:rsidRPr="00365D26">
        <w:rPr>
          <w:rFonts w:ascii="Times New Roman" w:eastAsiaTheme="majorEastAsia" w:hAnsi="Times New Roman"/>
          <w:b/>
          <w:iCs/>
          <w:color w:val="000000" w:themeColor="text1"/>
        </w:rPr>
        <w:t>II. Chuẩn bị của giáo viên và học sinh</w:t>
      </w:r>
    </w:p>
    <w:p w:rsidR="0087588B" w:rsidRPr="00365D26" w:rsidRDefault="0087588B" w:rsidP="0087588B">
      <w:pPr>
        <w:jc w:val="both"/>
        <w:rPr>
          <w:rFonts w:ascii="Times New Roman" w:hAnsi="Times New Roman"/>
        </w:rPr>
      </w:pPr>
      <w:r w:rsidRPr="00365D26">
        <w:rPr>
          <w:rFonts w:ascii="Times New Roman" w:hAnsi="Times New Roman"/>
        </w:rPr>
        <w:t xml:space="preserve">    </w:t>
      </w:r>
      <w:r w:rsidRPr="00365D26">
        <w:rPr>
          <w:rFonts w:ascii="Times New Roman" w:hAnsi="Times New Roman"/>
          <w:b/>
        </w:rPr>
        <w:t>1. Giáo viên:</w:t>
      </w:r>
      <w:r w:rsidRPr="00365D26">
        <w:rPr>
          <w:rFonts w:ascii="Times New Roman" w:hAnsi="Times New Roman"/>
        </w:rPr>
        <w:t xml:space="preserve"> Soạn bài.</w:t>
      </w:r>
    </w:p>
    <w:p w:rsidR="0087588B" w:rsidRPr="00365D26" w:rsidRDefault="0087588B" w:rsidP="0087588B">
      <w:pPr>
        <w:jc w:val="both"/>
        <w:rPr>
          <w:rFonts w:ascii="Times New Roman" w:hAnsi="Times New Roman"/>
        </w:rPr>
      </w:pPr>
      <w:r w:rsidRPr="00365D26">
        <w:rPr>
          <w:rFonts w:ascii="Times New Roman" w:hAnsi="Times New Roman"/>
        </w:rPr>
        <w:t xml:space="preserve">    </w:t>
      </w:r>
      <w:r w:rsidRPr="00365D26">
        <w:rPr>
          <w:rFonts w:ascii="Times New Roman" w:hAnsi="Times New Roman"/>
          <w:b/>
        </w:rPr>
        <w:t>2. Học sinh:</w:t>
      </w:r>
      <w:r w:rsidRPr="00365D26">
        <w:rPr>
          <w:rFonts w:ascii="Times New Roman" w:hAnsi="Times New Roman"/>
        </w:rPr>
        <w:t xml:space="preserve"> Học bài và ôn tập.</w:t>
      </w:r>
    </w:p>
    <w:p w:rsidR="0087588B" w:rsidRPr="00365D26" w:rsidRDefault="0087588B" w:rsidP="0087588B">
      <w:pPr>
        <w:jc w:val="both"/>
        <w:rPr>
          <w:rFonts w:ascii="Times New Roman" w:hAnsi="Times New Roman"/>
          <w:b/>
          <w:szCs w:val="28"/>
        </w:rPr>
      </w:pPr>
      <w:r w:rsidRPr="00365D26">
        <w:rPr>
          <w:rFonts w:ascii="Times New Roman" w:hAnsi="Times New Roman"/>
          <w:b/>
          <w:szCs w:val="28"/>
        </w:rPr>
        <w:t>III. Phương pháp dạy học :</w:t>
      </w:r>
      <w:r w:rsidRPr="00365D26">
        <w:rPr>
          <w:rFonts w:ascii="Times New Roman" w:hAnsi="Times New Roman"/>
          <w:szCs w:val="28"/>
        </w:rPr>
        <w:t xml:space="preserve"> Vấn đáp, thảo luận, thuyết trỡnh</w:t>
      </w:r>
      <w:r w:rsidRPr="00365D26">
        <w:rPr>
          <w:rFonts w:ascii="Times New Roman" w:hAnsi="Times New Roman"/>
          <w:b/>
          <w:szCs w:val="28"/>
        </w:rPr>
        <w:br/>
        <w:t>IV. Tiến trình dạy-học</w:t>
      </w:r>
    </w:p>
    <w:p w:rsidR="0087588B" w:rsidRDefault="0087588B" w:rsidP="0087588B">
      <w:pPr>
        <w:widowControl w:val="0"/>
        <w:suppressAutoHyphens/>
        <w:contextualSpacing/>
        <w:jc w:val="both"/>
        <w:rPr>
          <w:rFonts w:ascii="Times New Roman" w:hAnsi="Times New Roman"/>
          <w:b/>
          <w:i/>
          <w:szCs w:val="28"/>
        </w:rPr>
      </w:pPr>
      <w:r w:rsidRPr="00A06AFE">
        <w:rPr>
          <w:rFonts w:ascii="Times New Roman" w:hAnsi="Times New Roman"/>
          <w:b/>
          <w:i/>
          <w:szCs w:val="28"/>
        </w:rPr>
        <w:t xml:space="preserve">HOẠT </w:t>
      </w:r>
      <w:r w:rsidRPr="00A06AFE">
        <w:rPr>
          <w:rFonts w:ascii="Times New Roman" w:hAnsi="Times New Roman" w:hint="eastAsia"/>
          <w:b/>
          <w:i/>
          <w:szCs w:val="28"/>
        </w:rPr>
        <w:t>Đ</w:t>
      </w:r>
      <w:r w:rsidRPr="00A06AFE">
        <w:rPr>
          <w:rFonts w:ascii="Times New Roman" w:hAnsi="Times New Roman"/>
          <w:b/>
          <w:i/>
          <w:szCs w:val="28"/>
        </w:rPr>
        <w:t xml:space="preserve">ỘNG </w:t>
      </w:r>
      <w:r>
        <w:rPr>
          <w:rFonts w:ascii="Times New Roman" w:hAnsi="Times New Roman"/>
          <w:b/>
          <w:i/>
          <w:szCs w:val="28"/>
        </w:rPr>
        <w:t>1: KHỞI ĐỘNG</w:t>
      </w:r>
    </w:p>
    <w:p w:rsidR="0087588B" w:rsidRPr="00365D26" w:rsidRDefault="0087588B" w:rsidP="0087588B">
      <w:pPr>
        <w:widowControl w:val="0"/>
        <w:suppressAutoHyphens/>
        <w:ind w:firstLine="720"/>
        <w:contextualSpacing/>
        <w:jc w:val="both"/>
        <w:rPr>
          <w:rFonts w:ascii="Times New Roman" w:hAnsi="Times New Roman"/>
          <w:szCs w:val="28"/>
        </w:rPr>
      </w:pPr>
      <w:r w:rsidRPr="00365D26">
        <w:rPr>
          <w:rFonts w:ascii="Times New Roman" w:hAnsi="Times New Roman"/>
          <w:b/>
          <w:szCs w:val="28"/>
        </w:rPr>
        <w:t>Kiểm tra bài cũ:</w:t>
      </w:r>
    </w:p>
    <w:p w:rsidR="0087588B" w:rsidRPr="00365D26" w:rsidRDefault="0087588B" w:rsidP="0087588B">
      <w:pPr>
        <w:jc w:val="both"/>
        <w:rPr>
          <w:rFonts w:ascii="Times New Roman" w:hAnsi="Times New Roman"/>
        </w:rPr>
      </w:pPr>
      <w:r w:rsidRPr="00365D26">
        <w:rPr>
          <w:rFonts w:ascii="Times New Roman" w:hAnsi="Times New Roman"/>
          <w:b/>
          <w:szCs w:val="28"/>
        </w:rPr>
        <w:t xml:space="preserve">      </w:t>
      </w:r>
      <w:r w:rsidRPr="00365D26">
        <w:rPr>
          <w:rFonts w:ascii="Times New Roman" w:hAnsi="Times New Roman"/>
        </w:rPr>
        <w:t>? Vai trò của yếu tố miêu tả và biểu cảm trong văn tự sự.</w:t>
      </w:r>
    </w:p>
    <w:p w:rsidR="0087588B" w:rsidRPr="00365D26" w:rsidRDefault="0087588B" w:rsidP="0087588B">
      <w:pPr>
        <w:ind w:firstLine="720"/>
        <w:jc w:val="both"/>
        <w:rPr>
          <w:rFonts w:ascii="Times New Roman" w:hAnsi="Times New Roman"/>
          <w:b/>
        </w:rPr>
      </w:pPr>
      <w:r w:rsidRPr="00365D26">
        <w:rPr>
          <w:rFonts w:ascii="Times New Roman" w:hAnsi="Times New Roman"/>
        </w:rPr>
        <w:t xml:space="preserve"> </w:t>
      </w:r>
      <w:r w:rsidRPr="00365D26">
        <w:rPr>
          <w:rFonts w:ascii="Times New Roman" w:hAnsi="Times New Roman"/>
          <w:b/>
        </w:rPr>
        <w:t xml:space="preserve"> Giới thiệu và dạy bài học mới:</w:t>
      </w:r>
    </w:p>
    <w:p w:rsidR="0087588B" w:rsidRPr="00365D26" w:rsidRDefault="0087588B" w:rsidP="0087588B">
      <w:pPr>
        <w:jc w:val="both"/>
        <w:rPr>
          <w:rFonts w:ascii="Times New Roman" w:hAnsi="Times New Roman"/>
        </w:rPr>
      </w:pPr>
      <w:r w:rsidRPr="00365D26">
        <w:rPr>
          <w:rFonts w:ascii="Times New Roman" w:hAnsi="Times New Roman"/>
          <w:b/>
          <w:bCs/>
        </w:rPr>
        <w:tab/>
      </w:r>
      <w:r w:rsidRPr="00365D26">
        <w:rPr>
          <w:rFonts w:ascii="Times New Roman" w:hAnsi="Times New Roman"/>
        </w:rPr>
        <w:t xml:space="preserve">Tiết trước các em đã được rèn luyện kỹ năng viết đoạn văn tự sự xen lẫn miêu tả và biểu cảm. Để có một bài văn hoàn chỉnh, việc lập dàn ý cho bài viết là khâu cần thiết không thể thiếu. Vậy dàn ý cho bài văn tự sự kết hợp miêu tả và biểu cảm như thế nào </w:t>
      </w:r>
      <w:r>
        <w:rPr>
          <w:rFonts w:ascii="Times New Roman" w:hAnsi="Times New Roman"/>
        </w:rPr>
        <w:t>Cô và các tìm hiểu bài hôm nay.</w:t>
      </w:r>
      <w:r w:rsidRPr="00365D26">
        <w:rPr>
          <w:rFonts w:ascii="Times New Roman" w:hAnsi="Times New Roman"/>
          <w:b/>
          <w:bCs/>
        </w:rPr>
        <w:tab/>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về dàn ý của bài văn tự sự.</w:t>
      </w:r>
    </w:p>
    <w:p w:rsidR="0087588B" w:rsidRPr="00365D26" w:rsidRDefault="0087588B" w:rsidP="0087588B">
      <w:pPr>
        <w:rPr>
          <w:rFonts w:ascii="Times New Roman" w:hAnsi="Times New Roman"/>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lang w:val="nl-NL"/>
        </w:rPr>
        <w:t>Nhận diện được bố cục các phần mở bài, thân bài, kết bài của một bài văn tự sự kết hợp với miêu tả và biểu cảm.</w:t>
      </w:r>
    </w:p>
    <w:p w:rsidR="0087588B" w:rsidRPr="00365D26" w:rsidRDefault="0087588B" w:rsidP="0087588B">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87588B" w:rsidRPr="00365D26" w:rsidRDefault="0087588B" w:rsidP="0087588B">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15 ph</w:t>
      </w:r>
      <w:r>
        <w:rPr>
          <w:rFonts w:ascii="Times New Roman" w:hAnsi="Times New Roman"/>
          <w:szCs w:val="28"/>
        </w:rPr>
        <w:t>ú</w:t>
      </w:r>
      <w:r w:rsidRPr="00365D26">
        <w:rPr>
          <w:rFonts w:ascii="Times New Roman" w:hAnsi="Times New Roman"/>
          <w:szCs w:val="28"/>
        </w:rPr>
        <w:t>t</w:t>
      </w:r>
    </w:p>
    <w:tbl>
      <w:tblPr>
        <w:tblStyle w:val="TableGrid3"/>
        <w:tblW w:w="10278" w:type="dxa"/>
        <w:tblLook w:val="04A0" w:firstRow="1" w:lastRow="0" w:firstColumn="1" w:lastColumn="0" w:noHBand="0" w:noVBand="1"/>
      </w:tblPr>
      <w:tblGrid>
        <w:gridCol w:w="3192"/>
        <w:gridCol w:w="3192"/>
        <w:gridCol w:w="389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b/>
                <w:i/>
              </w:rPr>
            </w:pPr>
            <w:r w:rsidRPr="00365D26">
              <w:rPr>
                <w:rFonts w:ascii="Times New Roman" w:hAnsi="Times New Roman"/>
                <w:b/>
                <w:i/>
              </w:rPr>
              <w:t xml:space="preserve">  ? Hãy xác định bố cục của bài văn ? Nêu nội dung của từng phần?</w:t>
            </w: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b/>
                <w:i/>
              </w:rPr>
            </w:pPr>
            <w:r w:rsidRPr="00365D26">
              <w:rPr>
                <w:rFonts w:ascii="Times New Roman" w:hAnsi="Times New Roman"/>
                <w:b/>
                <w:i/>
              </w:rPr>
              <w:t xml:space="preserve">  ? Lần lượt  tìm  và chỉ ra các yếu tố sau:</w:t>
            </w:r>
          </w:p>
          <w:p w:rsidR="0087588B" w:rsidRPr="00365D26" w:rsidRDefault="0087588B" w:rsidP="003B3DBD">
            <w:pPr>
              <w:jc w:val="both"/>
              <w:rPr>
                <w:rFonts w:ascii="Times New Roman" w:hAnsi="Times New Roman"/>
                <w:b/>
                <w:i/>
              </w:rPr>
            </w:pPr>
            <w:r w:rsidRPr="00365D26">
              <w:rPr>
                <w:rFonts w:ascii="Times New Roman" w:hAnsi="Times New Roman"/>
                <w:b/>
                <w:i/>
              </w:rPr>
              <w:t xml:space="preserve">  ? Truyện kể về việc gì ? Ai là người kể chuyện?</w:t>
            </w: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r w:rsidRPr="00365D26">
              <w:rPr>
                <w:rFonts w:ascii="Times New Roman" w:hAnsi="Times New Roman"/>
                <w:b/>
                <w:i/>
              </w:rPr>
              <w:t xml:space="preserve">  ? Câu chuyện sảy ra ở đâu vào lúc nào, trong hoàn cảnh nào? </w:t>
            </w: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r w:rsidRPr="00365D26">
              <w:rPr>
                <w:rFonts w:ascii="Times New Roman" w:hAnsi="Times New Roman"/>
                <w:b/>
                <w:i/>
              </w:rPr>
              <w:t xml:space="preserve">  ? Câu chuyện sảy ra với ai? Có những nhân vật nào?  Ai là nhân vật chính? Tính cách của mỗi nhân vật ra sao?</w:t>
            </w: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b/>
                <w:i/>
              </w:rPr>
            </w:pPr>
          </w:p>
          <w:p w:rsidR="0087588B" w:rsidRPr="00365D26" w:rsidRDefault="0087588B" w:rsidP="003B3DBD">
            <w:pPr>
              <w:jc w:val="both"/>
              <w:rPr>
                <w:rFonts w:ascii="Times New Roman" w:hAnsi="Times New Roman"/>
                <w:lang w:val="nl-NL"/>
              </w:rPr>
            </w:pPr>
            <w:r w:rsidRPr="00365D26">
              <w:rPr>
                <w:rFonts w:ascii="Times New Roman" w:hAnsi="Times New Roman"/>
                <w:b/>
                <w:i/>
                <w:lang w:val="nl-NL"/>
              </w:rPr>
              <w:t>? Nêu  diễn biến câu chuyện</w:t>
            </w:r>
            <w:r w:rsidRPr="00365D26">
              <w:rPr>
                <w:rFonts w:ascii="Times New Roman" w:hAnsi="Times New Roman"/>
                <w:lang w:val="nl-NL"/>
              </w:rPr>
              <w:t xml:space="preserve"> </w:t>
            </w:r>
          </w:p>
          <w:p w:rsidR="0087588B" w:rsidRPr="00365D26" w:rsidRDefault="0087588B" w:rsidP="003B3DBD">
            <w:pPr>
              <w:jc w:val="both"/>
              <w:rPr>
                <w:rFonts w:ascii="Times New Roman" w:hAnsi="Times New Roman"/>
                <w:lang w:val="nl-NL"/>
              </w:rPr>
            </w:pPr>
            <w:r w:rsidRPr="00365D26">
              <w:rPr>
                <w:rFonts w:ascii="Times New Roman" w:hAnsi="Times New Roman"/>
                <w:lang w:val="nl-NL"/>
              </w:rPr>
              <w:t>( mở đầu như thế nào, đỉnh điểm câu chuyện kết thúc tại đâu, điều gì tạo nên sự bất ngờ cho câu chuyện )</w:t>
            </w: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Default="0087588B" w:rsidP="003B3DBD">
            <w:pPr>
              <w:jc w:val="both"/>
              <w:rPr>
                <w:rFonts w:ascii="Times New Roman" w:hAnsi="Times New Roman"/>
                <w:lang w:val="nl-NL"/>
              </w:rPr>
            </w:pPr>
          </w:p>
          <w:p w:rsidR="0087588B"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b/>
                <w:i/>
                <w:lang w:val="nl-NL"/>
              </w:rPr>
            </w:pPr>
            <w:r w:rsidRPr="00365D26">
              <w:rPr>
                <w:rFonts w:ascii="Times New Roman" w:hAnsi="Times New Roman"/>
                <w:b/>
                <w:i/>
                <w:lang w:val="nl-NL"/>
              </w:rPr>
              <w:t xml:space="preserve">  ? Điểm khác biệt của bài văn tự sự nói chung và bài văn tự sự này?</w:t>
            </w: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r w:rsidRPr="00365D26">
              <w:rPr>
                <w:rFonts w:ascii="Times New Roman" w:hAnsi="Times New Roman"/>
                <w:b/>
                <w:i/>
                <w:lang w:val="nl-NL"/>
              </w:rPr>
              <w:t xml:space="preserve">  ? Các yếu tố miêu tả và biểu cảm được thể hiện chỗ nào trong bài văn? Nêu tác dụng của những yếu tố miêu tả và biểu cảm?</w:t>
            </w: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r w:rsidRPr="00365D26">
              <w:rPr>
                <w:rFonts w:ascii="Times New Roman" w:hAnsi="Times New Roman"/>
                <w:b/>
                <w:i/>
                <w:lang w:val="nl-NL"/>
              </w:rPr>
              <w:t xml:space="preserve">  ? Nhận xét trình tự kể chuyện.</w:t>
            </w: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365D26" w:rsidRDefault="0087588B" w:rsidP="003B3DBD">
            <w:pPr>
              <w:jc w:val="both"/>
              <w:rPr>
                <w:rFonts w:ascii="Times New Roman" w:hAnsi="Times New Roman"/>
                <w:b/>
                <w:i/>
                <w:lang w:val="nl-NL"/>
              </w:rPr>
            </w:pPr>
          </w:p>
          <w:p w:rsidR="0087588B" w:rsidRPr="001B3919" w:rsidRDefault="0087588B" w:rsidP="003B3DBD">
            <w:pPr>
              <w:jc w:val="both"/>
              <w:rPr>
                <w:rFonts w:ascii="Times New Roman" w:hAnsi="Times New Roman"/>
                <w:b/>
                <w:i/>
                <w:lang w:val="nl-NL"/>
              </w:rPr>
            </w:pPr>
            <w:r w:rsidRPr="00365D26">
              <w:rPr>
                <w:rFonts w:ascii="Times New Roman" w:hAnsi="Times New Roman"/>
                <w:b/>
                <w:i/>
                <w:lang w:val="nl-NL"/>
              </w:rPr>
              <w:t xml:space="preserve">  ? Qua phân tích em hãy cho biết dàn ý bài văn tự sự kết hợp với miêu tả và biểu cảm gồm mấy p</w:t>
            </w:r>
            <w:r>
              <w:rPr>
                <w:rFonts w:ascii="Times New Roman" w:hAnsi="Times New Roman"/>
                <w:b/>
                <w:i/>
                <w:lang w:val="nl-NL"/>
              </w:rPr>
              <w:t>hần nêu nhiệm vụ của từng phần.</w:t>
            </w: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r w:rsidRPr="00365D26">
              <w:rPr>
                <w:rFonts w:ascii="Times New Roman" w:hAnsi="Times New Roman"/>
                <w:lang w:val="nl-NL"/>
              </w:rPr>
              <w:t xml:space="preserve">GV: Dàn ý của bài văn tự </w:t>
            </w:r>
            <w:r w:rsidRPr="00365D26">
              <w:rPr>
                <w:rFonts w:ascii="Times New Roman" w:hAnsi="Times New Roman"/>
                <w:lang w:val="nl-NL"/>
              </w:rPr>
              <w:lastRenderedPageBreak/>
              <w:t>sự kết hợp với miêu tả và biểu cảm chủ yếu vẫn là dàn ý của bài văn tự sự có bố cục ba phần. Tuy vậy trong từng phần cần đưa vào các nội dung miêu tả, biểu cảm để dàn ý được hoàn chỉnh hơn.</w:t>
            </w: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rPr>
            </w:pPr>
            <w:r w:rsidRPr="00365D26">
              <w:rPr>
                <w:rFonts w:ascii="Times New Roman" w:hAnsi="Times New Roman"/>
              </w:rPr>
              <w:t>GV: hướng dẫn hs làm bài theo yêu cầu.</w:t>
            </w:r>
          </w:p>
          <w:p w:rsidR="0087588B" w:rsidRPr="001B3919" w:rsidRDefault="0087588B" w:rsidP="003B3DBD">
            <w:pPr>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Các yếu tố miêu tả và biểu cảm được thể hiện như thế nào trong truyệ</w:t>
            </w:r>
            <w:r>
              <w:rPr>
                <w:rFonts w:ascii="Times New Roman" w:hAnsi="Times New Roman"/>
                <w:b/>
                <w:i/>
              </w:rPr>
              <w:t>n? Tác dụng của các yếu tố này?</w:t>
            </w:r>
          </w:p>
        </w:tc>
        <w:tc>
          <w:tcPr>
            <w:tcW w:w="3192" w:type="dxa"/>
          </w:tcPr>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đọc.</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xác định</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phát hiện</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nhận xét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phát hiện nhận xét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lastRenderedPageBreak/>
              <w:t>- HS so sánh</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phát hiện, nhận xét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nhận xét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nhận xét khái quát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xml:space="preserve"> </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HS đọc SGK</w:t>
            </w: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p>
          <w:p w:rsidR="0087588B" w:rsidRPr="00365D26" w:rsidRDefault="0087588B" w:rsidP="003B3DBD">
            <w:pPr>
              <w:rPr>
                <w:rFonts w:ascii="Times New Roman" w:hAnsi="Times New Roman"/>
              </w:rPr>
            </w:pPr>
            <w:r w:rsidRPr="00365D26">
              <w:rPr>
                <w:rFonts w:ascii="Times New Roman" w:hAnsi="Times New Roman"/>
              </w:rPr>
              <w:t>- HS thảo luận trình bày</w:t>
            </w:r>
          </w:p>
          <w:p w:rsidR="0087588B" w:rsidRPr="00365D26" w:rsidRDefault="0087588B" w:rsidP="003B3DBD">
            <w:pPr>
              <w:rPr>
                <w:rFonts w:ascii="Times New Roman" w:hAnsi="Times New Roman"/>
              </w:rPr>
            </w:pPr>
          </w:p>
        </w:tc>
        <w:tc>
          <w:tcPr>
            <w:tcW w:w="3894" w:type="dxa"/>
          </w:tcPr>
          <w:p w:rsidR="0087588B" w:rsidRPr="00365D26" w:rsidRDefault="0087588B" w:rsidP="003B3DBD">
            <w:pPr>
              <w:jc w:val="both"/>
              <w:rPr>
                <w:rFonts w:ascii="Times New Roman" w:hAnsi="Times New Roman"/>
                <w:b/>
                <w:bCs/>
                <w:i/>
                <w:u w:val="single"/>
              </w:rPr>
            </w:pPr>
            <w:r w:rsidRPr="00365D26">
              <w:rPr>
                <w:rFonts w:ascii="Times New Roman" w:hAnsi="Times New Roman"/>
                <w:b/>
                <w:bCs/>
                <w:i/>
                <w:u w:val="single"/>
              </w:rPr>
              <w:lastRenderedPageBreak/>
              <w:t>I.  Dàn ý của bài văn tự sự:</w:t>
            </w:r>
          </w:p>
          <w:p w:rsidR="0087588B" w:rsidRPr="00365D26" w:rsidRDefault="0087588B" w:rsidP="003B3DBD">
            <w:pPr>
              <w:jc w:val="both"/>
              <w:rPr>
                <w:rFonts w:ascii="Times New Roman" w:hAnsi="Times New Roman"/>
                <w:b/>
                <w:i/>
              </w:rPr>
            </w:pPr>
            <w:r w:rsidRPr="00365D26">
              <w:rPr>
                <w:rFonts w:ascii="Times New Roman" w:hAnsi="Times New Roman"/>
                <w:b/>
                <w:bCs/>
                <w:u w:val="single"/>
              </w:rPr>
              <w:t>1. Bài tập</w:t>
            </w:r>
            <w:r w:rsidRPr="00365D26">
              <w:rPr>
                <w:rFonts w:ascii="Times New Roman" w:hAnsi="Times New Roman"/>
              </w:rPr>
              <w:t xml:space="preserve">: văn bản                  “ </w:t>
            </w:r>
            <w:r w:rsidRPr="00365D26">
              <w:rPr>
                <w:rFonts w:ascii="Times New Roman" w:hAnsi="Times New Roman"/>
                <w:b/>
                <w:i/>
              </w:rPr>
              <w:t>Món quà sinh nhật ”:</w:t>
            </w:r>
          </w:p>
          <w:p w:rsidR="0087588B" w:rsidRPr="00365D26" w:rsidRDefault="0087588B" w:rsidP="003B3DBD">
            <w:pPr>
              <w:jc w:val="both"/>
              <w:rPr>
                <w:rFonts w:ascii="Times New Roman" w:hAnsi="Times New Roman"/>
              </w:rPr>
            </w:pPr>
          </w:p>
          <w:p w:rsidR="0087588B" w:rsidRPr="00365D26" w:rsidRDefault="0087588B" w:rsidP="003B3DBD">
            <w:pPr>
              <w:spacing w:line="480" w:lineRule="auto"/>
              <w:jc w:val="both"/>
              <w:rPr>
                <w:rFonts w:ascii="Times New Roman" w:hAnsi="Times New Roman"/>
              </w:rPr>
            </w:pPr>
            <w:r w:rsidRPr="00365D26">
              <w:rPr>
                <w:rFonts w:ascii="Times New Roman" w:hAnsi="Times New Roman"/>
              </w:rPr>
              <w:t xml:space="preserve">* Bố cục: </w:t>
            </w:r>
          </w:p>
          <w:p w:rsidR="0087588B" w:rsidRPr="00365D26" w:rsidRDefault="0087588B" w:rsidP="003B3DBD">
            <w:pPr>
              <w:jc w:val="both"/>
              <w:rPr>
                <w:rFonts w:ascii="Times New Roman" w:hAnsi="Times New Roman"/>
              </w:rPr>
            </w:pPr>
            <w:r w:rsidRPr="00365D26">
              <w:rPr>
                <w:rFonts w:ascii="Times New Roman" w:hAnsi="Times New Roman"/>
              </w:rPr>
              <w:t>+ Mở bài: Từ đầu .... trên bàn: Kể và tả quang cảnh buổi sinh nhật.</w:t>
            </w:r>
          </w:p>
          <w:p w:rsidR="0087588B" w:rsidRPr="00365D26" w:rsidRDefault="0087588B" w:rsidP="003B3DBD">
            <w:pPr>
              <w:jc w:val="both"/>
              <w:rPr>
                <w:rFonts w:ascii="Times New Roman" w:hAnsi="Times New Roman"/>
              </w:rPr>
            </w:pPr>
            <w:r w:rsidRPr="00365D26">
              <w:rPr>
                <w:rFonts w:ascii="Times New Roman" w:hAnsi="Times New Roman"/>
              </w:rPr>
              <w:t xml:space="preserve">+ Thân bài: Vui .... không nói: </w:t>
            </w:r>
            <w:r w:rsidRPr="00365D26">
              <w:rPr>
                <w:rFonts w:ascii="Times New Roman" w:hAnsi="Times New Roman"/>
              </w:rPr>
              <w:lastRenderedPageBreak/>
              <w:t>Món quà sinh nhật độc đáo của người bạn.</w:t>
            </w:r>
          </w:p>
          <w:p w:rsidR="0087588B" w:rsidRPr="00365D26" w:rsidRDefault="0087588B" w:rsidP="003B3DBD">
            <w:pPr>
              <w:jc w:val="both"/>
              <w:rPr>
                <w:rFonts w:ascii="Times New Roman" w:hAnsi="Times New Roman"/>
              </w:rPr>
            </w:pPr>
            <w:r w:rsidRPr="00365D26">
              <w:rPr>
                <w:rFonts w:ascii="Times New Roman" w:hAnsi="Times New Roman"/>
              </w:rPr>
              <w:t>+ Kết bài: Còn lại: Cảm nghĩ của nhân vật Tôi về món quà sinh nhật của người bạn.</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Sự việc chính: Diễn biến buổi sinh nhật.</w:t>
            </w:r>
          </w:p>
          <w:p w:rsidR="0087588B" w:rsidRPr="00365D26" w:rsidRDefault="0087588B" w:rsidP="003B3DBD">
            <w:pPr>
              <w:jc w:val="both"/>
              <w:rPr>
                <w:rFonts w:ascii="Times New Roman" w:hAnsi="Times New Roman"/>
              </w:rPr>
            </w:pPr>
            <w:r w:rsidRPr="00365D26">
              <w:rPr>
                <w:rFonts w:ascii="Times New Roman" w:hAnsi="Times New Roman"/>
              </w:rPr>
              <w:t>- Ngôi Kể: thứ nhất tôi Trang.</w:t>
            </w:r>
          </w:p>
          <w:p w:rsidR="0087588B" w:rsidRPr="00365D26" w:rsidRDefault="0087588B" w:rsidP="003B3DBD">
            <w:pPr>
              <w:jc w:val="both"/>
              <w:rPr>
                <w:rFonts w:ascii="Times New Roman" w:hAnsi="Times New Roman"/>
              </w:rPr>
            </w:pPr>
            <w:r w:rsidRPr="00365D26">
              <w:rPr>
                <w:rFonts w:ascii="Times New Roman" w:hAnsi="Times New Roman"/>
              </w:rPr>
              <w:t>- Thời gian: Buổi sáng.</w:t>
            </w:r>
          </w:p>
          <w:p w:rsidR="0087588B" w:rsidRPr="00365D26" w:rsidRDefault="0087588B" w:rsidP="003B3DBD">
            <w:pPr>
              <w:jc w:val="both"/>
              <w:rPr>
                <w:rFonts w:ascii="Times New Roman" w:hAnsi="Times New Roman"/>
              </w:rPr>
            </w:pPr>
            <w:r w:rsidRPr="00365D26">
              <w:rPr>
                <w:rFonts w:ascii="Times New Roman" w:hAnsi="Times New Roman"/>
              </w:rPr>
              <w:t>- Không gian: Trong nhà Trang.</w:t>
            </w:r>
          </w:p>
          <w:p w:rsidR="0087588B" w:rsidRPr="00365D26" w:rsidRDefault="0087588B" w:rsidP="003B3DBD">
            <w:pPr>
              <w:jc w:val="both"/>
              <w:rPr>
                <w:rFonts w:ascii="Times New Roman" w:hAnsi="Times New Roman"/>
              </w:rPr>
            </w:pPr>
            <w:r w:rsidRPr="00365D26">
              <w:rPr>
                <w:rFonts w:ascii="Times New Roman" w:hAnsi="Times New Roman"/>
              </w:rPr>
              <w:t>- Hoàn cảnh: Ngày sinh nhật của Trang có các bạn đến chúc mừng.</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Sự việc sảy ra xoay quanh nhân vật Trang (nhân vật chính) ngoài ra  còn có Trinh, Thanh và các bạn khác.</w:t>
            </w:r>
          </w:p>
          <w:p w:rsidR="0087588B" w:rsidRPr="00365D26" w:rsidRDefault="0087588B" w:rsidP="003B3DBD">
            <w:pPr>
              <w:jc w:val="both"/>
              <w:rPr>
                <w:rFonts w:ascii="Times New Roman" w:hAnsi="Times New Roman"/>
              </w:rPr>
            </w:pPr>
            <w:r w:rsidRPr="00365D26">
              <w:rPr>
                <w:rFonts w:ascii="Times New Roman" w:hAnsi="Times New Roman"/>
              </w:rPr>
              <w:t xml:space="preserve">- Trang: hồn nhiên vui mừng sốt ruột </w:t>
            </w:r>
          </w:p>
          <w:p w:rsidR="0087588B" w:rsidRPr="00365D26" w:rsidRDefault="0087588B" w:rsidP="003B3DBD">
            <w:pPr>
              <w:jc w:val="both"/>
              <w:rPr>
                <w:rFonts w:ascii="Times New Roman" w:hAnsi="Times New Roman"/>
              </w:rPr>
            </w:pPr>
            <w:r w:rsidRPr="00365D26">
              <w:rPr>
                <w:rFonts w:ascii="Times New Roman" w:hAnsi="Times New Roman"/>
              </w:rPr>
              <w:t>- Trinh đằm thắm kín đáo chân thành.</w:t>
            </w:r>
          </w:p>
          <w:p w:rsidR="0087588B" w:rsidRPr="00365D26" w:rsidRDefault="0087588B" w:rsidP="003B3DBD">
            <w:pPr>
              <w:jc w:val="both"/>
              <w:rPr>
                <w:rFonts w:ascii="Times New Roman" w:hAnsi="Times New Roman"/>
              </w:rPr>
            </w:pPr>
            <w:r w:rsidRPr="00365D26">
              <w:rPr>
                <w:rFonts w:ascii="Times New Roman" w:hAnsi="Times New Roman"/>
              </w:rPr>
              <w:t>- Thanh hồn nhiên, nhanh nhẹ tinh ý.</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spacing w:line="480" w:lineRule="auto"/>
              <w:jc w:val="both"/>
              <w:rPr>
                <w:rFonts w:ascii="Times New Roman" w:hAnsi="Times New Roman"/>
              </w:rPr>
            </w:pPr>
            <w:r w:rsidRPr="00365D26">
              <w:rPr>
                <w:rFonts w:ascii="Times New Roman" w:hAnsi="Times New Roman"/>
              </w:rPr>
              <w:t xml:space="preserve">* Diễn Biến: </w:t>
            </w:r>
          </w:p>
          <w:p w:rsidR="0087588B" w:rsidRPr="00365D26" w:rsidRDefault="0087588B" w:rsidP="003B3DBD">
            <w:pPr>
              <w:jc w:val="both"/>
              <w:rPr>
                <w:rFonts w:ascii="Times New Roman" w:hAnsi="Times New Roman"/>
              </w:rPr>
            </w:pPr>
            <w:r w:rsidRPr="00365D26">
              <w:rPr>
                <w:rFonts w:ascii="Times New Roman" w:hAnsi="Times New Roman"/>
              </w:rPr>
              <w:t>+ Mở đầu buổi sinh nhật vui vẻ đã sắp đến hồi kết thúc, Trang sốt ruột vì bạn thân chưa đến.</w:t>
            </w:r>
          </w:p>
          <w:p w:rsidR="0087588B" w:rsidRPr="00365D26" w:rsidRDefault="0087588B" w:rsidP="003B3DBD">
            <w:pPr>
              <w:jc w:val="both"/>
              <w:rPr>
                <w:rFonts w:ascii="Times New Roman" w:hAnsi="Times New Roman"/>
              </w:rPr>
            </w:pPr>
            <w:r w:rsidRPr="00365D26">
              <w:rPr>
                <w:rFonts w:ascii="Times New Roman" w:hAnsi="Times New Roman"/>
              </w:rPr>
              <w:t>+ Diễn biến: Trinh đến và giải toả những băn khoăn của Trang.</w:t>
            </w:r>
          </w:p>
          <w:p w:rsidR="0087588B" w:rsidRPr="00365D26" w:rsidRDefault="0087588B" w:rsidP="003B3DBD">
            <w:pPr>
              <w:jc w:val="both"/>
              <w:rPr>
                <w:rFonts w:ascii="Times New Roman" w:hAnsi="Times New Roman"/>
              </w:rPr>
            </w:pPr>
            <w:r w:rsidRPr="00365D26">
              <w:rPr>
                <w:rFonts w:ascii="Times New Roman" w:hAnsi="Times New Roman"/>
              </w:rPr>
              <w:t>Đỉnh điểm: là món quà độc đáo một chùm ổi được Trinh chăm sóc từ khi còn là cái nụ.</w:t>
            </w:r>
          </w:p>
          <w:p w:rsidR="0087588B" w:rsidRPr="00365D26" w:rsidRDefault="0087588B" w:rsidP="003B3DBD">
            <w:pPr>
              <w:jc w:val="both"/>
              <w:rPr>
                <w:rFonts w:ascii="Times New Roman" w:hAnsi="Times New Roman"/>
              </w:rPr>
            </w:pPr>
            <w:r w:rsidRPr="00365D26">
              <w:rPr>
                <w:rFonts w:ascii="Times New Roman" w:hAnsi="Times New Roman"/>
              </w:rPr>
              <w:t>+ Kết thúc: Cảm nghĩ của Trang về món quà sinh nhật độc đáo.</w:t>
            </w:r>
          </w:p>
          <w:p w:rsidR="0087588B" w:rsidRPr="00365D26" w:rsidRDefault="0087588B" w:rsidP="003B3DBD">
            <w:pPr>
              <w:jc w:val="both"/>
              <w:rPr>
                <w:rFonts w:ascii="Times New Roman" w:hAnsi="Times New Roman"/>
              </w:rPr>
            </w:pPr>
            <w:r w:rsidRPr="00365D26">
              <w:rPr>
                <w:rFonts w:ascii="Times New Roman" w:hAnsi="Times New Roman"/>
              </w:rPr>
              <w:t>Điều tạo nên bất ngờ là do tình huống truyện.</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xml:space="preserve">- Bài văn tự sự nói chung chỉ làm nhiệm vụ kể chuyện, bài văn tự sự này có thêm yếu tố </w:t>
            </w:r>
            <w:r w:rsidRPr="00365D26">
              <w:rPr>
                <w:rFonts w:ascii="Times New Roman" w:hAnsi="Times New Roman"/>
              </w:rPr>
              <w:lastRenderedPageBreak/>
              <w:t>miêu tả và biểu cảm.</w:t>
            </w:r>
          </w:p>
          <w:p w:rsidR="0087588B" w:rsidRPr="00365D26" w:rsidRDefault="0087588B" w:rsidP="003B3DBD">
            <w:pPr>
              <w:jc w:val="both"/>
              <w:rPr>
                <w:rFonts w:ascii="Times New Roman" w:hAnsi="Times New Roman"/>
                <w:lang w:val="nl-NL"/>
              </w:rPr>
            </w:pPr>
            <w:r w:rsidRPr="00365D26">
              <w:rPr>
                <w:rFonts w:ascii="Times New Roman" w:hAnsi="Times New Roman"/>
                <w:lang w:val="nl-NL"/>
              </w:rPr>
              <w:t>- Các yếu tố miêu tả và biểu cảm:</w:t>
            </w:r>
          </w:p>
          <w:p w:rsidR="0087588B" w:rsidRPr="00365D26" w:rsidRDefault="0087588B" w:rsidP="003B3DBD">
            <w:pPr>
              <w:jc w:val="both"/>
              <w:rPr>
                <w:rFonts w:ascii="Times New Roman" w:hAnsi="Times New Roman"/>
                <w:lang w:val="nl-NL"/>
              </w:rPr>
            </w:pPr>
            <w:r w:rsidRPr="00365D26">
              <w:rPr>
                <w:rFonts w:ascii="Times New Roman" w:hAnsi="Times New Roman"/>
                <w:lang w:val="nl-NL"/>
              </w:rPr>
              <w:t>+ Miêu tả: Suốt cả buổi sáng nhà tôi tấp nập kẻ ra người vào... các bạn ngồi chật cả nhà.. nhìn thấy Trinh đang cười ... Trinh lom khom .... Trinh vẫn lặng lẽ cười ...</w:t>
            </w:r>
          </w:p>
          <w:p w:rsidR="0087588B" w:rsidRPr="00365D26" w:rsidRDefault="0087588B" w:rsidP="003B3DBD">
            <w:pPr>
              <w:jc w:val="both"/>
              <w:rPr>
                <w:rFonts w:ascii="Times New Roman" w:hAnsi="Times New Roman"/>
                <w:lang w:val="nl-NL"/>
              </w:rPr>
            </w:pPr>
            <w:r w:rsidRPr="00365D26">
              <w:rPr>
                <w:rFonts w:ascii="Times New Roman" w:hAnsi="Times New Roman"/>
                <w:lang w:val="nl-NL"/>
              </w:rPr>
              <w:t>+ Biểu cảm: Tôi vẫn cứ bồn chồn không yên ... bắt đầu lo... tủi thân.</w:t>
            </w:r>
          </w:p>
          <w:p w:rsidR="0087588B" w:rsidRPr="00365D26" w:rsidRDefault="0087588B" w:rsidP="003B3DBD">
            <w:pPr>
              <w:jc w:val="both"/>
              <w:rPr>
                <w:rFonts w:ascii="Times New Roman" w:hAnsi="Times New Roman"/>
                <w:lang w:val="nl-NL"/>
              </w:rPr>
            </w:pPr>
            <w:r w:rsidRPr="00365D26">
              <w:rPr>
                <w:rFonts w:ascii="Times New Roman" w:hAnsi="Times New Roman"/>
                <w:lang w:val="nl-NL"/>
              </w:rPr>
              <w:t xml:space="preserve">Tác dụng: </w:t>
            </w:r>
          </w:p>
          <w:p w:rsidR="0087588B" w:rsidRPr="00365D26" w:rsidRDefault="0087588B" w:rsidP="003B3DBD">
            <w:pPr>
              <w:jc w:val="both"/>
              <w:rPr>
                <w:rFonts w:ascii="Times New Roman" w:hAnsi="Times New Roman"/>
                <w:lang w:val="nl-NL"/>
              </w:rPr>
            </w:pPr>
            <w:r w:rsidRPr="00365D26">
              <w:rPr>
                <w:rFonts w:ascii="Times New Roman" w:hAnsi="Times New Roman"/>
                <w:lang w:val="nl-NL"/>
              </w:rPr>
              <w:t>+ Miêu tả tỉ mỉ diễn biến của buổi sinh nhật giúp cho người đọc có thể hình dung ra không khí của nó và cảm nhận được tình  bạ thắm thiết giữa Trinh và Trang.</w:t>
            </w:r>
          </w:p>
          <w:p w:rsidR="0087588B" w:rsidRPr="00365D26" w:rsidRDefault="0087588B" w:rsidP="003B3DBD">
            <w:pPr>
              <w:jc w:val="both"/>
              <w:rPr>
                <w:rFonts w:ascii="Times New Roman" w:hAnsi="Times New Roman"/>
                <w:lang w:val="nl-NL"/>
              </w:rPr>
            </w:pPr>
            <w:r w:rsidRPr="00365D26">
              <w:rPr>
                <w:rFonts w:ascii="Times New Roman" w:hAnsi="Times New Roman"/>
                <w:lang w:val="nl-NL"/>
              </w:rPr>
              <w:t>+ Biểu cảm: Bộc lộ tình bạn bè chân thành và sâu sắc giúp cho người đọc hiểu rằng tặng cái gì không quan trọng bằng tặng như  thế nào.</w:t>
            </w:r>
          </w:p>
          <w:p w:rsidR="0087588B" w:rsidRPr="00365D26" w:rsidRDefault="0087588B" w:rsidP="003B3DBD">
            <w:pPr>
              <w:jc w:val="both"/>
              <w:rPr>
                <w:rFonts w:ascii="Times New Roman" w:hAnsi="Times New Roman"/>
                <w:lang w:val="nl-NL"/>
              </w:rPr>
            </w:pPr>
            <w:r w:rsidRPr="00365D26">
              <w:rPr>
                <w:rFonts w:ascii="Times New Roman" w:hAnsi="Times New Roman"/>
                <w:b/>
                <w:bCs/>
                <w:lang w:val="nl-NL"/>
              </w:rPr>
              <w:t>* Trình tự kể</w:t>
            </w:r>
            <w:r w:rsidRPr="00365D26">
              <w:rPr>
                <w:rFonts w:ascii="Times New Roman" w:hAnsi="Times New Roman"/>
                <w:lang w:val="nl-NL"/>
              </w:rPr>
              <w:t>: Vừa kể theo trình tự thời gian vừa dùng hồi ức, ngược thời gian nhớ về sự việc đã diễn ra “ lâu lắm mấy tháng trước ....”.</w:t>
            </w:r>
          </w:p>
          <w:p w:rsidR="0087588B" w:rsidRPr="00365D26" w:rsidRDefault="0087588B" w:rsidP="003B3DBD">
            <w:pPr>
              <w:jc w:val="both"/>
              <w:rPr>
                <w:rFonts w:ascii="Times New Roman" w:hAnsi="Times New Roman"/>
                <w:lang w:val="nl-NL"/>
              </w:rPr>
            </w:pPr>
          </w:p>
          <w:p w:rsidR="0087588B" w:rsidRPr="00365D26" w:rsidRDefault="0087588B" w:rsidP="003B3DBD">
            <w:pPr>
              <w:jc w:val="both"/>
              <w:rPr>
                <w:rFonts w:ascii="Times New Roman" w:hAnsi="Times New Roman"/>
                <w:b/>
                <w:i/>
                <w:szCs w:val="28"/>
              </w:rPr>
            </w:pPr>
            <w:r w:rsidRPr="00365D26">
              <w:rPr>
                <w:rFonts w:ascii="Times New Roman" w:hAnsi="Times New Roman"/>
                <w:b/>
                <w:i/>
                <w:szCs w:val="28"/>
              </w:rPr>
              <w:t>* Dàn ý của bài văn tự sự:</w:t>
            </w:r>
          </w:p>
          <w:p w:rsidR="0087588B" w:rsidRPr="00365D26" w:rsidRDefault="0087588B" w:rsidP="003B3DBD">
            <w:pPr>
              <w:jc w:val="both"/>
              <w:rPr>
                <w:rFonts w:ascii="Times New Roman" w:hAnsi="Times New Roman"/>
              </w:rPr>
            </w:pPr>
            <w:r w:rsidRPr="00365D26">
              <w:rPr>
                <w:rFonts w:ascii="Times New Roman" w:hAnsi="Times New Roman"/>
              </w:rPr>
              <w:t>Gồm 3 phần:</w:t>
            </w:r>
          </w:p>
          <w:p w:rsidR="0087588B" w:rsidRPr="00365D26" w:rsidRDefault="0087588B" w:rsidP="003B3DBD">
            <w:pPr>
              <w:jc w:val="both"/>
              <w:rPr>
                <w:rFonts w:ascii="Times New Roman" w:hAnsi="Times New Roman"/>
              </w:rPr>
            </w:pPr>
            <w:r w:rsidRPr="00365D26">
              <w:rPr>
                <w:rFonts w:ascii="Times New Roman" w:hAnsi="Times New Roman"/>
              </w:rPr>
              <w:t>+ Mở bài: Giới thiệu sự việc, nhiệm vụ tình huống sảy ra câu chuyện ....</w:t>
            </w:r>
          </w:p>
          <w:p w:rsidR="0087588B" w:rsidRPr="00365D26" w:rsidRDefault="0087588B" w:rsidP="003B3DBD">
            <w:pPr>
              <w:jc w:val="both"/>
              <w:rPr>
                <w:rFonts w:ascii="Times New Roman" w:hAnsi="Times New Roman"/>
              </w:rPr>
            </w:pPr>
            <w:r w:rsidRPr="00365D26">
              <w:rPr>
                <w:rFonts w:ascii="Times New Roman" w:hAnsi="Times New Roman"/>
              </w:rPr>
              <w:t>+ Thân bài: Kể lại diễn biến ...</w:t>
            </w:r>
          </w:p>
          <w:p w:rsidR="0087588B" w:rsidRPr="00365D26" w:rsidRDefault="0087588B" w:rsidP="003B3DBD">
            <w:pPr>
              <w:jc w:val="both"/>
              <w:rPr>
                <w:rFonts w:ascii="Times New Roman" w:hAnsi="Times New Roman"/>
              </w:rPr>
            </w:pPr>
            <w:r w:rsidRPr="00365D26">
              <w:rPr>
                <w:rFonts w:ascii="Times New Roman" w:hAnsi="Times New Roman"/>
              </w:rPr>
              <w:t>+ Kết bài: Cảm nghĩ của người trong cuộc...</w:t>
            </w:r>
          </w:p>
          <w:p w:rsidR="0087588B" w:rsidRPr="00365D26" w:rsidRDefault="0087588B" w:rsidP="003B3DBD">
            <w:pPr>
              <w:jc w:val="both"/>
              <w:rPr>
                <w:rFonts w:ascii="Times New Roman" w:hAnsi="Times New Roman"/>
                <w:b/>
                <w:bCs/>
                <w:i/>
                <w:u w:val="single"/>
              </w:rPr>
            </w:pPr>
            <w:r w:rsidRPr="00365D26">
              <w:rPr>
                <w:rFonts w:ascii="Times New Roman" w:hAnsi="Times New Roman"/>
                <w:b/>
                <w:bCs/>
                <w:i/>
                <w:u w:val="single"/>
              </w:rPr>
              <w:t>2. Ghi nhớ</w:t>
            </w:r>
          </w:p>
          <w:p w:rsidR="0087588B" w:rsidRPr="00365D26" w:rsidRDefault="0087588B" w:rsidP="003B3DBD">
            <w:pPr>
              <w:jc w:val="both"/>
              <w:rPr>
                <w:rFonts w:ascii="Times New Roman" w:hAnsi="Times New Roman"/>
                <w:i/>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rPr>
                <w:rFonts w:ascii="Times New Roman" w:hAnsi="Times New Roman"/>
              </w:rPr>
            </w:pPr>
          </w:p>
        </w:tc>
      </w:tr>
    </w:tbl>
    <w:p w:rsidR="0087588B" w:rsidRPr="00365D26" w:rsidRDefault="0087588B" w:rsidP="0087588B">
      <w:pPr>
        <w:tabs>
          <w:tab w:val="left" w:pos="60"/>
        </w:tabs>
        <w:jc w:val="both"/>
        <w:rPr>
          <w:rFonts w:ascii="Times New Roman" w:hAnsi="Times New Roman"/>
          <w:b/>
          <w:szCs w:val="28"/>
        </w:rPr>
      </w:pP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87588B" w:rsidRPr="00365D26" w:rsidRDefault="0087588B" w:rsidP="0087588B">
      <w:pPr>
        <w:tabs>
          <w:tab w:val="left" w:pos="60"/>
        </w:tabs>
        <w:jc w:val="both"/>
        <w:rPr>
          <w:rFonts w:ascii="Arial" w:hAnsi="Arial" w:cs="Arial"/>
          <w:lang w:val="vi-VN"/>
        </w:rPr>
      </w:pPr>
      <w:r w:rsidRPr="00365D26">
        <w:rPr>
          <w:rFonts w:ascii="Times New Roman" w:hAnsi="Times New Roman"/>
          <w:b/>
          <w:szCs w:val="28"/>
        </w:rPr>
        <w:t xml:space="preserve"> + Mục ti</w:t>
      </w:r>
      <w:r>
        <w:rPr>
          <w:rFonts w:ascii="Times New Roman" w:hAnsi="Times New Roman"/>
          <w:b/>
          <w:szCs w:val="28"/>
        </w:rPr>
        <w:t>ê</w:t>
      </w:r>
      <w:r w:rsidRPr="00365D26">
        <w:rPr>
          <w:rFonts w:ascii="Times New Roman" w:hAnsi="Times New Roman"/>
          <w:b/>
          <w:szCs w:val="28"/>
        </w:rPr>
        <w:t>u:</w:t>
      </w:r>
      <w:r w:rsidRPr="00365D26">
        <w:rPr>
          <w:rFonts w:ascii="Times New Roman" w:hAnsi="Times New Roman"/>
        </w:rPr>
        <w:t xml:space="preserve"> Biết cách tìm, lựa chọn và sắp xếp các ý trong bài văn t</w:t>
      </w:r>
      <w:r w:rsidRPr="00365D26">
        <w:rPr>
          <w:rFonts w:ascii="Times New Roman" w:hAnsi="Times New Roman"/>
          <w:lang w:val="vi-VN"/>
        </w:rPr>
        <w:t>ự sư.</w:t>
      </w:r>
    </w:p>
    <w:p w:rsidR="0087588B" w:rsidRPr="00365D26" w:rsidRDefault="0087588B" w:rsidP="0087588B">
      <w:pPr>
        <w:tabs>
          <w:tab w:val="left" w:pos="60"/>
        </w:tabs>
        <w:jc w:val="both"/>
        <w:rPr>
          <w:rFonts w:ascii="Times New Roman" w:hAnsi="Times New Roman"/>
        </w:rPr>
      </w:pPr>
      <w:r w:rsidRPr="00365D26">
        <w:rPr>
          <w:rFonts w:ascii="Times New Roman" w:hAnsi="Times New Roman"/>
          <w:b/>
          <w:szCs w:val="28"/>
        </w:rPr>
        <w:t xml:space="preserve"> + Phương pháp: </w:t>
      </w:r>
      <w:r w:rsidRPr="00365D26">
        <w:rPr>
          <w:rFonts w:ascii="Times New Roman" w:hAnsi="Times New Roman"/>
          <w:szCs w:val="28"/>
        </w:rPr>
        <w:t>thuyết tr</w:t>
      </w:r>
      <w:r>
        <w:rPr>
          <w:rFonts w:ascii="Times New Roman" w:hAnsi="Times New Roman"/>
          <w:szCs w:val="28"/>
        </w:rPr>
        <w:t>ì</w:t>
      </w:r>
      <w:r w:rsidRPr="00365D26">
        <w:rPr>
          <w:rFonts w:ascii="Times New Roman" w:hAnsi="Times New Roman"/>
          <w:szCs w:val="28"/>
        </w:rPr>
        <w:t>nh</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 + Hỡnh thức tổ chức dạy học: </w:t>
      </w:r>
      <w:r>
        <w:rPr>
          <w:rFonts w:ascii="Times New Roman" w:hAnsi="Times New Roman"/>
          <w:szCs w:val="28"/>
        </w:rPr>
        <w:t>cá nhân</w:t>
      </w:r>
    </w:p>
    <w:p w:rsidR="0087588B" w:rsidRPr="00365D26" w:rsidRDefault="0087588B" w:rsidP="0087588B">
      <w:pPr>
        <w:rPr>
          <w:rFonts w:ascii="Times New Roman" w:hAnsi="Times New Roman"/>
          <w:szCs w:val="28"/>
        </w:rPr>
      </w:pPr>
      <w:r w:rsidRPr="00365D26">
        <w:rPr>
          <w:rFonts w:ascii="Times New Roman" w:hAnsi="Times New Roman"/>
          <w:b/>
          <w:szCs w:val="28"/>
        </w:rPr>
        <w:t xml:space="preserve"> +  Thời gian: </w:t>
      </w:r>
      <w:r w:rsidRPr="00365D26">
        <w:rPr>
          <w:rFonts w:ascii="Times New Roman" w:hAnsi="Times New Roman"/>
          <w:szCs w:val="28"/>
        </w:rPr>
        <w:t>25 ph</w:t>
      </w:r>
      <w:r>
        <w:rPr>
          <w:rFonts w:ascii="Times New Roman" w:hAnsi="Times New Roman"/>
          <w:szCs w:val="28"/>
        </w:rPr>
        <w:t>út</w:t>
      </w:r>
    </w:p>
    <w:tbl>
      <w:tblPr>
        <w:tblStyle w:val="TableGrid3"/>
        <w:tblW w:w="10278" w:type="dxa"/>
        <w:tblLook w:val="04A0" w:firstRow="1" w:lastRow="0" w:firstColumn="1" w:lastColumn="0" w:noHBand="0" w:noVBand="1"/>
      </w:tblPr>
      <w:tblGrid>
        <w:gridCol w:w="3192"/>
        <w:gridCol w:w="3192"/>
        <w:gridCol w:w="389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GV Nêu yêu cầu, gợi ý cho hs lập dàn ý.</w:t>
            </w:r>
          </w:p>
          <w:p w:rsidR="0087588B" w:rsidRPr="00365D26" w:rsidRDefault="0087588B" w:rsidP="003B3DBD">
            <w:pPr>
              <w:rPr>
                <w:rFonts w:ascii="Times New Roman" w:hAnsi="Times New Roman"/>
              </w:rPr>
            </w:pPr>
          </w:p>
        </w:tc>
        <w:tc>
          <w:tcPr>
            <w:tcW w:w="3192" w:type="dxa"/>
          </w:tcPr>
          <w:p w:rsidR="0087588B" w:rsidRPr="00365D26" w:rsidRDefault="0087588B" w:rsidP="003B3DBD">
            <w:pPr>
              <w:jc w:val="center"/>
              <w:rPr>
                <w:rFonts w:ascii="Times New Roman" w:hAnsi="Times New Roman"/>
              </w:rPr>
            </w:pPr>
          </w:p>
          <w:p w:rsidR="0087588B" w:rsidRPr="00365D26" w:rsidRDefault="0087588B" w:rsidP="003B3DBD">
            <w:pPr>
              <w:jc w:val="center"/>
              <w:rPr>
                <w:rFonts w:ascii="Times New Roman" w:hAnsi="Times New Roman"/>
              </w:rPr>
            </w:pPr>
          </w:p>
          <w:p w:rsidR="0087588B" w:rsidRPr="00365D26" w:rsidRDefault="0087588B" w:rsidP="003B3DBD">
            <w:pPr>
              <w:jc w:val="center"/>
              <w:rPr>
                <w:rFonts w:ascii="Times New Roman" w:hAnsi="Times New Roman"/>
              </w:rPr>
            </w:pPr>
          </w:p>
          <w:p w:rsidR="0087588B" w:rsidRPr="00365D26" w:rsidRDefault="0087588B" w:rsidP="003B3DBD">
            <w:pPr>
              <w:jc w:val="center"/>
              <w:rPr>
                <w:rFonts w:ascii="Times New Roman" w:hAnsi="Times New Roman"/>
              </w:rPr>
            </w:pPr>
          </w:p>
          <w:p w:rsidR="0087588B" w:rsidRPr="00365D26" w:rsidRDefault="0087588B" w:rsidP="003B3DBD">
            <w:pPr>
              <w:jc w:val="center"/>
              <w:rPr>
                <w:rFonts w:ascii="Times New Roman" w:hAnsi="Times New Roman"/>
              </w:rPr>
            </w:pPr>
          </w:p>
          <w:p w:rsidR="0087588B" w:rsidRPr="00365D26" w:rsidRDefault="0087588B" w:rsidP="003B3DBD">
            <w:pPr>
              <w:jc w:val="center"/>
              <w:rPr>
                <w:rFonts w:ascii="Times New Roman" w:hAnsi="Times New Roman"/>
              </w:rPr>
            </w:pPr>
            <w:r w:rsidRPr="00365D26">
              <w:rPr>
                <w:rFonts w:ascii="Times New Roman" w:hAnsi="Times New Roman"/>
              </w:rPr>
              <w:t>- HS độc lập làm bài</w:t>
            </w:r>
          </w:p>
          <w:p w:rsidR="0087588B" w:rsidRPr="00365D26" w:rsidRDefault="0087588B" w:rsidP="003B3DBD">
            <w:pPr>
              <w:rPr>
                <w:rFonts w:ascii="Times New Roman" w:hAnsi="Times New Roman"/>
              </w:rPr>
            </w:pPr>
          </w:p>
        </w:tc>
        <w:tc>
          <w:tcPr>
            <w:tcW w:w="3894" w:type="dxa"/>
          </w:tcPr>
          <w:p w:rsidR="0087588B" w:rsidRPr="00365D26" w:rsidRDefault="0087588B" w:rsidP="003B3DBD">
            <w:pPr>
              <w:jc w:val="both"/>
              <w:rPr>
                <w:rFonts w:ascii="Times New Roman" w:hAnsi="Times New Roman"/>
                <w:b/>
                <w:bCs/>
                <w:i/>
                <w:u w:val="single"/>
              </w:rPr>
            </w:pPr>
            <w:r w:rsidRPr="00365D26">
              <w:rPr>
                <w:rFonts w:ascii="Times New Roman" w:hAnsi="Times New Roman"/>
                <w:b/>
                <w:bCs/>
                <w:i/>
                <w:u w:val="single"/>
              </w:rPr>
              <w:t xml:space="preserve">II. Luyện tập: </w:t>
            </w:r>
          </w:p>
          <w:p w:rsidR="0087588B" w:rsidRPr="00365D26" w:rsidRDefault="0087588B" w:rsidP="003B3DBD">
            <w:pPr>
              <w:jc w:val="both"/>
              <w:rPr>
                <w:rFonts w:ascii="Times New Roman" w:hAnsi="Times New Roman"/>
              </w:rPr>
            </w:pPr>
            <w:r w:rsidRPr="00365D26">
              <w:rPr>
                <w:rFonts w:ascii="Times New Roman" w:hAnsi="Times New Roman"/>
                <w:b/>
                <w:bCs/>
                <w:i/>
                <w:iCs/>
                <w:u w:val="single"/>
              </w:rPr>
              <w:t>1. Bài tập 1</w:t>
            </w:r>
            <w:r w:rsidRPr="00365D26">
              <w:rPr>
                <w:rFonts w:ascii="Times New Roman" w:hAnsi="Times New Roman"/>
              </w:rPr>
              <w:t>: Lập dàn ý cho văn bản “ Cô bé bán diêm ”.</w:t>
            </w:r>
          </w:p>
          <w:p w:rsidR="0087588B" w:rsidRPr="00365D26" w:rsidRDefault="0087588B" w:rsidP="003B3DBD">
            <w:pPr>
              <w:jc w:val="both"/>
              <w:rPr>
                <w:rFonts w:ascii="Times New Roman" w:hAnsi="Times New Roman"/>
              </w:rPr>
            </w:pPr>
            <w:r w:rsidRPr="00365D26">
              <w:rPr>
                <w:rFonts w:ascii="Times New Roman" w:hAnsi="Times New Roman"/>
                <w:b/>
                <w:bCs/>
                <w:u w:val="single"/>
              </w:rPr>
              <w:t>* Mở bài</w:t>
            </w:r>
            <w:r w:rsidRPr="00365D26">
              <w:rPr>
                <w:rFonts w:ascii="Times New Roman" w:hAnsi="Times New Roman"/>
              </w:rPr>
              <w:t>: Giới thiệu quang cảnh đêm giao thừa và gia cảnh cô bé bán diêm, nhân vật chính.</w:t>
            </w:r>
          </w:p>
          <w:p w:rsidR="0087588B" w:rsidRPr="00365D26" w:rsidRDefault="0087588B" w:rsidP="003B3DBD">
            <w:pPr>
              <w:jc w:val="both"/>
              <w:rPr>
                <w:rFonts w:ascii="Times New Roman" w:hAnsi="Times New Roman"/>
                <w:b/>
                <w:bCs/>
              </w:rPr>
            </w:pPr>
            <w:r w:rsidRPr="00365D26">
              <w:rPr>
                <w:rFonts w:ascii="Times New Roman" w:hAnsi="Times New Roman"/>
                <w:b/>
                <w:bCs/>
              </w:rPr>
              <w:t xml:space="preserve">* Thân bài: </w:t>
            </w:r>
          </w:p>
          <w:p w:rsidR="0087588B" w:rsidRPr="00365D26" w:rsidRDefault="0087588B" w:rsidP="003B3DBD">
            <w:pPr>
              <w:jc w:val="both"/>
              <w:rPr>
                <w:rFonts w:ascii="Times New Roman" w:hAnsi="Times New Roman"/>
              </w:rPr>
            </w:pPr>
            <w:r w:rsidRPr="00365D26">
              <w:rPr>
                <w:rFonts w:ascii="Times New Roman" w:hAnsi="Times New Roman"/>
              </w:rPr>
              <w:t>- Lúc đầu không bán được diêm, nên em không dám về nhà, em tìm một góc tường để tránh rét nhưng em vẫn bị gió rét hành hạ.</w:t>
            </w:r>
          </w:p>
          <w:p w:rsidR="0087588B" w:rsidRPr="00365D26" w:rsidRDefault="0087588B" w:rsidP="003B3DBD">
            <w:pPr>
              <w:jc w:val="both"/>
              <w:rPr>
                <w:rFonts w:ascii="Times New Roman" w:hAnsi="Times New Roman"/>
              </w:rPr>
            </w:pPr>
            <w:r w:rsidRPr="00365D26">
              <w:rPr>
                <w:rFonts w:ascii="Times New Roman" w:hAnsi="Times New Roman"/>
              </w:rPr>
              <w:t>- Sau đó em đánh liền các que diêm để sưởi ấm cho mình. Sau mỗi lần quẹt diêm các mộng tưởng lần lượt hiện ra.</w:t>
            </w:r>
          </w:p>
          <w:p w:rsidR="0087588B" w:rsidRPr="00365D26" w:rsidRDefault="0087588B" w:rsidP="003B3DBD">
            <w:pPr>
              <w:jc w:val="both"/>
              <w:rPr>
                <w:rFonts w:ascii="Times New Roman" w:hAnsi="Times New Roman"/>
              </w:rPr>
            </w:pPr>
            <w:r w:rsidRPr="00365D26">
              <w:rPr>
                <w:rFonts w:ascii="Times New Roman" w:hAnsi="Times New Roman"/>
                <w:b/>
                <w:bCs/>
                <w:u w:val="single"/>
              </w:rPr>
              <w:t>* Kết bài</w:t>
            </w:r>
            <w:r w:rsidRPr="00365D26">
              <w:rPr>
                <w:rFonts w:ascii="Times New Roman" w:hAnsi="Times New Roman"/>
              </w:rPr>
              <w:t>: Em bé bán diêm đã chết trong đêm giao thừa ....</w:t>
            </w:r>
          </w:p>
          <w:p w:rsidR="0087588B" w:rsidRPr="00365D26" w:rsidRDefault="0087588B" w:rsidP="003B3DBD">
            <w:pPr>
              <w:jc w:val="both"/>
              <w:rPr>
                <w:rFonts w:ascii="Times New Roman" w:hAnsi="Times New Roman"/>
              </w:rPr>
            </w:pPr>
            <w:r w:rsidRPr="00365D26">
              <w:rPr>
                <w:rFonts w:ascii="Times New Roman" w:hAnsi="Times New Roman"/>
              </w:rPr>
              <w:t>Các yếu tố miêu tả và biểu cảm có tác dụng làm cho việc miêu tả thêm sinh động và bộc lộ được những suy nghĩ và tâm trạng nhân vật.</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b/>
                <w:bCs/>
                <w:i/>
                <w:iCs/>
                <w:u w:val="single"/>
              </w:rPr>
            </w:pPr>
            <w:r w:rsidRPr="00365D26">
              <w:rPr>
                <w:rFonts w:ascii="Times New Roman" w:hAnsi="Times New Roman"/>
                <w:b/>
                <w:bCs/>
                <w:i/>
                <w:iCs/>
                <w:u w:val="single"/>
              </w:rPr>
              <w:t xml:space="preserve">2. Bài 2: </w:t>
            </w:r>
          </w:p>
          <w:p w:rsidR="0087588B" w:rsidRPr="00365D26" w:rsidRDefault="0087588B" w:rsidP="003B3DBD">
            <w:pPr>
              <w:jc w:val="both"/>
              <w:rPr>
                <w:rFonts w:ascii="Times New Roman" w:hAnsi="Times New Roman"/>
                <w:b/>
                <w:bCs/>
              </w:rPr>
            </w:pPr>
            <w:r w:rsidRPr="00365D26">
              <w:rPr>
                <w:rFonts w:ascii="Times New Roman" w:hAnsi="Times New Roman"/>
                <w:b/>
                <w:bCs/>
              </w:rPr>
              <w:t xml:space="preserve">* Mở bài: </w:t>
            </w:r>
          </w:p>
          <w:p w:rsidR="0087588B" w:rsidRPr="00365D26" w:rsidRDefault="0087588B" w:rsidP="003B3DBD">
            <w:pPr>
              <w:jc w:val="both"/>
              <w:rPr>
                <w:rFonts w:ascii="Times New Roman" w:hAnsi="Times New Roman"/>
              </w:rPr>
            </w:pPr>
            <w:r w:rsidRPr="00365D26">
              <w:rPr>
                <w:rFonts w:ascii="Times New Roman" w:hAnsi="Times New Roman"/>
              </w:rPr>
              <w:t>- Giới thiệu bạn thân mình là ai.</w:t>
            </w:r>
          </w:p>
          <w:p w:rsidR="0087588B" w:rsidRPr="00365D26" w:rsidRDefault="0087588B" w:rsidP="003B3DBD">
            <w:pPr>
              <w:jc w:val="both"/>
              <w:rPr>
                <w:rFonts w:ascii="Times New Roman" w:hAnsi="Times New Roman"/>
              </w:rPr>
            </w:pPr>
            <w:r w:rsidRPr="00365D26">
              <w:rPr>
                <w:rFonts w:ascii="Times New Roman" w:hAnsi="Times New Roman"/>
              </w:rPr>
              <w:t>- Kỷ niệm xúc động nhất là kỷ niệm về cái gì.</w:t>
            </w:r>
          </w:p>
          <w:p w:rsidR="0087588B" w:rsidRPr="00365D26" w:rsidRDefault="0087588B" w:rsidP="003B3DBD">
            <w:pPr>
              <w:jc w:val="both"/>
              <w:rPr>
                <w:rFonts w:ascii="Times New Roman" w:hAnsi="Times New Roman"/>
              </w:rPr>
            </w:pPr>
            <w:r w:rsidRPr="00365D26">
              <w:rPr>
                <w:rFonts w:ascii="Times New Roman" w:hAnsi="Times New Roman"/>
                <w:b/>
                <w:bCs/>
                <w:u w:val="single"/>
              </w:rPr>
              <w:t>* Thân bài</w:t>
            </w:r>
            <w:r w:rsidRPr="00365D26">
              <w:rPr>
                <w:rFonts w:ascii="Times New Roman" w:hAnsi="Times New Roman"/>
              </w:rPr>
              <w:t xml:space="preserve">: </w:t>
            </w:r>
          </w:p>
          <w:p w:rsidR="0087588B" w:rsidRPr="00365D26" w:rsidRDefault="0087588B" w:rsidP="003B3DBD">
            <w:pPr>
              <w:jc w:val="both"/>
              <w:rPr>
                <w:rFonts w:ascii="Times New Roman" w:hAnsi="Times New Roman"/>
              </w:rPr>
            </w:pPr>
            <w:r w:rsidRPr="00365D26">
              <w:rPr>
                <w:rFonts w:ascii="Times New Roman" w:hAnsi="Times New Roman"/>
              </w:rPr>
              <w:t>- Thời gian, không gian, hoàn cảnh  ... kỉ niệm....</w:t>
            </w:r>
          </w:p>
          <w:p w:rsidR="0087588B" w:rsidRPr="00365D26" w:rsidRDefault="0087588B" w:rsidP="003B3DBD">
            <w:pPr>
              <w:jc w:val="both"/>
              <w:rPr>
                <w:rFonts w:ascii="Times New Roman" w:hAnsi="Times New Roman"/>
              </w:rPr>
            </w:pPr>
            <w:r w:rsidRPr="00365D26">
              <w:rPr>
                <w:rFonts w:ascii="Times New Roman" w:hAnsi="Times New Roman"/>
              </w:rPr>
              <w:t>-  Nhân vật chính và các nhân vật khác.</w:t>
            </w:r>
          </w:p>
          <w:p w:rsidR="0087588B" w:rsidRPr="00365D26" w:rsidRDefault="0087588B" w:rsidP="003B3DBD">
            <w:pPr>
              <w:jc w:val="both"/>
              <w:rPr>
                <w:rFonts w:ascii="Times New Roman" w:hAnsi="Times New Roman"/>
              </w:rPr>
            </w:pPr>
            <w:r w:rsidRPr="00365D26">
              <w:rPr>
                <w:rFonts w:ascii="Times New Roman" w:hAnsi="Times New Roman"/>
              </w:rPr>
              <w:t xml:space="preserve">- Sự việc chính và các chi tiết </w:t>
            </w:r>
          </w:p>
          <w:p w:rsidR="0087588B" w:rsidRPr="00365D26" w:rsidRDefault="0087588B" w:rsidP="003B3DBD">
            <w:pPr>
              <w:jc w:val="both"/>
              <w:rPr>
                <w:rFonts w:ascii="Times New Roman" w:hAnsi="Times New Roman"/>
              </w:rPr>
            </w:pPr>
            <w:r w:rsidRPr="00365D26">
              <w:rPr>
                <w:rFonts w:ascii="Times New Roman" w:hAnsi="Times New Roman"/>
              </w:rPr>
              <w:t xml:space="preserve">( mở đầu, diễn biến,  kết quả )  </w:t>
            </w:r>
          </w:p>
          <w:p w:rsidR="0087588B" w:rsidRPr="00365D26" w:rsidRDefault="0087588B" w:rsidP="003B3DBD">
            <w:pPr>
              <w:jc w:val="both"/>
              <w:rPr>
                <w:rFonts w:ascii="Times New Roman" w:hAnsi="Times New Roman"/>
              </w:rPr>
            </w:pPr>
            <w:r w:rsidRPr="00365D26">
              <w:rPr>
                <w:rFonts w:ascii="Times New Roman" w:hAnsi="Times New Roman"/>
              </w:rPr>
              <w:t>- Điều gì khiến em xúc động nhấ, xúc động như thế nào.</w:t>
            </w:r>
          </w:p>
          <w:p w:rsidR="0087588B" w:rsidRPr="00365D26" w:rsidRDefault="0087588B" w:rsidP="003B3DBD">
            <w:pPr>
              <w:rPr>
                <w:rFonts w:ascii="Times New Roman" w:hAnsi="Times New Roman"/>
              </w:rPr>
            </w:pPr>
            <w:r w:rsidRPr="00365D26">
              <w:rPr>
                <w:rFonts w:ascii="Times New Roman" w:hAnsi="Times New Roman"/>
                <w:b/>
                <w:bCs/>
                <w:u w:val="single"/>
              </w:rPr>
              <w:t>* Kết quả</w:t>
            </w:r>
            <w:r w:rsidRPr="00365D26">
              <w:rPr>
                <w:rFonts w:ascii="Times New Roman" w:hAnsi="Times New Roman"/>
              </w:rPr>
              <w:t>: Nêu cảm nghĩ về kỷ niệm đó.</w:t>
            </w:r>
          </w:p>
        </w:tc>
      </w:tr>
    </w:tbl>
    <w:p w:rsidR="0087588B" w:rsidRDefault="0087588B" w:rsidP="0087588B">
      <w:pPr>
        <w:rPr>
          <w:rFonts w:ascii="Times New Roman" w:hAnsi="Times New Roman"/>
          <w:b/>
          <w:bCs/>
        </w:rPr>
      </w:pPr>
      <w:r w:rsidRPr="001B3919">
        <w:rPr>
          <w:rFonts w:ascii="Times New Roman" w:hAnsi="Times New Roman"/>
          <w:b/>
          <w:bCs/>
        </w:rPr>
        <w:lastRenderedPageBreak/>
        <w:t xml:space="preserve">HOẠT </w:t>
      </w:r>
      <w:r w:rsidRPr="001B3919">
        <w:rPr>
          <w:rFonts w:ascii="Times New Roman" w:hAnsi="Times New Roman" w:hint="eastAsia"/>
          <w:b/>
          <w:bCs/>
        </w:rPr>
        <w:t>Đ</w:t>
      </w:r>
      <w:r w:rsidRPr="001B3919">
        <w:rPr>
          <w:rFonts w:ascii="Times New Roman" w:hAnsi="Times New Roman"/>
          <w:b/>
          <w:bCs/>
        </w:rPr>
        <w:t>ỘNG 4: CỦNG CỐ, VẬN DỤNG</w:t>
      </w:r>
    </w:p>
    <w:p w:rsidR="0087588B" w:rsidRPr="00365D26" w:rsidRDefault="0087588B" w:rsidP="0087588B">
      <w:pPr>
        <w:rPr>
          <w:rFonts w:ascii="Times New Roman" w:hAnsi="Times New Roman"/>
          <w:bCs/>
        </w:rPr>
      </w:pPr>
      <w:r w:rsidRPr="00365D26">
        <w:rPr>
          <w:rFonts w:ascii="Times New Roman" w:hAnsi="Times New Roman"/>
          <w:b/>
          <w:bCs/>
        </w:rPr>
        <w:t xml:space="preserve">Củng cố bài học : </w:t>
      </w:r>
      <w:r w:rsidRPr="00365D26">
        <w:rPr>
          <w:rFonts w:ascii="Times New Roman" w:hAnsi="Times New Roman"/>
          <w:bCs/>
        </w:rPr>
        <w:t>Gv tổng kết kiến thức.</w:t>
      </w:r>
    </w:p>
    <w:p w:rsidR="0087588B" w:rsidRPr="00365D26" w:rsidRDefault="0087588B" w:rsidP="0087588B">
      <w:pPr>
        <w:rPr>
          <w:rFonts w:ascii="Times New Roman" w:hAnsi="Times New Roman"/>
          <w:b/>
          <w:bCs/>
        </w:rPr>
      </w:pPr>
      <w:r w:rsidRPr="00365D26">
        <w:rPr>
          <w:rFonts w:ascii="Times New Roman" w:hAnsi="Times New Roman"/>
          <w:b/>
          <w:bCs/>
        </w:rPr>
        <w:t>Hoạt động tiếp nối:</w:t>
      </w:r>
    </w:p>
    <w:p w:rsidR="0087588B" w:rsidRPr="00365D26" w:rsidRDefault="0087588B" w:rsidP="0087588B">
      <w:pPr>
        <w:rPr>
          <w:rFonts w:ascii="Times New Roman" w:hAnsi="Times New Roman"/>
        </w:rPr>
      </w:pPr>
      <w:r w:rsidRPr="00365D26">
        <w:rPr>
          <w:rFonts w:ascii="Times New Roman" w:hAnsi="Times New Roman"/>
          <w:b/>
          <w:bCs/>
          <w:i/>
        </w:rPr>
        <w:t xml:space="preserve">   </w:t>
      </w:r>
      <w:r w:rsidRPr="00365D26">
        <w:rPr>
          <w:rFonts w:ascii="Times New Roman" w:hAnsi="Times New Roman"/>
        </w:rPr>
        <w:t>- Học ghi nhớ, hoàn thành các bài tập còn lại.</w:t>
      </w:r>
    </w:p>
    <w:p w:rsidR="0087588B" w:rsidRPr="00365D26" w:rsidRDefault="0087588B" w:rsidP="0087588B">
      <w:pPr>
        <w:rPr>
          <w:rFonts w:ascii="Times New Roman" w:hAnsi="Times New Roman"/>
        </w:rPr>
      </w:pPr>
    </w:p>
    <w:p w:rsidR="0087588B" w:rsidRPr="00365D26" w:rsidRDefault="0087588B" w:rsidP="0087588B">
      <w:pPr>
        <w:rPr>
          <w:rFonts w:ascii="Times New Roman" w:hAnsi="Times New Roman"/>
        </w:rPr>
      </w:pPr>
    </w:p>
    <w:p w:rsidR="0087588B" w:rsidRPr="00365D26" w:rsidRDefault="0087588B" w:rsidP="0087588B">
      <w:pPr>
        <w:rPr>
          <w:rFonts w:ascii="Times New Roman" w:hAnsi="Times New Roman"/>
        </w:rPr>
      </w:pPr>
    </w:p>
    <w:p w:rsidR="00A30F6F" w:rsidRDefault="00A30F6F" w:rsidP="00A30F6F">
      <w:pPr>
        <w:rPr>
          <w:rFonts w:ascii="Times New Roman" w:hAnsi="Times New Roman"/>
          <w:b/>
        </w:rPr>
      </w:pPr>
    </w:p>
    <w:p w:rsidR="00A30F6F" w:rsidRDefault="00A30F6F" w:rsidP="00A30F6F">
      <w:pPr>
        <w:rPr>
          <w:rFonts w:ascii="Times New Roman" w:hAnsi="Times New Roman"/>
          <w:b/>
        </w:rPr>
      </w:pPr>
    </w:p>
    <w:p w:rsidR="002C29AE" w:rsidRPr="002C29AE" w:rsidRDefault="002C29AE" w:rsidP="002C29AE">
      <w:pPr>
        <w:spacing w:line="480" w:lineRule="auto"/>
        <w:rPr>
          <w:rFonts w:ascii="Times New Roman" w:hAnsi="Times New Roman"/>
          <w:b/>
          <w:i/>
          <w:sz w:val="52"/>
          <w:szCs w:val="52"/>
        </w:rPr>
      </w:pPr>
      <w:r>
        <w:rPr>
          <w:rFonts w:ascii="Times New Roman" w:hAnsi="Times New Roman"/>
          <w:b/>
          <w:szCs w:val="28"/>
        </w:rPr>
        <w:t>Tiết 26</w:t>
      </w:r>
      <w:r w:rsidRPr="00365D26">
        <w:rPr>
          <w:rFonts w:ascii="Times New Roman" w:hAnsi="Times New Roman"/>
          <w:b/>
          <w:szCs w:val="28"/>
        </w:rPr>
        <w:t>:</w:t>
      </w:r>
    </w:p>
    <w:p w:rsidR="002C29AE" w:rsidRPr="002C29AE" w:rsidRDefault="002C29AE" w:rsidP="002C29AE">
      <w:pPr>
        <w:jc w:val="center"/>
        <w:rPr>
          <w:rFonts w:ascii="Times New Roman" w:hAnsi="Times New Roman"/>
          <w:b/>
          <w:i/>
          <w:sz w:val="52"/>
          <w:szCs w:val="52"/>
        </w:rPr>
      </w:pPr>
      <w:r w:rsidRPr="002C29AE">
        <w:rPr>
          <w:rFonts w:ascii="Times New Roman" w:hAnsi="Times New Roman"/>
          <w:b/>
          <w:bCs/>
          <w:i/>
          <w:sz w:val="52"/>
          <w:szCs w:val="52"/>
        </w:rPr>
        <w:t>Luyện nói:</w:t>
      </w:r>
    </w:p>
    <w:p w:rsidR="002C29AE" w:rsidRPr="002C29AE" w:rsidRDefault="002C29AE" w:rsidP="002C29AE">
      <w:pPr>
        <w:jc w:val="center"/>
        <w:rPr>
          <w:rFonts w:ascii="Times New Roman" w:hAnsi="Times New Roman"/>
          <w:b/>
          <w:bCs/>
          <w:i/>
          <w:sz w:val="52"/>
          <w:szCs w:val="52"/>
        </w:rPr>
      </w:pPr>
      <w:r w:rsidRPr="002C29AE">
        <w:rPr>
          <w:rFonts w:ascii="Times New Roman" w:hAnsi="Times New Roman"/>
          <w:b/>
          <w:bCs/>
          <w:i/>
          <w:sz w:val="52"/>
          <w:szCs w:val="52"/>
        </w:rPr>
        <w:t>Kể chuyện theo ngôi kể kết hợp</w:t>
      </w:r>
    </w:p>
    <w:p w:rsidR="002C29AE" w:rsidRPr="002C29AE" w:rsidRDefault="002C29AE" w:rsidP="002C29AE">
      <w:pPr>
        <w:jc w:val="center"/>
        <w:rPr>
          <w:rFonts w:ascii="Times New Roman" w:hAnsi="Times New Roman"/>
          <w:b/>
          <w:bCs/>
          <w:i/>
          <w:sz w:val="52"/>
          <w:szCs w:val="52"/>
          <w:lang w:val="nl-NL"/>
        </w:rPr>
      </w:pPr>
      <w:r w:rsidRPr="002C29AE">
        <w:rPr>
          <w:rFonts w:ascii="Times New Roman" w:hAnsi="Times New Roman"/>
          <w:b/>
          <w:bCs/>
          <w:i/>
          <w:sz w:val="52"/>
          <w:szCs w:val="52"/>
          <w:lang w:val="nl-NL"/>
        </w:rPr>
        <w:t>với miêu tả và biểu cảm.</w:t>
      </w:r>
      <w:r w:rsidRPr="002C29AE">
        <w:rPr>
          <w:rFonts w:ascii="Times New Roman" w:hAnsi="Times New Roman"/>
          <w:i/>
          <w:sz w:val="52"/>
          <w:szCs w:val="52"/>
          <w:lang w:val="nl-NL"/>
        </w:rPr>
        <w:tab/>
      </w:r>
    </w:p>
    <w:p w:rsidR="002C29AE" w:rsidRPr="00365D26" w:rsidRDefault="002C29AE" w:rsidP="002C29AE">
      <w:pPr>
        <w:keepNext/>
        <w:keepLines/>
        <w:spacing w:before="60" w:after="60"/>
        <w:outlineLvl w:val="5"/>
        <w:rPr>
          <w:rFonts w:ascii="Times New Roman" w:eastAsiaTheme="majorEastAsia" w:hAnsi="Times New Roman"/>
          <w:b/>
          <w:iCs/>
          <w:szCs w:val="28"/>
          <w:lang w:val="nl-NL"/>
        </w:rPr>
      </w:pPr>
      <w:r w:rsidRPr="00365D26">
        <w:rPr>
          <w:rFonts w:ascii="Times New Roman" w:eastAsiaTheme="majorEastAsia" w:hAnsi="Times New Roman"/>
          <w:b/>
          <w:iCs/>
          <w:szCs w:val="28"/>
          <w:lang w:val="nl-NL"/>
        </w:rPr>
        <w:t>I. Mục ti</w:t>
      </w:r>
      <w:r>
        <w:rPr>
          <w:rFonts w:ascii="Times New Roman" w:eastAsiaTheme="majorEastAsia" w:hAnsi="Times New Roman"/>
          <w:b/>
          <w:iCs/>
          <w:szCs w:val="28"/>
          <w:lang w:val="nl-NL"/>
        </w:rPr>
        <w:t>ê</w:t>
      </w:r>
      <w:r w:rsidRPr="00365D26">
        <w:rPr>
          <w:rFonts w:ascii="Times New Roman" w:eastAsiaTheme="majorEastAsia" w:hAnsi="Times New Roman"/>
          <w:b/>
          <w:iCs/>
          <w:szCs w:val="28"/>
          <w:lang w:val="nl-NL"/>
        </w:rPr>
        <w:t xml:space="preserve">u bài học: </w:t>
      </w:r>
    </w:p>
    <w:p w:rsidR="002C29AE" w:rsidRPr="00365D26" w:rsidRDefault="002C29AE" w:rsidP="002C29AE">
      <w:pPr>
        <w:spacing w:before="60" w:after="60"/>
        <w:ind w:firstLine="567"/>
        <w:rPr>
          <w:rFonts w:ascii="Times New Roman" w:hAnsi="Times New Roman"/>
          <w:b/>
          <w:szCs w:val="28"/>
          <w:lang w:val="nl-NL"/>
        </w:rPr>
      </w:pPr>
      <w:r w:rsidRPr="00365D26">
        <w:rPr>
          <w:rFonts w:ascii="Times New Roman" w:hAnsi="Times New Roman"/>
          <w:szCs w:val="28"/>
          <w:lang w:val="nl-NL"/>
        </w:rPr>
        <w:tab/>
      </w:r>
      <w:r w:rsidRPr="00365D26">
        <w:rPr>
          <w:rFonts w:ascii="Times New Roman" w:hAnsi="Times New Roman"/>
          <w:b/>
          <w:szCs w:val="28"/>
          <w:lang w:val="nl-NL"/>
        </w:rPr>
        <w:t xml:space="preserve"> 1.Về kiến thức:</w:t>
      </w:r>
    </w:p>
    <w:p w:rsidR="002C29AE" w:rsidRPr="00365D26" w:rsidRDefault="002C29AE" w:rsidP="002C29AE">
      <w:pPr>
        <w:spacing w:before="60" w:after="60"/>
        <w:ind w:firstLine="567"/>
        <w:rPr>
          <w:rFonts w:ascii="Times New Roman" w:hAnsi="Times New Roman"/>
          <w:szCs w:val="28"/>
          <w:lang w:val="nl-NL"/>
        </w:rPr>
      </w:pPr>
      <w:r w:rsidRPr="00365D26">
        <w:rPr>
          <w:rFonts w:ascii="Times New Roman" w:hAnsi="Times New Roman"/>
          <w:szCs w:val="28"/>
          <w:lang w:val="nl-NL"/>
        </w:rPr>
        <w:tab/>
        <w:t>- Cần có trình bày miệng trước tập thể một cách rõ ràng, gãy gọn, sinh động về  một câu chuyện có kết hợp với miêu tả và biểu cảm.</w:t>
      </w:r>
    </w:p>
    <w:p w:rsidR="002C29AE" w:rsidRPr="00365D26" w:rsidRDefault="002C29AE" w:rsidP="002C29AE">
      <w:pPr>
        <w:spacing w:before="60" w:after="60"/>
        <w:ind w:firstLine="567"/>
        <w:rPr>
          <w:rFonts w:ascii="Times New Roman" w:hAnsi="Times New Roman"/>
          <w:szCs w:val="28"/>
        </w:rPr>
      </w:pPr>
      <w:r w:rsidRPr="00365D26">
        <w:rPr>
          <w:rFonts w:ascii="Times New Roman" w:hAnsi="Times New Roman"/>
          <w:szCs w:val="28"/>
          <w:lang w:val="nl-NL"/>
        </w:rPr>
        <w:t xml:space="preserve">  </w:t>
      </w:r>
      <w:r w:rsidRPr="00365D26">
        <w:rPr>
          <w:rFonts w:ascii="Times New Roman" w:hAnsi="Times New Roman"/>
          <w:szCs w:val="28"/>
        </w:rPr>
        <w:t>- Ôn tập về ngôi kể.</w:t>
      </w:r>
    </w:p>
    <w:p w:rsidR="002C29AE" w:rsidRPr="00365D26" w:rsidRDefault="002C29AE" w:rsidP="002C29AE">
      <w:pPr>
        <w:spacing w:before="60" w:after="60"/>
        <w:ind w:firstLine="567"/>
        <w:rPr>
          <w:rFonts w:ascii="Times New Roman" w:hAnsi="Times New Roman"/>
          <w:b/>
          <w:szCs w:val="28"/>
        </w:rPr>
      </w:pPr>
      <w:r w:rsidRPr="00365D26">
        <w:rPr>
          <w:rFonts w:ascii="Times New Roman" w:hAnsi="Times New Roman"/>
          <w:szCs w:val="28"/>
        </w:rPr>
        <w:tab/>
      </w:r>
      <w:r w:rsidRPr="00365D26">
        <w:rPr>
          <w:rFonts w:ascii="Times New Roman" w:hAnsi="Times New Roman"/>
          <w:b/>
          <w:szCs w:val="28"/>
        </w:rPr>
        <w:t>2.Về kỹ năng:</w:t>
      </w:r>
    </w:p>
    <w:p w:rsidR="002C29AE" w:rsidRPr="00365D26" w:rsidRDefault="002C29AE" w:rsidP="002C29AE">
      <w:pPr>
        <w:spacing w:before="60" w:after="60"/>
        <w:ind w:firstLine="567"/>
        <w:rPr>
          <w:rFonts w:ascii="Times New Roman" w:hAnsi="Times New Roman"/>
          <w:szCs w:val="28"/>
        </w:rPr>
      </w:pPr>
      <w:r w:rsidRPr="00365D26">
        <w:rPr>
          <w:rFonts w:ascii="Times New Roman" w:hAnsi="Times New Roman"/>
          <w:szCs w:val="28"/>
        </w:rPr>
        <w:t xml:space="preserve">  - Biết rèn kĩ năng nói, kể trước tập thể kết hợp với miêu tả, biểu cảm</w:t>
      </w:r>
    </w:p>
    <w:p w:rsidR="002C29AE" w:rsidRPr="00365D26" w:rsidRDefault="002C29AE" w:rsidP="002C29AE">
      <w:pPr>
        <w:spacing w:before="60" w:after="60"/>
        <w:ind w:firstLine="567"/>
        <w:rPr>
          <w:rFonts w:ascii="Times New Roman" w:hAnsi="Times New Roman"/>
          <w:b/>
          <w:szCs w:val="28"/>
        </w:rPr>
      </w:pPr>
      <w:r w:rsidRPr="00365D26">
        <w:rPr>
          <w:rFonts w:ascii="Times New Roman" w:hAnsi="Times New Roman"/>
          <w:szCs w:val="28"/>
        </w:rPr>
        <w:tab/>
      </w:r>
      <w:r w:rsidRPr="00365D26">
        <w:rPr>
          <w:rFonts w:ascii="Times New Roman" w:hAnsi="Times New Roman"/>
          <w:b/>
          <w:szCs w:val="28"/>
        </w:rPr>
        <w:t xml:space="preserve">3. Về thái độ: </w:t>
      </w:r>
    </w:p>
    <w:p w:rsidR="002C29AE" w:rsidRPr="00365D26" w:rsidRDefault="002C29AE" w:rsidP="002C29AE">
      <w:pPr>
        <w:spacing w:before="60" w:after="60"/>
        <w:ind w:firstLine="567"/>
        <w:rPr>
          <w:rFonts w:ascii="Times New Roman" w:hAnsi="Times New Roman"/>
          <w:szCs w:val="28"/>
        </w:rPr>
      </w:pPr>
      <w:r w:rsidRPr="00365D26">
        <w:rPr>
          <w:rFonts w:ascii="Times New Roman" w:hAnsi="Times New Roman"/>
          <w:szCs w:val="28"/>
        </w:rPr>
        <w:t xml:space="preserve">  - Tán thành với các em và bồi dưỡng lòng tự tin, mạnh dạn trước tập thể.</w:t>
      </w:r>
    </w:p>
    <w:p w:rsidR="002C29AE" w:rsidRPr="00365D26" w:rsidRDefault="002C29AE" w:rsidP="002C29AE">
      <w:pPr>
        <w:spacing w:before="60" w:after="60"/>
        <w:rPr>
          <w:rFonts w:ascii="Times New Roman" w:hAnsi="Times New Roman"/>
          <w:b/>
          <w:szCs w:val="28"/>
        </w:rPr>
      </w:pPr>
      <w:r w:rsidRPr="00365D26">
        <w:rPr>
          <w:rFonts w:ascii="Times New Roman" w:hAnsi="Times New Roman"/>
          <w:b/>
          <w:szCs w:val="28"/>
        </w:rPr>
        <w:t>II.Chuẩn bị:</w:t>
      </w:r>
    </w:p>
    <w:p w:rsidR="002C29AE" w:rsidRPr="00365D26" w:rsidRDefault="002C29AE" w:rsidP="002C29AE">
      <w:pPr>
        <w:spacing w:before="60" w:after="60"/>
        <w:ind w:firstLine="567"/>
        <w:rPr>
          <w:rFonts w:ascii="Times New Roman" w:hAnsi="Times New Roman"/>
          <w:szCs w:val="28"/>
        </w:rPr>
      </w:pPr>
      <w:r w:rsidRPr="00365D26">
        <w:rPr>
          <w:rFonts w:ascii="Times New Roman" w:hAnsi="Times New Roman"/>
          <w:szCs w:val="28"/>
        </w:rPr>
        <w:tab/>
      </w:r>
      <w:r w:rsidRPr="00365D26">
        <w:rPr>
          <w:rFonts w:ascii="Times New Roman" w:hAnsi="Times New Roman"/>
          <w:b/>
          <w:szCs w:val="28"/>
        </w:rPr>
        <w:t xml:space="preserve">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Chuẩn bị nội dung lên lớp, bảng phụ.</w:t>
      </w:r>
    </w:p>
    <w:p w:rsidR="002C29AE" w:rsidRPr="00365D26" w:rsidRDefault="002C29AE" w:rsidP="002C29AE">
      <w:pPr>
        <w:spacing w:before="60" w:after="60"/>
        <w:ind w:firstLine="567"/>
        <w:rPr>
          <w:rFonts w:ascii="Times New Roman" w:hAnsi="Times New Roman"/>
          <w:szCs w:val="28"/>
        </w:rPr>
      </w:pPr>
      <w:r w:rsidRPr="00365D26">
        <w:rPr>
          <w:rFonts w:ascii="Times New Roman" w:hAnsi="Times New Roman"/>
          <w:szCs w:val="28"/>
        </w:rPr>
        <w:lastRenderedPageBreak/>
        <w:tab/>
      </w:r>
      <w:r w:rsidRPr="00365D26">
        <w:rPr>
          <w:rFonts w:ascii="Times New Roman" w:hAnsi="Times New Roman"/>
          <w:b/>
          <w:szCs w:val="28"/>
        </w:rPr>
        <w:t>2. Học sinh:</w:t>
      </w:r>
      <w:r w:rsidRPr="00365D26">
        <w:rPr>
          <w:rFonts w:ascii="Times New Roman" w:hAnsi="Times New Roman"/>
          <w:szCs w:val="28"/>
        </w:rPr>
        <w:t xml:space="preserve"> Chuẩn bị bài theo hướng dẫn.</w:t>
      </w:r>
    </w:p>
    <w:p w:rsidR="002C29AE" w:rsidRPr="00365D26" w:rsidRDefault="002C29AE" w:rsidP="002C29AE">
      <w:pPr>
        <w:rPr>
          <w:rFonts w:ascii="Times New Roman" w:hAnsi="Times New Roman"/>
          <w:b/>
          <w:bCs/>
          <w:szCs w:val="28"/>
        </w:rPr>
      </w:pPr>
      <w:r w:rsidRPr="00365D26">
        <w:rPr>
          <w:rFonts w:ascii="Times New Roman" w:hAnsi="Times New Roman"/>
          <w:b/>
          <w:bCs/>
          <w:szCs w:val="28"/>
        </w:rPr>
        <w:t>III.</w:t>
      </w:r>
      <w:r>
        <w:rPr>
          <w:rFonts w:ascii="Times New Roman" w:hAnsi="Times New Roman"/>
          <w:b/>
          <w:bCs/>
          <w:szCs w:val="28"/>
        </w:rPr>
        <w:t xml:space="preserve"> </w:t>
      </w:r>
      <w:r w:rsidRPr="00365D26">
        <w:rPr>
          <w:rFonts w:ascii="Times New Roman" w:hAnsi="Times New Roman"/>
          <w:b/>
          <w:bCs/>
          <w:szCs w:val="28"/>
        </w:rPr>
        <w:t xml:space="preserve">Phương pháp dạy học: </w:t>
      </w:r>
      <w:r>
        <w:rPr>
          <w:rFonts w:ascii="Times New Roman" w:hAnsi="Times New Roman"/>
          <w:szCs w:val="28"/>
        </w:rPr>
        <w:t>Vấn đáp, thảo luận, thuyết trì</w:t>
      </w:r>
      <w:r w:rsidRPr="00365D26">
        <w:rPr>
          <w:rFonts w:ascii="Times New Roman" w:hAnsi="Times New Roman"/>
          <w:szCs w:val="28"/>
        </w:rPr>
        <w:t>nh</w:t>
      </w:r>
      <w:r w:rsidRPr="00365D26">
        <w:rPr>
          <w:rFonts w:ascii="Times New Roman" w:hAnsi="Times New Roman"/>
          <w:b/>
          <w:bCs/>
          <w:szCs w:val="28"/>
        </w:rPr>
        <w:br/>
        <w:t>IV.Tiến tr</w:t>
      </w:r>
      <w:r>
        <w:rPr>
          <w:rFonts w:ascii="Times New Roman" w:hAnsi="Times New Roman"/>
          <w:b/>
          <w:bCs/>
          <w:szCs w:val="28"/>
        </w:rPr>
        <w:t>ì</w:t>
      </w:r>
      <w:r w:rsidRPr="00365D26">
        <w:rPr>
          <w:rFonts w:ascii="Times New Roman" w:hAnsi="Times New Roman"/>
          <w:b/>
          <w:bCs/>
          <w:szCs w:val="28"/>
        </w:rPr>
        <w:t>nh dạy học:</w:t>
      </w:r>
      <w:r w:rsidRPr="00365D26">
        <w:rPr>
          <w:rFonts w:ascii="Times New Roman" w:hAnsi="Times New Roman"/>
          <w:b/>
          <w:bCs/>
          <w:szCs w:val="28"/>
        </w:rPr>
        <w:br/>
      </w:r>
      <w:r>
        <w:rPr>
          <w:rFonts w:ascii="Times New Roman" w:hAnsi="Times New Roman"/>
          <w:b/>
          <w:bCs/>
          <w:szCs w:val="28"/>
        </w:rPr>
        <w:t>HOẠT ĐỘNG 1: KHỞI ĐỘNG</w:t>
      </w:r>
      <w:r w:rsidRPr="00365D26">
        <w:rPr>
          <w:rFonts w:ascii="Times New Roman" w:hAnsi="Times New Roman"/>
          <w:b/>
          <w:bCs/>
          <w:szCs w:val="28"/>
        </w:rPr>
        <w:br/>
        <w:t xml:space="preserve">Kiểm tra bài cũ:  </w:t>
      </w:r>
      <w:r w:rsidRPr="00365D26">
        <w:rPr>
          <w:rFonts w:ascii="Times New Roman" w:hAnsi="Times New Roman"/>
          <w:szCs w:val="28"/>
        </w:rPr>
        <w:t>? Dàn ý của bài văn tự sự kết hợp miêu tả và biểu cảm gồm mấy phần? Nhiệm vụ của từng phần?</w:t>
      </w:r>
      <w:r w:rsidRPr="00365D26">
        <w:rPr>
          <w:rFonts w:ascii="Times New Roman" w:hAnsi="Times New Roman"/>
          <w:b/>
          <w:bCs/>
          <w:szCs w:val="28"/>
        </w:rPr>
        <w:br/>
        <w:t xml:space="preserve">Giới thiệu và dạy bài mới: </w:t>
      </w:r>
    </w:p>
    <w:p w:rsidR="002C29AE" w:rsidRPr="00365D26" w:rsidRDefault="002C29AE" w:rsidP="002C29AE">
      <w:pPr>
        <w:jc w:val="both"/>
        <w:rPr>
          <w:rFonts w:ascii="Times New Roman" w:hAnsi="Times New Roman"/>
          <w:b/>
          <w:bCs/>
          <w:szCs w:val="28"/>
        </w:rPr>
      </w:pPr>
      <w:r w:rsidRPr="00365D26">
        <w:rPr>
          <w:rFonts w:ascii="Times New Roman" w:hAnsi="Times New Roman"/>
          <w:b/>
          <w:bCs/>
          <w:szCs w:val="28"/>
        </w:rPr>
        <w:t xml:space="preserve">    </w:t>
      </w:r>
      <w:r w:rsidRPr="00365D26">
        <w:rPr>
          <w:rFonts w:ascii="Times New Roman" w:hAnsi="Times New Roman"/>
          <w:szCs w:val="28"/>
        </w:rPr>
        <w:t>Nói và viết là sản phẩm của quá trình tạo lập văn bản cao nhất, hiện tại các em còn gặp nhiều vướng mắc trong khi trình bày một vấn đề nào đó ( Văn nói ). Để  giúp các em có kĩ năng nói thành thạo trong phần tập làm văn có giành một số giờ học giúp các em có cơ hội được trình bày ý kiến của mình về vấn đề cụ thể  trước tập thể lớp.</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 xml:space="preserve">Hướng dẫn học sinh </w:t>
      </w:r>
      <w:r>
        <w:rPr>
          <w:rFonts w:ascii="Times New Roman" w:hAnsi="Times New Roman"/>
          <w:szCs w:val="28"/>
        </w:rPr>
        <w:t>ô</w:t>
      </w:r>
      <w:r w:rsidRPr="00365D26">
        <w:rPr>
          <w:rFonts w:ascii="Times New Roman" w:hAnsi="Times New Roman"/>
          <w:szCs w:val="28"/>
        </w:rPr>
        <w:t>n tập về “ Ng</w:t>
      </w:r>
      <w:r>
        <w:rPr>
          <w:rFonts w:ascii="Times New Roman" w:hAnsi="Times New Roman"/>
          <w:szCs w:val="28"/>
        </w:rPr>
        <w:t>ô</w:t>
      </w:r>
      <w:r w:rsidRPr="00365D26">
        <w:rPr>
          <w:rFonts w:ascii="Times New Roman" w:hAnsi="Times New Roman"/>
          <w:szCs w:val="28"/>
        </w:rPr>
        <w:t>i kể ”</w:t>
      </w:r>
    </w:p>
    <w:p w:rsidR="002C29AE" w:rsidRPr="00365D26" w:rsidRDefault="002C29AE" w:rsidP="002C29AE">
      <w:pPr>
        <w:tabs>
          <w:tab w:val="left" w:pos="60"/>
        </w:tabs>
        <w:jc w:val="both"/>
        <w:rPr>
          <w:rFonts w:ascii="Times New Roman" w:hAnsi="Times New Roman"/>
          <w:b/>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định nghĩa “ ng</w:t>
      </w:r>
      <w:r>
        <w:rPr>
          <w:rFonts w:ascii="Times New Roman" w:hAnsi="Times New Roman"/>
          <w:szCs w:val="28"/>
        </w:rPr>
        <w:t>ô</w:t>
      </w:r>
      <w:r w:rsidRPr="00365D26">
        <w:rPr>
          <w:rFonts w:ascii="Times New Roman" w:hAnsi="Times New Roman"/>
          <w:szCs w:val="28"/>
        </w:rPr>
        <w:t>i kể ”</w:t>
      </w:r>
    </w:p>
    <w:p w:rsidR="002C29AE" w:rsidRPr="00365D26" w:rsidRDefault="002C29AE" w:rsidP="002C29AE">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2C29AE" w:rsidRPr="00365D26" w:rsidRDefault="002C29AE" w:rsidP="002C29AE">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Pr>
          <w:rFonts w:ascii="Times New Roman" w:hAnsi="Times New Roman"/>
          <w:szCs w:val="28"/>
        </w:rPr>
        <w:t>ú</w:t>
      </w:r>
      <w:r w:rsidRPr="00365D26">
        <w:rPr>
          <w:rFonts w:ascii="Times New Roman" w:hAnsi="Times New Roman"/>
          <w:szCs w:val="28"/>
        </w:rPr>
        <w:t>t</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8"/>
        <w:gridCol w:w="1710"/>
        <w:gridCol w:w="4590"/>
      </w:tblGrid>
      <w:tr w:rsidR="002C29AE" w:rsidRPr="00365D26" w:rsidTr="003B3DBD">
        <w:tc>
          <w:tcPr>
            <w:tcW w:w="3798"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71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9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C29AE" w:rsidRPr="00365D26" w:rsidTr="003B3DBD">
        <w:tc>
          <w:tcPr>
            <w:tcW w:w="3798" w:type="dxa"/>
          </w:tcPr>
          <w:p w:rsidR="002C29AE" w:rsidRPr="00365D26" w:rsidRDefault="002C29AE" w:rsidP="003B3DBD">
            <w:pPr>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GV nêu câu hỏi cho hs thảo luận trả lời các kiến thức về ngôi kể.</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Kể theo ngôi thứ nhất là kể như thế nào? Nêu tác dụng của ngôi kể này?</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Thế nào là kể theo ngôi thứ 3 nêu tác dụng của việc sử dụng ngôi kể này?</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Lấy ví dụ về cách kể chuyện theo ngôi thứ nhất và ngôi thứ 3 ở một vài tác phẩm hay trích đoạn văn tự sự đã học.</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Tại sao người ta  lại thay đổi ngôi kể?</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GV cho hs đọc đoạn  văn bài tập /110 ( Đoạn trích Ngô Tất Tố, Tắt đèn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Xác định sự việc, nhân vật chính và ngôi kể trong đoạn văn?</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Trình bày các yếu tố biểu cảm nổi bật và cách xưng hô trong đoạn văn?</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lang w:val="nl-NL"/>
              </w:rPr>
            </w:pPr>
            <w:r w:rsidRPr="00365D26">
              <w:rPr>
                <w:rFonts w:ascii="Times New Roman" w:hAnsi="Times New Roman"/>
                <w:b/>
                <w:i/>
                <w:szCs w:val="28"/>
              </w:rPr>
              <w:t xml:space="preserve">  </w:t>
            </w:r>
            <w:r w:rsidRPr="00365D26">
              <w:rPr>
                <w:rFonts w:ascii="Times New Roman" w:hAnsi="Times New Roman"/>
                <w:b/>
                <w:i/>
                <w:szCs w:val="28"/>
                <w:lang w:val="nl-NL"/>
              </w:rPr>
              <w:t>? Xác định các yếu tố miêu tả? Tác dụng của các yếu tố miêu tả?</w:t>
            </w:r>
          </w:p>
          <w:p w:rsidR="002C29AE" w:rsidRPr="00365D26" w:rsidRDefault="002C29AE" w:rsidP="003B3DBD">
            <w:pPr>
              <w:jc w:val="both"/>
              <w:rPr>
                <w:rFonts w:ascii="Times New Roman" w:hAnsi="Times New Roman"/>
                <w:b/>
                <w:i/>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b/>
                <w:bCs/>
                <w:szCs w:val="28"/>
                <w:lang w:val="nl-NL"/>
              </w:rPr>
              <w:t xml:space="preserve">GVKQ: </w:t>
            </w:r>
            <w:r w:rsidRPr="00365D26">
              <w:rPr>
                <w:rFonts w:ascii="Times New Roman" w:hAnsi="Times New Roman"/>
                <w:szCs w:val="28"/>
                <w:lang w:val="nl-NL"/>
              </w:rPr>
              <w:t>để kể đúng được yêu cầu cần xác định được ngôi kể, lời kể, chi tiết miêu tả, lời biểu cảm ....</w:t>
            </w:r>
          </w:p>
          <w:p w:rsidR="002C29AE" w:rsidRPr="00365D26" w:rsidRDefault="002C29AE" w:rsidP="003B3DBD">
            <w:pPr>
              <w:rPr>
                <w:rFonts w:ascii="Times New Roman" w:hAnsi="Times New Roman"/>
              </w:rPr>
            </w:pPr>
          </w:p>
        </w:tc>
        <w:tc>
          <w:tcPr>
            <w:tcW w:w="1710" w:type="dxa"/>
          </w:tcPr>
          <w:p w:rsidR="002C29AE" w:rsidRPr="00365D26" w:rsidRDefault="002C29AE" w:rsidP="003B3DBD">
            <w:pPr>
              <w:rPr>
                <w:rFonts w:ascii="Times New Roman" w:hAnsi="Times New Roman"/>
                <w:szCs w:val="28"/>
                <w:lang w:val="nl-NL"/>
              </w:rPr>
            </w:pPr>
          </w:p>
          <w:p w:rsidR="002C29AE" w:rsidRPr="00365D26" w:rsidRDefault="002C29AE" w:rsidP="003B3DBD">
            <w:pPr>
              <w:rPr>
                <w:rFonts w:ascii="Times New Roman" w:hAnsi="Times New Roman"/>
                <w:szCs w:val="28"/>
                <w:lang w:val="nl-NL"/>
              </w:rPr>
            </w:pPr>
          </w:p>
          <w:p w:rsidR="002C29AE" w:rsidRPr="00365D26" w:rsidRDefault="002C29AE" w:rsidP="003B3DBD">
            <w:pPr>
              <w:rPr>
                <w:rFonts w:ascii="Times New Roman" w:hAnsi="Times New Roman"/>
                <w:szCs w:val="28"/>
                <w:lang w:val="nl-NL"/>
              </w:rPr>
            </w:pPr>
          </w:p>
          <w:p w:rsidR="002C29AE" w:rsidRPr="00365D26" w:rsidRDefault="002C29AE" w:rsidP="003B3DBD">
            <w:pPr>
              <w:rPr>
                <w:rFonts w:ascii="Times New Roman" w:hAnsi="Times New Roman"/>
                <w:szCs w:val="28"/>
                <w:lang w:val="nl-NL"/>
              </w:rPr>
            </w:pPr>
          </w:p>
          <w:p w:rsidR="002C29AE" w:rsidRPr="00365D26" w:rsidRDefault="002C29AE" w:rsidP="003B3DBD">
            <w:pPr>
              <w:rPr>
                <w:rFonts w:ascii="Times New Roman" w:hAnsi="Times New Roman"/>
                <w:szCs w:val="28"/>
                <w:lang w:val="nl-NL"/>
              </w:rPr>
            </w:pPr>
          </w:p>
          <w:p w:rsidR="002C29AE" w:rsidRPr="00365D26" w:rsidRDefault="002C29AE" w:rsidP="003B3DBD">
            <w:pPr>
              <w:rPr>
                <w:rFonts w:ascii="Times New Roman" w:hAnsi="Times New Roman"/>
                <w:szCs w:val="28"/>
                <w:lang w:val="nl-NL"/>
              </w:rPr>
            </w:pPr>
          </w:p>
          <w:p w:rsidR="002C29AE" w:rsidRPr="00365D26" w:rsidRDefault="002C29AE" w:rsidP="003B3DBD">
            <w:pPr>
              <w:jc w:val="center"/>
              <w:rPr>
                <w:rFonts w:ascii="Times New Roman" w:hAnsi="Times New Roman"/>
                <w:szCs w:val="28"/>
                <w:lang w:val="nl-NL"/>
              </w:rPr>
            </w:pPr>
            <w:r w:rsidRPr="00365D26">
              <w:rPr>
                <w:rFonts w:ascii="Times New Roman" w:hAnsi="Times New Roman"/>
                <w:szCs w:val="28"/>
                <w:lang w:val="nl-NL"/>
              </w:rPr>
              <w:t>- HS thảo luận rút ra ý kiến nhận xét.</w:t>
            </w:r>
          </w:p>
          <w:p w:rsidR="002C29AE" w:rsidRPr="00365D26" w:rsidRDefault="002C29AE" w:rsidP="003B3DBD">
            <w:pPr>
              <w:rPr>
                <w:rFonts w:ascii="Times New Roman" w:hAnsi="Times New Roman"/>
                <w:szCs w:val="28"/>
                <w:lang w:val="nl-NL"/>
              </w:rPr>
            </w:pPr>
          </w:p>
          <w:p w:rsidR="002C29AE" w:rsidRPr="00365D26" w:rsidRDefault="002C29AE" w:rsidP="003B3DBD">
            <w:pPr>
              <w:rPr>
                <w:rFonts w:ascii="Times New Roman" w:hAnsi="Times New Roman"/>
                <w:szCs w:val="28"/>
                <w:lang w:val="nl-NL"/>
              </w:rPr>
            </w:pPr>
          </w:p>
          <w:p w:rsidR="002C29AE" w:rsidRPr="00365D26" w:rsidRDefault="002C29AE" w:rsidP="003B3DBD">
            <w:pPr>
              <w:jc w:val="center"/>
              <w:rPr>
                <w:rFonts w:ascii="Times New Roman" w:hAnsi="Times New Roman"/>
                <w:szCs w:val="28"/>
              </w:rPr>
            </w:pPr>
            <w:r w:rsidRPr="00365D26">
              <w:rPr>
                <w:rFonts w:ascii="Times New Roman" w:hAnsi="Times New Roman"/>
                <w:szCs w:val="28"/>
              </w:rPr>
              <w:t>- Thảo luận nhóm trình bày ý kiến.</w:t>
            </w: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jc w:val="center"/>
              <w:rPr>
                <w:rFonts w:ascii="Times New Roman" w:hAnsi="Times New Roman"/>
                <w:szCs w:val="28"/>
              </w:rPr>
            </w:pPr>
            <w:r w:rsidRPr="00365D26">
              <w:rPr>
                <w:rFonts w:ascii="Times New Roman" w:hAnsi="Times New Roman"/>
                <w:szCs w:val="28"/>
              </w:rPr>
              <w:t>- HS nhớ và trình bày độc lập.</w:t>
            </w: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HS phát hiện,phân tích</w:t>
            </w: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HS đọc đoạn văn trích/ 110.</w:t>
            </w:r>
          </w:p>
          <w:p w:rsidR="002C29AE" w:rsidRPr="00365D26" w:rsidRDefault="002C29AE" w:rsidP="003B3DBD">
            <w:pPr>
              <w:jc w:val="cente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-HS phát hiện.</w:t>
            </w: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HS phát hiện.</w:t>
            </w: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Phát hiện trình bày.</w:t>
            </w: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jc w:val="cente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xml:space="preserve">    - Nghe</w:t>
            </w:r>
          </w:p>
          <w:p w:rsidR="002C29AE" w:rsidRPr="00365D26" w:rsidRDefault="002C29AE" w:rsidP="003B3DBD">
            <w:pPr>
              <w:rPr>
                <w:rFonts w:ascii="Times New Roman" w:hAnsi="Times New Roman"/>
              </w:rPr>
            </w:pPr>
          </w:p>
        </w:tc>
        <w:tc>
          <w:tcPr>
            <w:tcW w:w="4590" w:type="dxa"/>
          </w:tcPr>
          <w:p w:rsidR="002C29AE" w:rsidRPr="00365D26" w:rsidRDefault="002C29AE" w:rsidP="003B3DBD">
            <w:pPr>
              <w:jc w:val="both"/>
              <w:rPr>
                <w:rFonts w:ascii="Times New Roman" w:hAnsi="Times New Roman"/>
                <w:b/>
                <w:bCs/>
                <w:i/>
                <w:szCs w:val="28"/>
                <w:u w:val="single"/>
              </w:rPr>
            </w:pPr>
            <w:r w:rsidRPr="00365D26">
              <w:rPr>
                <w:rFonts w:ascii="Times New Roman" w:hAnsi="Times New Roman"/>
                <w:b/>
                <w:bCs/>
                <w:szCs w:val="28"/>
                <w:u w:val="single"/>
              </w:rPr>
              <w:lastRenderedPageBreak/>
              <w:t>I</w:t>
            </w:r>
            <w:r w:rsidRPr="00365D26">
              <w:rPr>
                <w:rFonts w:ascii="Times New Roman" w:hAnsi="Times New Roman"/>
                <w:b/>
                <w:bCs/>
                <w:i/>
                <w:szCs w:val="28"/>
                <w:u w:val="single"/>
              </w:rPr>
              <w:t>. Ôn tập ngôi kể.</w:t>
            </w:r>
          </w:p>
          <w:p w:rsidR="002C29AE" w:rsidRPr="00365D26" w:rsidRDefault="002C29AE" w:rsidP="003B3DBD">
            <w:pPr>
              <w:jc w:val="both"/>
              <w:rPr>
                <w:rFonts w:ascii="Times New Roman" w:hAnsi="Times New Roman"/>
                <w:b/>
                <w:bCs/>
                <w:i/>
                <w:szCs w:val="28"/>
                <w:u w:val="single"/>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1. Ngôi kể thứ nhất, thứ ba.</w:t>
            </w:r>
          </w:p>
          <w:p w:rsidR="002C29AE" w:rsidRPr="00365D26" w:rsidRDefault="002C29AE" w:rsidP="003B3DBD">
            <w:pPr>
              <w:jc w:val="both"/>
              <w:rPr>
                <w:rFonts w:ascii="Times New Roman" w:hAnsi="Times New Roman"/>
                <w:szCs w:val="28"/>
              </w:rPr>
            </w:pPr>
            <w:r w:rsidRPr="00365D26">
              <w:rPr>
                <w:rFonts w:ascii="Times New Roman" w:hAnsi="Times New Roman"/>
                <w:szCs w:val="28"/>
              </w:rPr>
              <w:t>- Kể theo ngôi thứ nhất: Là người kể xưng tôi trong câu chuyện.</w:t>
            </w:r>
          </w:p>
          <w:p w:rsidR="002C29AE" w:rsidRPr="00365D26" w:rsidRDefault="002C29AE" w:rsidP="003B3DBD">
            <w:pPr>
              <w:jc w:val="both"/>
              <w:rPr>
                <w:rFonts w:ascii="Times New Roman" w:hAnsi="Times New Roman"/>
                <w:szCs w:val="28"/>
              </w:rPr>
            </w:pPr>
            <w:r w:rsidRPr="00365D26">
              <w:rPr>
                <w:rFonts w:ascii="Times New Roman" w:hAnsi="Times New Roman"/>
                <w:szCs w:val="28"/>
              </w:rPr>
              <w:t>+ Kể theo ngôi này, người kể có thể trực tiếp kể ra những gì mình nghe, mình thấy, mình trải qua, có thể trực tiếp nói ra những suy nghĩ, tình cảm của chính mình. Kể như là người trong cuộc làm tăng tính chân thực, tính thuyết phục “ như là có thật ” của câu chuyện.</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Kể theo ngôi thứ 3: Là người kể tự giấu mình đi, gọi tên các nhân vật bằng tên gọi của chúng.</w:t>
            </w:r>
          </w:p>
          <w:p w:rsidR="002C29AE" w:rsidRPr="00365D26" w:rsidRDefault="002C29AE" w:rsidP="003B3DBD">
            <w:pPr>
              <w:jc w:val="both"/>
              <w:rPr>
                <w:rFonts w:ascii="Times New Roman" w:hAnsi="Times New Roman"/>
                <w:szCs w:val="28"/>
              </w:rPr>
            </w:pPr>
            <w:r w:rsidRPr="00365D26">
              <w:rPr>
                <w:rFonts w:ascii="Times New Roman" w:hAnsi="Times New Roman"/>
                <w:szCs w:val="28"/>
              </w:rPr>
              <w:t>+ Cách kể này giúp người kể có thể kể 1 cách linh hoạt, tự do những gì diễn ra với nhân vật.</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i/>
                <w:szCs w:val="28"/>
              </w:rPr>
            </w:pPr>
            <w:r w:rsidRPr="00365D26">
              <w:rPr>
                <w:rFonts w:ascii="Times New Roman" w:hAnsi="Times New Roman"/>
                <w:i/>
                <w:szCs w:val="28"/>
              </w:rPr>
              <w:t>2. Ví dụ:</w:t>
            </w:r>
          </w:p>
          <w:p w:rsidR="002C29AE" w:rsidRPr="00365D26" w:rsidRDefault="002C29AE" w:rsidP="003B3DBD">
            <w:pPr>
              <w:jc w:val="both"/>
              <w:rPr>
                <w:rFonts w:ascii="Times New Roman" w:hAnsi="Times New Roman"/>
                <w:szCs w:val="28"/>
              </w:rPr>
            </w:pPr>
            <w:r w:rsidRPr="00365D26">
              <w:rPr>
                <w:rFonts w:ascii="Times New Roman" w:hAnsi="Times New Roman"/>
                <w:szCs w:val="28"/>
              </w:rPr>
              <w:t>- Kể theo ngôi thứ nhất: Tôi đi học, Lão Hạc, Những ngày thơ ấu .....</w:t>
            </w:r>
          </w:p>
          <w:p w:rsidR="002C29AE" w:rsidRPr="00365D26" w:rsidRDefault="002C29AE" w:rsidP="003B3DBD">
            <w:pPr>
              <w:jc w:val="both"/>
              <w:rPr>
                <w:rFonts w:ascii="Times New Roman" w:hAnsi="Times New Roman"/>
                <w:szCs w:val="28"/>
              </w:rPr>
            </w:pPr>
            <w:r w:rsidRPr="00365D26">
              <w:rPr>
                <w:rFonts w:ascii="Times New Roman" w:hAnsi="Times New Roman"/>
                <w:szCs w:val="28"/>
              </w:rPr>
              <w:t>- Kể theo ngôi thứ 3: Tắt đèn, cô bé bán diêm, Chiếc lá cuối cùng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i/>
                <w:szCs w:val="28"/>
              </w:rPr>
            </w:pPr>
            <w:r w:rsidRPr="00365D26">
              <w:rPr>
                <w:rFonts w:ascii="Times New Roman" w:hAnsi="Times New Roman"/>
                <w:i/>
                <w:szCs w:val="28"/>
              </w:rPr>
              <w:lastRenderedPageBreak/>
              <w:t>3. Thay đổi ngôi kể:</w:t>
            </w:r>
          </w:p>
          <w:p w:rsidR="002C29AE" w:rsidRPr="00365D26" w:rsidRDefault="002C29AE" w:rsidP="003B3DBD">
            <w:pPr>
              <w:jc w:val="both"/>
              <w:rPr>
                <w:rFonts w:ascii="Times New Roman" w:hAnsi="Times New Roman"/>
                <w:szCs w:val="28"/>
              </w:rPr>
            </w:pPr>
            <w:r w:rsidRPr="00365D26">
              <w:rPr>
                <w:rFonts w:ascii="Times New Roman" w:hAnsi="Times New Roman"/>
                <w:szCs w:val="28"/>
              </w:rPr>
              <w:t>- Thay đổi ngôi kể là để soi chiếu sự việc, nhân vật bằng tính sinh động, phong phú khi miêu tả sự vật, sự việc và con người.</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i/>
                <w:szCs w:val="28"/>
              </w:rPr>
            </w:pPr>
            <w:r w:rsidRPr="00365D26">
              <w:rPr>
                <w:rFonts w:ascii="Times New Roman" w:hAnsi="Times New Roman"/>
                <w:i/>
                <w:szCs w:val="28"/>
              </w:rPr>
              <w:t>II. Chuẩn bị luyện nói:</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Đọc đoạn văn sgk / 110 và kể lại theo lời của chị Dậu theo ngôi thứ nhất.</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Sự việc: cuộc đối đầu giữa những kẻ đi thúc sưu với người xin khất sưu.</w:t>
            </w:r>
          </w:p>
          <w:p w:rsidR="002C29AE" w:rsidRPr="00365D26" w:rsidRDefault="002C29AE" w:rsidP="003B3DBD">
            <w:pPr>
              <w:jc w:val="both"/>
              <w:rPr>
                <w:rFonts w:ascii="Times New Roman" w:hAnsi="Times New Roman"/>
                <w:szCs w:val="28"/>
              </w:rPr>
            </w:pPr>
            <w:r w:rsidRPr="00365D26">
              <w:rPr>
                <w:rFonts w:ascii="Times New Roman" w:hAnsi="Times New Roman"/>
                <w:szCs w:val="28"/>
              </w:rPr>
              <w:t>- Nhân vật chính: Chị Dậu, cai lệ, người nhà lí trưởng.</w:t>
            </w:r>
          </w:p>
          <w:p w:rsidR="002C29AE" w:rsidRPr="00365D26" w:rsidRDefault="002C29AE" w:rsidP="003B3DBD">
            <w:pPr>
              <w:jc w:val="both"/>
              <w:rPr>
                <w:rFonts w:ascii="Times New Roman" w:hAnsi="Times New Roman"/>
                <w:szCs w:val="28"/>
              </w:rPr>
            </w:pPr>
            <w:r w:rsidRPr="00365D26">
              <w:rPr>
                <w:rFonts w:ascii="Times New Roman" w:hAnsi="Times New Roman"/>
                <w:szCs w:val="28"/>
              </w:rPr>
              <w:t>- Ngôi kể: ngôi kể thứ 3.</w:t>
            </w:r>
          </w:p>
          <w:p w:rsidR="002C29AE" w:rsidRPr="00365D26" w:rsidRDefault="002C29AE" w:rsidP="003B3DBD">
            <w:pPr>
              <w:spacing w:line="480" w:lineRule="auto"/>
              <w:jc w:val="both"/>
              <w:rPr>
                <w:rFonts w:ascii="Times New Roman" w:hAnsi="Times New Roman"/>
                <w:szCs w:val="28"/>
              </w:rPr>
            </w:pPr>
            <w:r w:rsidRPr="00365D26">
              <w:rPr>
                <w:rFonts w:ascii="Times New Roman" w:hAnsi="Times New Roman"/>
                <w:szCs w:val="28"/>
              </w:rPr>
              <w:t>* Các yếu tố biểu cảm:</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Van xin, nín nhịn .... xưng hô cháu van ông.</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Bị ức hiếp, phẫn nộ ... xưng hô chồng tôi đau ốm ông ....</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Căm thù, vùng lên .. Mày..bà</w:t>
            </w:r>
          </w:p>
          <w:p w:rsidR="002C29AE" w:rsidRPr="00365D26" w:rsidRDefault="002C29AE" w:rsidP="003B3DBD">
            <w:pPr>
              <w:spacing w:line="480" w:lineRule="auto"/>
              <w:jc w:val="both"/>
              <w:rPr>
                <w:rFonts w:ascii="Times New Roman" w:hAnsi="Times New Roman"/>
                <w:szCs w:val="28"/>
                <w:lang w:val="nl-NL"/>
              </w:rPr>
            </w:pPr>
          </w:p>
          <w:p w:rsidR="002C29AE" w:rsidRPr="00365D26" w:rsidRDefault="002C29AE" w:rsidP="003B3DBD">
            <w:pPr>
              <w:spacing w:line="480" w:lineRule="auto"/>
              <w:jc w:val="both"/>
              <w:rPr>
                <w:rFonts w:ascii="Times New Roman" w:hAnsi="Times New Roman"/>
                <w:szCs w:val="28"/>
                <w:lang w:val="nl-NL"/>
              </w:rPr>
            </w:pPr>
            <w:r w:rsidRPr="00365D26">
              <w:rPr>
                <w:rFonts w:ascii="Times New Roman" w:hAnsi="Times New Roman"/>
                <w:szCs w:val="28"/>
                <w:lang w:val="nl-NL"/>
              </w:rPr>
              <w:t>* Các yếu tố miêu tả:</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Chị Dậu xám mặt ....</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Sức lẻo khẻo của anh chàng nghiện ... người đàn bà lực điền .... ngã chỏng quèo ...</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Các yếu tố miêu tả đã nêu bật sức mạnh lòng căm thù của chị Dậu.</w:t>
            </w:r>
          </w:p>
          <w:p w:rsidR="002C29AE" w:rsidRPr="00365D26" w:rsidRDefault="002C29AE" w:rsidP="003B3DBD">
            <w:pPr>
              <w:rPr>
                <w:rFonts w:ascii="Times New Roman" w:hAnsi="Times New Roman"/>
              </w:rPr>
            </w:pPr>
          </w:p>
        </w:tc>
      </w:tr>
    </w:tbl>
    <w:p w:rsidR="002C29AE" w:rsidRPr="00365D26" w:rsidRDefault="002C29AE" w:rsidP="002C29AE">
      <w:pPr>
        <w:tabs>
          <w:tab w:val="left" w:pos="60"/>
        </w:tabs>
        <w:jc w:val="both"/>
        <w:rPr>
          <w:rFonts w:ascii="Times New Roman" w:hAnsi="Times New Roman"/>
          <w:b/>
          <w:szCs w:val="28"/>
        </w:rPr>
      </w:pP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2C29AE" w:rsidRPr="00365D26" w:rsidRDefault="002C29AE" w:rsidP="002C29AE">
      <w:pPr>
        <w:spacing w:before="60" w:after="60"/>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 xml:space="preserve">Rèn kĩ năng </w:t>
      </w:r>
      <w:r w:rsidRPr="00365D26">
        <w:rPr>
          <w:rFonts w:ascii="Times New Roman" w:hAnsi="Times New Roman"/>
          <w:szCs w:val="28"/>
          <w:lang w:val="nl-NL"/>
        </w:rPr>
        <w:t>trình bày miệng trước tập thể một cách rõ ràng, gãy gọn, sinh động về  một câu chuyện có kết hợp với miêu tả và biểu cảm.</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thuyết tr</w:t>
      </w:r>
      <w:r>
        <w:rPr>
          <w:rFonts w:ascii="Times New Roman" w:hAnsi="Times New Roman"/>
          <w:szCs w:val="28"/>
        </w:rPr>
        <w:t>ì</w:t>
      </w:r>
      <w:r w:rsidRPr="00365D26">
        <w:rPr>
          <w:rFonts w:ascii="Times New Roman" w:hAnsi="Times New Roman"/>
          <w:szCs w:val="28"/>
        </w:rPr>
        <w:t>nh</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p>
    <w:p w:rsidR="002C29AE" w:rsidRPr="00365D26" w:rsidRDefault="002C29AE" w:rsidP="002C29AE">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30 ph</w:t>
      </w:r>
      <w:r>
        <w:rPr>
          <w:rFonts w:ascii="Times New Roman" w:hAnsi="Times New Roman"/>
          <w:szCs w:val="28"/>
        </w:rPr>
        <w:t>ú</w:t>
      </w:r>
      <w:r w:rsidRPr="00365D26">
        <w:rPr>
          <w:rFonts w:ascii="Times New Roman" w:hAnsi="Times New Roman"/>
          <w:szCs w:val="28"/>
        </w:rPr>
        <w:t>t</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00"/>
        <w:gridCol w:w="4320"/>
      </w:tblGrid>
      <w:tr w:rsidR="002C29AE" w:rsidRPr="00365D26" w:rsidTr="003B3DBD">
        <w:tc>
          <w:tcPr>
            <w:tcW w:w="3978"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32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C29AE" w:rsidRPr="00365D26" w:rsidTr="003B3DBD">
        <w:tc>
          <w:tcPr>
            <w:tcW w:w="3978" w:type="dxa"/>
          </w:tcPr>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nêu yêu cầu nói:</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Giọng to rõ ràng, tự nhiên nói đúng yêu cầu của bài, cần có các yếu tố miêu tả và biểu cảm, kết hợp động tác.</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chia lớp thành 6 nhóm nhỏ, phân công nhiệm vụ nhóm trưởng điều hành cho các em luyện nói trong nhóm các bạn cùng sửa cho phù hợp nội dung yêu cầu.</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cho đại diện các nhóm lên trình bày bài nói của mình trước lớp.</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nhận xét đánh giá cho điểm khuyết khích các em nói tốt và đúng yêu cầu.</w:t>
            </w: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b/>
                <w:i/>
                <w:szCs w:val="28"/>
                <w:lang w:val="nl-NL"/>
              </w:rPr>
            </w:pPr>
            <w:r w:rsidRPr="00365D26">
              <w:rPr>
                <w:rFonts w:ascii="Times New Roman" w:hAnsi="Times New Roman"/>
                <w:szCs w:val="28"/>
                <w:lang w:val="nl-NL"/>
              </w:rPr>
              <w:t xml:space="preserve">  </w:t>
            </w:r>
            <w:r w:rsidRPr="00365D26">
              <w:rPr>
                <w:rFonts w:ascii="Times New Roman" w:hAnsi="Times New Roman"/>
                <w:b/>
                <w:i/>
                <w:szCs w:val="28"/>
                <w:lang w:val="nl-NL"/>
              </w:rPr>
              <w:t>? Yêu cầu của một bài nói văn tự sự kết hợp các yếu tố miêu tả và biểu cảm là gì?</w:t>
            </w: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hướng dẫn hs về nhà tiếp tục luyện nói để chuẩn bị cho các tiết luyện nói sau.</w:t>
            </w:r>
          </w:p>
          <w:p w:rsidR="002C29AE" w:rsidRPr="00365D26" w:rsidRDefault="002C29AE" w:rsidP="003B3DBD">
            <w:pPr>
              <w:rPr>
                <w:rFonts w:ascii="Times New Roman" w:hAnsi="Times New Roman"/>
              </w:rPr>
            </w:pPr>
          </w:p>
        </w:tc>
        <w:tc>
          <w:tcPr>
            <w:tcW w:w="1800" w:type="dxa"/>
          </w:tcPr>
          <w:p w:rsidR="002C29AE" w:rsidRPr="00365D26" w:rsidRDefault="002C29AE" w:rsidP="003B3DBD">
            <w:pPr>
              <w:jc w:val="cente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Nói trước nhóm.</w:t>
            </w: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Đại diện nhóm lên trình bày bài nói.</w:t>
            </w: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r w:rsidRPr="00365D26">
              <w:rPr>
                <w:rFonts w:ascii="Times New Roman" w:hAnsi="Times New Roman"/>
                <w:szCs w:val="28"/>
              </w:rPr>
              <w:t>- HS khái quát.</w:t>
            </w: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szCs w:val="28"/>
              </w:rPr>
            </w:pPr>
          </w:p>
          <w:p w:rsidR="002C29AE" w:rsidRPr="00365D26" w:rsidRDefault="002C29AE" w:rsidP="003B3DBD">
            <w:pPr>
              <w:rPr>
                <w:rFonts w:ascii="Times New Roman" w:hAnsi="Times New Roman"/>
              </w:rPr>
            </w:pPr>
            <w:r w:rsidRPr="00365D26">
              <w:rPr>
                <w:rFonts w:ascii="Times New Roman" w:hAnsi="Times New Roman"/>
                <w:szCs w:val="28"/>
              </w:rPr>
              <w:t>- Ghi bài tập</w:t>
            </w:r>
          </w:p>
        </w:tc>
        <w:tc>
          <w:tcPr>
            <w:tcW w:w="4320" w:type="dxa"/>
          </w:tcPr>
          <w:p w:rsidR="002C29AE" w:rsidRPr="00365D26" w:rsidRDefault="002C29AE" w:rsidP="003B3DBD">
            <w:pPr>
              <w:jc w:val="both"/>
              <w:rPr>
                <w:rFonts w:ascii="Times New Roman" w:hAnsi="Times New Roman"/>
                <w:i/>
                <w:szCs w:val="28"/>
                <w:lang w:val="nl-NL"/>
              </w:rPr>
            </w:pPr>
            <w:r w:rsidRPr="00365D26">
              <w:rPr>
                <w:rFonts w:ascii="Times New Roman" w:hAnsi="Times New Roman"/>
                <w:i/>
                <w:szCs w:val="28"/>
                <w:lang w:val="nl-NL"/>
              </w:rPr>
              <w:lastRenderedPageBreak/>
              <w:t>III. Luyện nói trên lớp:</w:t>
            </w:r>
          </w:p>
          <w:p w:rsidR="002C29AE" w:rsidRPr="00365D26" w:rsidRDefault="002C29AE" w:rsidP="003B3DBD">
            <w:pPr>
              <w:jc w:val="both"/>
              <w:rPr>
                <w:rFonts w:ascii="Times New Roman" w:hAnsi="Times New Roman"/>
                <w:b/>
                <w:bCs/>
                <w:i/>
                <w:szCs w:val="28"/>
                <w:u w:val="single"/>
                <w:lang w:val="nl-NL"/>
              </w:rPr>
            </w:pPr>
            <w:r w:rsidRPr="00365D26">
              <w:rPr>
                <w:rFonts w:ascii="Times New Roman" w:hAnsi="Times New Roman"/>
                <w:b/>
                <w:bCs/>
                <w:i/>
                <w:szCs w:val="28"/>
                <w:u w:val="single"/>
                <w:lang w:val="nl-NL"/>
              </w:rPr>
              <w:lastRenderedPageBreak/>
              <w:t>1. Luyện nói trong nhóm.</w:t>
            </w: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b/>
                <w:bCs/>
                <w:i/>
                <w:szCs w:val="28"/>
                <w:u w:val="single"/>
                <w:lang w:val="nl-NL"/>
              </w:rPr>
            </w:pPr>
          </w:p>
          <w:p w:rsidR="002C29AE" w:rsidRPr="00365D26" w:rsidRDefault="002C29AE" w:rsidP="003B3DBD">
            <w:pPr>
              <w:jc w:val="both"/>
              <w:rPr>
                <w:rFonts w:ascii="Times New Roman" w:hAnsi="Times New Roman"/>
                <w:i/>
                <w:szCs w:val="28"/>
                <w:u w:val="single"/>
                <w:lang w:val="nl-NL"/>
              </w:rPr>
            </w:pPr>
            <w:r w:rsidRPr="00365D26">
              <w:rPr>
                <w:rFonts w:ascii="Times New Roman" w:hAnsi="Times New Roman"/>
                <w:b/>
                <w:bCs/>
                <w:i/>
                <w:szCs w:val="28"/>
                <w:u w:val="single"/>
                <w:lang w:val="nl-NL"/>
              </w:rPr>
              <w:t>2. Luyện nói trước lớp.</w:t>
            </w:r>
            <w:r w:rsidRPr="00365D26">
              <w:rPr>
                <w:rFonts w:ascii="Times New Roman" w:hAnsi="Times New Roman"/>
                <w:i/>
                <w:szCs w:val="28"/>
                <w:u w:val="single"/>
                <w:lang w:val="nl-NL"/>
              </w:rPr>
              <w:t xml:space="preserve">   </w:t>
            </w: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Giọng to rõ ràng, tự nhiên, nói đúng yêu cầu của bài, cần kết hợp tự sự và các yếu tố miêu tả và biểu cảm, kết hợp động tác.</w:t>
            </w:r>
          </w:p>
          <w:p w:rsidR="002C29AE" w:rsidRPr="00365D26" w:rsidRDefault="002C29AE" w:rsidP="003B3DBD">
            <w:pPr>
              <w:rPr>
                <w:rFonts w:ascii="Times New Roman" w:hAnsi="Times New Roman"/>
              </w:rPr>
            </w:pPr>
          </w:p>
        </w:tc>
      </w:tr>
    </w:tbl>
    <w:p w:rsidR="002C29AE" w:rsidRPr="00E70F67" w:rsidRDefault="002C29AE" w:rsidP="002C29AE">
      <w:pPr>
        <w:rPr>
          <w:rFonts w:ascii="Times New Roman" w:hAnsi="Times New Roman"/>
          <w:b/>
          <w:bCs/>
          <w:szCs w:val="28"/>
          <w:lang w:val="nl-NL"/>
        </w:rPr>
      </w:pPr>
      <w:r w:rsidRPr="00E70F67">
        <w:rPr>
          <w:rFonts w:ascii="Times New Roman" w:hAnsi="Times New Roman"/>
          <w:b/>
          <w:bCs/>
          <w:szCs w:val="28"/>
          <w:lang w:val="nl-NL"/>
        </w:rPr>
        <w:lastRenderedPageBreak/>
        <w:t>HOẠT ĐỘNG 4: CỦNG CỐ, VẬN DỤNG</w:t>
      </w:r>
    </w:p>
    <w:p w:rsidR="002C29AE" w:rsidRPr="00365D26" w:rsidRDefault="002C29AE" w:rsidP="002C29AE">
      <w:pPr>
        <w:rPr>
          <w:rFonts w:ascii="Times New Roman" w:hAnsi="Times New Roman"/>
          <w:b/>
          <w:bCs/>
          <w:i/>
          <w:szCs w:val="28"/>
          <w:lang w:val="nl-NL"/>
        </w:rPr>
      </w:pPr>
      <w:r w:rsidRPr="00365D26">
        <w:rPr>
          <w:rFonts w:ascii="Times New Roman" w:hAnsi="Times New Roman"/>
          <w:b/>
          <w:bCs/>
          <w:i/>
          <w:szCs w:val="28"/>
          <w:lang w:val="nl-NL"/>
        </w:rPr>
        <w:t xml:space="preserve">Củng cố bài học: </w:t>
      </w:r>
      <w:r w:rsidRPr="00365D26">
        <w:rPr>
          <w:rFonts w:ascii="Times New Roman" w:hAnsi="Times New Roman"/>
          <w:bCs/>
          <w:szCs w:val="28"/>
          <w:lang w:val="nl-NL"/>
        </w:rPr>
        <w:t>Gv tổng kết kiến thức bài học</w:t>
      </w:r>
      <w:r w:rsidRPr="00365D26">
        <w:rPr>
          <w:rFonts w:ascii="Times New Roman" w:hAnsi="Times New Roman"/>
          <w:bCs/>
          <w:szCs w:val="28"/>
          <w:lang w:val="nl-NL"/>
        </w:rPr>
        <w:br/>
      </w:r>
      <w:r w:rsidRPr="00365D26">
        <w:rPr>
          <w:rFonts w:ascii="Times New Roman" w:hAnsi="Times New Roman"/>
          <w:b/>
          <w:bCs/>
          <w:i/>
          <w:szCs w:val="28"/>
          <w:lang w:val="nl-NL"/>
        </w:rPr>
        <w:t>Hoạt động tiếp nối</w:t>
      </w:r>
    </w:p>
    <w:p w:rsidR="002C29AE" w:rsidRPr="00365D26" w:rsidRDefault="002C29AE" w:rsidP="002C29AE">
      <w:pPr>
        <w:rPr>
          <w:rFonts w:ascii="Times New Roman" w:hAnsi="Times New Roman"/>
          <w:szCs w:val="28"/>
          <w:lang w:val="nl-NL"/>
        </w:rPr>
      </w:pPr>
      <w:r w:rsidRPr="00365D26">
        <w:rPr>
          <w:rFonts w:ascii="Times New Roman" w:hAnsi="Times New Roman"/>
          <w:szCs w:val="28"/>
          <w:lang w:val="nl-NL"/>
        </w:rPr>
        <w:t xml:space="preserve">   Hướng dẫn học ở nhà </w:t>
      </w:r>
    </w:p>
    <w:p w:rsidR="002C29AE" w:rsidRPr="00365D26" w:rsidRDefault="002C29AE" w:rsidP="002C29AE">
      <w:pPr>
        <w:rPr>
          <w:rFonts w:ascii="Times New Roman" w:hAnsi="Times New Roman"/>
          <w:szCs w:val="28"/>
        </w:rPr>
      </w:pPr>
      <w:r w:rsidRPr="00365D26">
        <w:rPr>
          <w:rFonts w:ascii="Times New Roman" w:hAnsi="Times New Roman"/>
          <w:szCs w:val="28"/>
        </w:rPr>
        <w:t>- Chuẩn bị bài: Tìm hiểu chung về văn bản thuyết minh.</w:t>
      </w:r>
    </w:p>
    <w:p w:rsidR="002C29AE" w:rsidRPr="00365D26" w:rsidRDefault="002C29AE" w:rsidP="002C29AE">
      <w:pPr>
        <w:rPr>
          <w:rFonts w:ascii="Times New Roman" w:hAnsi="Times New Roman"/>
          <w:szCs w:val="28"/>
        </w:rPr>
      </w:pPr>
    </w:p>
    <w:p w:rsidR="002C29AE" w:rsidRPr="00365D26" w:rsidRDefault="002C29AE" w:rsidP="002C29AE">
      <w:pPr>
        <w:rPr>
          <w:rFonts w:ascii="Times New Roman" w:hAnsi="Times New Roman"/>
          <w:szCs w:val="28"/>
        </w:rPr>
      </w:pPr>
    </w:p>
    <w:p w:rsidR="002C29AE" w:rsidRPr="00365D26" w:rsidRDefault="002C29AE" w:rsidP="002C29AE">
      <w:pPr>
        <w:jc w:val="center"/>
        <w:rPr>
          <w:rFonts w:ascii="Times New Roman" w:hAnsi="Times New Roman"/>
          <w:szCs w:val="28"/>
        </w:rPr>
      </w:pPr>
      <w:r w:rsidRPr="00365D26">
        <w:rPr>
          <w:rFonts w:ascii="Times New Roman" w:hAnsi="Times New Roman"/>
          <w:szCs w:val="28"/>
        </w:rPr>
        <w:t>* * * * * * * * *</w:t>
      </w:r>
    </w:p>
    <w:p w:rsidR="002C29AE" w:rsidRPr="00365D26" w:rsidRDefault="002C29AE" w:rsidP="002C29AE">
      <w:pPr>
        <w:rPr>
          <w:rFonts w:ascii="Times New Roman" w:hAnsi="Times New Roman"/>
        </w:rPr>
      </w:pPr>
    </w:p>
    <w:p w:rsidR="00A30F6F" w:rsidRDefault="00A30F6F" w:rsidP="00A30F6F">
      <w:pPr>
        <w:rPr>
          <w:rFonts w:ascii="Times New Roman" w:hAnsi="Times New Roman"/>
          <w:b/>
        </w:rPr>
      </w:pPr>
    </w:p>
    <w:p w:rsidR="00A30F6F" w:rsidRDefault="00A30F6F" w:rsidP="00A30F6F">
      <w:pPr>
        <w:rPr>
          <w:rFonts w:ascii="Times New Roman" w:hAnsi="Times New Roman"/>
          <w:b/>
        </w:rPr>
      </w:pPr>
    </w:p>
    <w:p w:rsidR="00BF23D8" w:rsidRDefault="00BF23D8" w:rsidP="00365D26">
      <w:pPr>
        <w:jc w:val="both"/>
        <w:rPr>
          <w:rFonts w:ascii="Times New Roman" w:hAnsi="Times New Roman"/>
          <w:b/>
          <w:bCs/>
          <w:i/>
          <w:sz w:val="24"/>
          <w:lang w:val="nl-NL"/>
        </w:rPr>
      </w:pPr>
    </w:p>
    <w:p w:rsidR="00BF23D8" w:rsidRPr="00365D26" w:rsidRDefault="00BF23D8" w:rsidP="00365D26">
      <w:pPr>
        <w:jc w:val="both"/>
        <w:rPr>
          <w:rFonts w:ascii="Times New Roman" w:hAnsi="Times New Roman"/>
          <w:b/>
          <w:bCs/>
          <w:i/>
          <w:sz w:val="24"/>
          <w:lang w:val="nl-NL"/>
        </w:rPr>
      </w:pPr>
    </w:p>
    <w:p w:rsidR="00365D26" w:rsidRPr="00365D26" w:rsidRDefault="00365D26" w:rsidP="00365D26">
      <w:pPr>
        <w:jc w:val="both"/>
        <w:rPr>
          <w:rFonts w:ascii="Times New Roman" w:hAnsi="Times New Roman"/>
          <w:b/>
          <w:bCs/>
          <w:i/>
          <w:sz w:val="24"/>
          <w:lang w:val="nl-NL"/>
        </w:rPr>
      </w:pPr>
    </w:p>
    <w:p w:rsidR="00365D26" w:rsidRPr="00365D26" w:rsidRDefault="00365D26" w:rsidP="00365D26">
      <w:pPr>
        <w:jc w:val="both"/>
        <w:rPr>
          <w:rFonts w:ascii="Times New Roman" w:hAnsi="Times New Roman"/>
          <w:b/>
          <w:bCs/>
          <w:i/>
          <w:sz w:val="24"/>
          <w:lang w:val="nl-NL"/>
        </w:rPr>
      </w:pPr>
    </w:p>
    <w:p w:rsidR="00365D26" w:rsidRPr="00365D26" w:rsidRDefault="00A30F6F" w:rsidP="00365D26">
      <w:pPr>
        <w:rPr>
          <w:rFonts w:ascii="Times New Roman" w:hAnsi="Times New Roman"/>
          <w:b/>
          <w:szCs w:val="28"/>
        </w:rPr>
      </w:pPr>
      <w:r>
        <w:rPr>
          <w:rFonts w:ascii="Times New Roman" w:hAnsi="Times New Roman"/>
          <w:b/>
          <w:szCs w:val="28"/>
        </w:rPr>
        <w:t>Tiết 42</w:t>
      </w:r>
      <w:r w:rsidR="00365D26" w:rsidRPr="00365D26">
        <w:rPr>
          <w:rFonts w:ascii="Times New Roman" w:hAnsi="Times New Roman"/>
          <w:b/>
          <w:szCs w:val="28"/>
        </w:rPr>
        <w:t xml:space="preserve">: </w:t>
      </w:r>
    </w:p>
    <w:p w:rsidR="00365D26" w:rsidRPr="00365D26" w:rsidRDefault="00365D26" w:rsidP="00365D26">
      <w:pPr>
        <w:jc w:val="center"/>
        <w:rPr>
          <w:rFonts w:ascii="Times New Roman" w:hAnsi="Times New Roman"/>
          <w:b/>
          <w:bCs/>
          <w:i/>
          <w:sz w:val="52"/>
          <w:szCs w:val="52"/>
        </w:rPr>
      </w:pPr>
      <w:r w:rsidRPr="00365D26">
        <w:rPr>
          <w:rFonts w:ascii="Times New Roman" w:hAnsi="Times New Roman"/>
          <w:b/>
          <w:bCs/>
          <w:i/>
          <w:sz w:val="52"/>
          <w:szCs w:val="52"/>
        </w:rPr>
        <w:t>Tình thái từ</w:t>
      </w:r>
    </w:p>
    <w:p w:rsidR="00365D26" w:rsidRPr="00365D26" w:rsidRDefault="00365D26" w:rsidP="00C87512">
      <w:pPr>
        <w:keepNext/>
        <w:keepLines/>
        <w:jc w:val="both"/>
        <w:outlineLvl w:val="5"/>
        <w:rPr>
          <w:rFonts w:ascii="Times New Roman" w:eastAsiaTheme="majorEastAsia" w:hAnsi="Times New Roman"/>
          <w:b/>
          <w:iCs/>
          <w:color w:val="000000" w:themeColor="text1"/>
        </w:rPr>
      </w:pPr>
      <w:r w:rsidRPr="00365D26">
        <w:rPr>
          <w:rFonts w:ascii="Times New Roman" w:eastAsiaTheme="majorEastAsia" w:hAnsi="Times New Roman"/>
          <w:b/>
          <w:iCs/>
          <w:color w:val="000000" w:themeColor="text1"/>
        </w:rPr>
        <w:t>I. Mục tiêu bài học:</w:t>
      </w:r>
    </w:p>
    <w:p w:rsidR="00365D26" w:rsidRPr="00365D26" w:rsidRDefault="00365D26" w:rsidP="00C87512">
      <w:pPr>
        <w:keepNext/>
        <w:keepLines/>
        <w:jc w:val="both"/>
        <w:outlineLvl w:val="5"/>
        <w:rPr>
          <w:rFonts w:ascii="Times New Roman" w:eastAsiaTheme="majorEastAsia" w:hAnsi="Times New Roman"/>
          <w:b/>
          <w:iCs/>
          <w:color w:val="000000" w:themeColor="text1"/>
          <w:szCs w:val="28"/>
        </w:rPr>
      </w:pPr>
      <w:r w:rsidRPr="00365D26">
        <w:rPr>
          <w:rFonts w:ascii="Times New Roman" w:eastAsiaTheme="majorEastAsia" w:hAnsi="Times New Roman"/>
          <w:b/>
          <w:iCs/>
          <w:color w:val="000000" w:themeColor="text1"/>
          <w:sz w:val="32"/>
        </w:rPr>
        <w:t xml:space="preserve">  </w:t>
      </w:r>
      <w:r w:rsidRPr="00365D26">
        <w:rPr>
          <w:rFonts w:ascii="Times New Roman" w:eastAsiaTheme="majorEastAsia" w:hAnsi="Times New Roman"/>
          <w:b/>
          <w:iCs/>
          <w:color w:val="000000" w:themeColor="text1"/>
          <w:szCs w:val="28"/>
        </w:rPr>
        <w:t>1. Về kiến thức:</w:t>
      </w:r>
    </w:p>
    <w:p w:rsidR="00365D26" w:rsidRPr="00365D26" w:rsidRDefault="00365D26" w:rsidP="00C87512">
      <w:pPr>
        <w:jc w:val="both"/>
        <w:rPr>
          <w:rFonts w:ascii="Times New Roman" w:hAnsi="Times New Roman"/>
        </w:rPr>
      </w:pPr>
      <w:r w:rsidRPr="00365D26">
        <w:rPr>
          <w:rFonts w:ascii="Times New Roman" w:hAnsi="Times New Roman"/>
        </w:rPr>
        <w:t xml:space="preserve">      - Hiểu được thế nào là tình thái từ.</w:t>
      </w:r>
    </w:p>
    <w:p w:rsidR="00365D26" w:rsidRPr="00365D26" w:rsidRDefault="00365D26" w:rsidP="00C87512">
      <w:pPr>
        <w:jc w:val="both"/>
        <w:rPr>
          <w:rFonts w:ascii="Times New Roman" w:hAnsi="Times New Roman"/>
        </w:rPr>
      </w:pPr>
      <w:r w:rsidRPr="00365D26">
        <w:rPr>
          <w:rFonts w:ascii="Times New Roman" w:hAnsi="Times New Roman"/>
        </w:rPr>
        <w:lastRenderedPageBreak/>
        <w:t xml:space="preserve">      - Biết sử dụng tình thái từ phù hợp với tình huống giao tiếp.</w:t>
      </w:r>
    </w:p>
    <w:p w:rsidR="00365D26" w:rsidRPr="00365D26" w:rsidRDefault="00365D26" w:rsidP="00C87512">
      <w:pPr>
        <w:jc w:val="both"/>
        <w:rPr>
          <w:rFonts w:ascii="Times New Roman" w:hAnsi="Times New Roman"/>
          <w:b/>
        </w:rPr>
      </w:pPr>
      <w:r w:rsidRPr="00365D26">
        <w:rPr>
          <w:rFonts w:ascii="Times New Roman" w:hAnsi="Times New Roman"/>
          <w:b/>
        </w:rPr>
        <w:t xml:space="preserve">   2. Về kĩ năng: </w:t>
      </w:r>
    </w:p>
    <w:p w:rsidR="00365D26" w:rsidRPr="00365D26" w:rsidRDefault="00365D26" w:rsidP="00C87512">
      <w:pPr>
        <w:jc w:val="both"/>
        <w:rPr>
          <w:rFonts w:ascii="Times New Roman" w:hAnsi="Times New Roman"/>
        </w:rPr>
      </w:pPr>
      <w:r w:rsidRPr="00365D26">
        <w:rPr>
          <w:rFonts w:ascii="Times New Roman" w:hAnsi="Times New Roman"/>
        </w:rPr>
        <w:t xml:space="preserve">        Biết rèn kĩ năng sử dụng tình thái từ có hiệu quả trong giao tiếp.</w:t>
      </w:r>
    </w:p>
    <w:p w:rsidR="00365D26" w:rsidRPr="00365D26" w:rsidRDefault="00365D26" w:rsidP="00C87512">
      <w:pPr>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3.Về thái độ:</w:t>
      </w:r>
    </w:p>
    <w:p w:rsidR="00365D26" w:rsidRPr="00C87512" w:rsidRDefault="00365D26" w:rsidP="00C87512">
      <w:pPr>
        <w:jc w:val="both"/>
        <w:rPr>
          <w:rFonts w:ascii="Times New Roman" w:hAnsi="Times New Roman"/>
          <w:spacing w:val="-8"/>
        </w:rPr>
      </w:pPr>
      <w:r w:rsidRPr="00365D26">
        <w:rPr>
          <w:rFonts w:ascii="Times New Roman" w:hAnsi="Times New Roman"/>
        </w:rPr>
        <w:t xml:space="preserve">       </w:t>
      </w:r>
      <w:r w:rsidRPr="00C87512">
        <w:rPr>
          <w:rFonts w:ascii="Times New Roman" w:hAnsi="Times New Roman"/>
          <w:spacing w:val="-8"/>
        </w:rPr>
        <w:t>Cần có ý thức, nắm được tầm quan trọng và yêu cầu của thói quen giao tiếp có văn hóa.</w:t>
      </w:r>
    </w:p>
    <w:p w:rsidR="00365D26" w:rsidRPr="00365D26" w:rsidRDefault="00365D26" w:rsidP="00C87512">
      <w:pPr>
        <w:jc w:val="both"/>
        <w:rPr>
          <w:rFonts w:ascii="Times New Roman" w:hAnsi="Times New Roman"/>
          <w:b/>
          <w:szCs w:val="28"/>
        </w:rPr>
      </w:pPr>
      <w:r w:rsidRPr="00365D26">
        <w:rPr>
          <w:rFonts w:ascii="Times New Roman" w:hAnsi="Times New Roman"/>
          <w:b/>
          <w:szCs w:val="28"/>
        </w:rPr>
        <w:t>II. Chuẩn bị của giáo viên và học sinh:</w:t>
      </w:r>
    </w:p>
    <w:p w:rsidR="00365D26" w:rsidRPr="00365D26" w:rsidRDefault="00365D26" w:rsidP="00C87512">
      <w:pPr>
        <w:jc w:val="both"/>
        <w:rPr>
          <w:rFonts w:ascii="Times New Roman" w:hAnsi="Times New Roman"/>
        </w:rPr>
      </w:pPr>
      <w:r w:rsidRPr="00365D26">
        <w:rPr>
          <w:rFonts w:ascii="Times New Roman" w:hAnsi="Times New Roman"/>
        </w:rPr>
        <w:t xml:space="preserve">     </w:t>
      </w:r>
      <w:r w:rsidRPr="00365D26">
        <w:rPr>
          <w:rFonts w:ascii="Times New Roman" w:hAnsi="Times New Roman"/>
          <w:b/>
        </w:rPr>
        <w:t>1- Giáo viên:</w:t>
      </w:r>
      <w:r w:rsidRPr="00365D26">
        <w:rPr>
          <w:rFonts w:ascii="Times New Roman" w:hAnsi="Times New Roman"/>
        </w:rPr>
        <w:t xml:space="preserve"> Chuẩn bị nội dung lên lớp, bảng phụ.</w:t>
      </w:r>
    </w:p>
    <w:p w:rsidR="00365D26" w:rsidRPr="00365D26" w:rsidRDefault="00365D26" w:rsidP="00C87512">
      <w:pPr>
        <w:jc w:val="both"/>
        <w:rPr>
          <w:rFonts w:ascii="Times New Roman" w:hAnsi="Times New Roman"/>
        </w:rPr>
      </w:pPr>
      <w:r w:rsidRPr="00365D26">
        <w:rPr>
          <w:rFonts w:ascii="Times New Roman" w:hAnsi="Times New Roman"/>
          <w:b/>
        </w:rPr>
        <w:t xml:space="preserve">     2- Học sinh:</w:t>
      </w:r>
      <w:r w:rsidRPr="00365D26">
        <w:rPr>
          <w:rFonts w:ascii="Times New Roman" w:hAnsi="Times New Roman"/>
        </w:rPr>
        <w:t xml:space="preserve"> Chuẩn bị bài theo hướng dẫn.</w:t>
      </w:r>
    </w:p>
    <w:p w:rsidR="00365D26" w:rsidRPr="00C87512" w:rsidRDefault="00365D26" w:rsidP="00C87512">
      <w:pPr>
        <w:jc w:val="both"/>
        <w:rPr>
          <w:rFonts w:ascii="Times New Roman" w:hAnsi="Times New Roman"/>
          <w:b/>
          <w:szCs w:val="28"/>
        </w:rPr>
      </w:pPr>
      <w:r w:rsidRPr="00365D26">
        <w:rPr>
          <w:rFonts w:ascii="Times New Roman" w:hAnsi="Times New Roman"/>
          <w:b/>
          <w:bCs/>
        </w:rPr>
        <w:t>III. Phương pháp dạy học:</w:t>
      </w:r>
      <w:r w:rsidRPr="00365D26">
        <w:rPr>
          <w:rFonts w:ascii="Times New Roman" w:hAnsi="Times New Roman"/>
          <w:szCs w:val="28"/>
        </w:rPr>
        <w:t xml:space="preserve"> V</w:t>
      </w:r>
      <w:r w:rsidR="00C87512">
        <w:rPr>
          <w:rFonts w:ascii="Times New Roman" w:hAnsi="Times New Roman"/>
          <w:szCs w:val="28"/>
        </w:rPr>
        <w:t>ấn đáp, thảo luận, thuyết trì</w:t>
      </w:r>
      <w:r w:rsidRPr="00365D26">
        <w:rPr>
          <w:rFonts w:ascii="Times New Roman" w:hAnsi="Times New Roman"/>
          <w:szCs w:val="28"/>
        </w:rPr>
        <w:t>nh</w:t>
      </w:r>
    </w:p>
    <w:p w:rsidR="00365D26" w:rsidRPr="00365D26" w:rsidRDefault="00365D26" w:rsidP="00C87512">
      <w:pPr>
        <w:jc w:val="both"/>
        <w:rPr>
          <w:rFonts w:ascii="Times New Roman" w:hAnsi="Times New Roman"/>
          <w:b/>
          <w:bCs/>
        </w:rPr>
      </w:pPr>
      <w:r w:rsidRPr="00365D26">
        <w:rPr>
          <w:rFonts w:ascii="Times New Roman" w:hAnsi="Times New Roman"/>
          <w:b/>
          <w:bCs/>
        </w:rPr>
        <w:t xml:space="preserve">IV. Tiến trình dạy </w:t>
      </w:r>
      <w:r w:rsidRPr="00365D26">
        <w:rPr>
          <w:rFonts w:ascii="Arial" w:hAnsi="Arial" w:cs="Arial"/>
          <w:b/>
          <w:bCs/>
        </w:rPr>
        <w:t>–</w:t>
      </w:r>
      <w:r w:rsidRPr="00365D26">
        <w:rPr>
          <w:rFonts w:ascii="Times New Roman" w:hAnsi="Times New Roman"/>
          <w:b/>
          <w:bCs/>
        </w:rPr>
        <w:t xml:space="preserve"> học:</w:t>
      </w:r>
    </w:p>
    <w:p w:rsidR="00C87512" w:rsidRDefault="00C87512" w:rsidP="00C87512">
      <w:pPr>
        <w:ind w:left="720"/>
        <w:contextualSpacing/>
        <w:jc w:val="both"/>
        <w:rPr>
          <w:rFonts w:ascii="Times New Roman" w:hAnsi="Times New Roman"/>
          <w:b/>
          <w:szCs w:val="28"/>
        </w:rPr>
      </w:pPr>
      <w:r>
        <w:rPr>
          <w:rFonts w:ascii="Times New Roman" w:hAnsi="Times New Roman"/>
          <w:b/>
          <w:szCs w:val="28"/>
        </w:rPr>
        <w:t>HOẠT ĐỘNG 1: KHỞI ĐỘNG</w:t>
      </w:r>
    </w:p>
    <w:p w:rsidR="00365D26" w:rsidRPr="00365D26" w:rsidRDefault="00365D26" w:rsidP="00C87512">
      <w:pPr>
        <w:ind w:firstLine="720"/>
        <w:contextualSpacing/>
        <w:jc w:val="both"/>
        <w:rPr>
          <w:rFonts w:ascii="Times New Roman" w:hAnsi="Times New Roman"/>
        </w:rPr>
      </w:pPr>
      <w:r w:rsidRPr="00365D26">
        <w:rPr>
          <w:rFonts w:ascii="Times New Roman" w:hAnsi="Times New Roman"/>
          <w:b/>
          <w:bCs/>
        </w:rPr>
        <w:t>Kiểm tra bài cũ:</w:t>
      </w:r>
    </w:p>
    <w:p w:rsidR="00365D26" w:rsidRPr="00365D26" w:rsidRDefault="00365D26" w:rsidP="00C87512">
      <w:pPr>
        <w:jc w:val="both"/>
        <w:rPr>
          <w:rFonts w:ascii="Times New Roman" w:hAnsi="Times New Roman"/>
        </w:rPr>
      </w:pPr>
      <w:r w:rsidRPr="00365D26">
        <w:rPr>
          <w:rFonts w:ascii="Times New Roman" w:hAnsi="Times New Roman"/>
        </w:rPr>
        <w:tab/>
        <w:t>? Thế nào là trợ từ, thán từ? Làm bài tập 5 sgk- 72</w:t>
      </w:r>
    </w:p>
    <w:p w:rsidR="00365D26" w:rsidRPr="00365D26" w:rsidRDefault="00365D26" w:rsidP="00C87512">
      <w:pPr>
        <w:ind w:left="720"/>
        <w:contextualSpacing/>
        <w:jc w:val="both"/>
        <w:rPr>
          <w:rFonts w:ascii="Times New Roman" w:hAnsi="Times New Roman"/>
        </w:rPr>
      </w:pPr>
      <w:r w:rsidRPr="00365D26">
        <w:rPr>
          <w:rFonts w:ascii="Times New Roman" w:hAnsi="Times New Roman"/>
          <w:b/>
          <w:bCs/>
          <w:i/>
        </w:rPr>
        <w:t>Giới thiệu và dạy bài học mới:</w:t>
      </w:r>
    </w:p>
    <w:p w:rsidR="00365D26" w:rsidRPr="00365D26" w:rsidRDefault="00365D26" w:rsidP="00C87512">
      <w:pPr>
        <w:jc w:val="both"/>
        <w:rPr>
          <w:rFonts w:ascii="Times New Roman" w:hAnsi="Times New Roman"/>
        </w:rPr>
      </w:pPr>
      <w:r w:rsidRPr="00365D26">
        <w:rPr>
          <w:rFonts w:ascii="Times New Roman" w:hAnsi="Times New Roman"/>
        </w:rPr>
        <w:t xml:space="preserve">         Trong mọi tình huống giao tiếp chúng ta không chỉ sử dụng đơn thuần câu đầy đủ chủ ngữ  và vị ngữ là đã đạt được hiệu quả giao tiếp. Mà trong từng tình huố</w:t>
      </w:r>
      <w:r w:rsidR="00C87512">
        <w:rPr>
          <w:rFonts w:ascii="Times New Roman" w:hAnsi="Times New Roman"/>
        </w:rPr>
        <w:t>ng giao tiếp cụ thể người nói (viết</w:t>
      </w:r>
      <w:r w:rsidRPr="00365D26">
        <w:rPr>
          <w:rFonts w:ascii="Times New Roman" w:hAnsi="Times New Roman"/>
        </w:rPr>
        <w:t>) còn sử dụng một số  từ ngữ có tính chất bộ lộ cảm xúc và cụ thể các từ đó được sử dụng như thế nào và ý nghĩa của chúng ra sao chúng ta cùng tìm hiểu.</w:t>
      </w:r>
    </w:p>
    <w:p w:rsidR="00365D26" w:rsidRPr="00365D26" w:rsidRDefault="00365D26" w:rsidP="00C87512">
      <w:pPr>
        <w:jc w:val="both"/>
        <w:rPr>
          <w:rFonts w:ascii="Times New Roman" w:hAnsi="Times New Roman"/>
          <w:sz w:val="2"/>
        </w:rPr>
      </w:pPr>
    </w:p>
    <w:p w:rsidR="00365D26" w:rsidRPr="00365D26" w:rsidRDefault="00C87512" w:rsidP="00C87512">
      <w:pPr>
        <w:tabs>
          <w:tab w:val="left" w:pos="60"/>
        </w:tabs>
        <w:jc w:val="both"/>
        <w:rPr>
          <w:rFonts w:ascii="Times New Roman" w:hAnsi="Times New Roman"/>
          <w:szCs w:val="28"/>
        </w:rPr>
      </w:pPr>
      <w:r>
        <w:rPr>
          <w:rFonts w:ascii="Times New Roman" w:hAnsi="Times New Roman"/>
          <w:b/>
          <w:szCs w:val="28"/>
        </w:rPr>
        <w:t>HOẠT ĐỘNG 2</w:t>
      </w:r>
      <w:r w:rsidR="00365D26" w:rsidRPr="00365D26">
        <w:rPr>
          <w:rFonts w:ascii="Times New Roman" w:hAnsi="Times New Roman"/>
          <w:b/>
          <w:szCs w:val="28"/>
        </w:rPr>
        <w:t xml:space="preserve">: </w:t>
      </w:r>
      <w:r>
        <w:rPr>
          <w:rFonts w:ascii="Times New Roman" w:hAnsi="Times New Roman"/>
          <w:szCs w:val="28"/>
        </w:rPr>
        <w:t>Hướng dẫn học sinh tìm hiểu chức năng của tình thá</w:t>
      </w:r>
      <w:r w:rsidR="00365D26" w:rsidRPr="00365D26">
        <w:rPr>
          <w:rFonts w:ascii="Times New Roman" w:hAnsi="Times New Roman"/>
          <w:szCs w:val="28"/>
        </w:rPr>
        <w:t>i từ.</w:t>
      </w:r>
    </w:p>
    <w:p w:rsidR="00365D26" w:rsidRPr="00365D26" w:rsidRDefault="00C87512" w:rsidP="00C87512">
      <w:pPr>
        <w:tabs>
          <w:tab w:val="left" w:pos="60"/>
        </w:tabs>
        <w:jc w:val="both"/>
        <w:rPr>
          <w:rFonts w:ascii="Times New Roman" w:hAnsi="Times New Roman"/>
          <w:szCs w:val="28"/>
        </w:rPr>
      </w:pPr>
      <w:r>
        <w:rPr>
          <w:rFonts w:ascii="Times New Roman" w:hAnsi="Times New Roman"/>
          <w:b/>
          <w:szCs w:val="28"/>
        </w:rPr>
        <w:t>+ Mục tiê</w:t>
      </w:r>
      <w:r w:rsidR="00365D26" w:rsidRPr="00365D26">
        <w:rPr>
          <w:rFonts w:ascii="Times New Roman" w:hAnsi="Times New Roman"/>
          <w:b/>
          <w:szCs w:val="28"/>
        </w:rPr>
        <w:t xml:space="preserve">u: </w:t>
      </w:r>
      <w:r>
        <w:rPr>
          <w:rFonts w:ascii="Times New Roman" w:hAnsi="Times New Roman"/>
          <w:szCs w:val="28"/>
        </w:rPr>
        <w:t>Nắm được thế nào là tình thá</w:t>
      </w:r>
      <w:r w:rsidR="00365D26" w:rsidRPr="00365D26">
        <w:rPr>
          <w:rFonts w:ascii="Times New Roman" w:hAnsi="Times New Roman"/>
          <w:szCs w:val="28"/>
        </w:rPr>
        <w:t>i từ.</w:t>
      </w:r>
    </w:p>
    <w:p w:rsidR="00365D26" w:rsidRPr="00365D26" w:rsidRDefault="00365D26" w:rsidP="00C87512">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thảo luận.</w:t>
      </w:r>
    </w:p>
    <w:p w:rsidR="00365D26" w:rsidRPr="00365D26" w:rsidRDefault="00C87512" w:rsidP="00C87512">
      <w:pPr>
        <w:tabs>
          <w:tab w:val="left" w:pos="60"/>
        </w:tabs>
        <w:jc w:val="both"/>
        <w:rPr>
          <w:rFonts w:ascii="Times New Roman" w:hAnsi="Times New Roman"/>
          <w:szCs w:val="28"/>
        </w:rPr>
      </w:pPr>
      <w:r>
        <w:rPr>
          <w:rFonts w:ascii="Times New Roman" w:hAnsi="Times New Roman"/>
          <w:b/>
          <w:szCs w:val="28"/>
        </w:rPr>
        <w:t>+ Hì</w:t>
      </w:r>
      <w:r w:rsidR="00365D26" w:rsidRPr="00365D26">
        <w:rPr>
          <w:rFonts w:ascii="Times New Roman" w:hAnsi="Times New Roman"/>
          <w:b/>
          <w:szCs w:val="28"/>
        </w:rPr>
        <w:t xml:space="preserve">nh thức tổ chức dạy học: </w:t>
      </w:r>
      <w:r w:rsidR="00365D26" w:rsidRPr="00365D26">
        <w:rPr>
          <w:rFonts w:ascii="Times New Roman" w:hAnsi="Times New Roman"/>
          <w:szCs w:val="28"/>
        </w:rPr>
        <w:t>Toàn lớp</w:t>
      </w:r>
    </w:p>
    <w:p w:rsidR="00365D26" w:rsidRPr="00365D26" w:rsidRDefault="00365D26" w:rsidP="00C87512">
      <w:pPr>
        <w:jc w:val="both"/>
        <w:rPr>
          <w:rFonts w:ascii="Times New Roman" w:hAnsi="Times New Roman"/>
          <w:szCs w:val="28"/>
        </w:rPr>
      </w:pPr>
      <w:r w:rsidRPr="00365D26">
        <w:rPr>
          <w:rFonts w:ascii="Times New Roman" w:hAnsi="Times New Roman"/>
          <w:b/>
          <w:szCs w:val="28"/>
        </w:rPr>
        <w:t xml:space="preserve">+  Thời gian: </w:t>
      </w:r>
      <w:r w:rsidR="00C87512">
        <w:rPr>
          <w:rFonts w:ascii="Times New Roman" w:hAnsi="Times New Roman"/>
          <w:szCs w:val="28"/>
        </w:rPr>
        <w:t>7 phú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92"/>
        <w:gridCol w:w="3192"/>
        <w:gridCol w:w="3804"/>
      </w:tblGrid>
      <w:tr w:rsidR="00365D26" w:rsidRPr="00365D26" w:rsidTr="007305D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w:t>
            </w:r>
            <w:r w:rsidR="007305DC">
              <w:rPr>
                <w:rFonts w:ascii="Times New Roman" w:hAnsi="Times New Roman"/>
                <w:b/>
                <w:kern w:val="1"/>
                <w:szCs w:val="28"/>
              </w:rPr>
              <w:t>a 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7305DC">
        <w:tc>
          <w:tcPr>
            <w:tcW w:w="3192" w:type="dxa"/>
          </w:tcPr>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rPr>
              <w:t>GV đọc các bài tập – 80</w:t>
            </w:r>
          </w:p>
          <w:p w:rsidR="00365D26" w:rsidRPr="00365D26" w:rsidRDefault="00365D26" w:rsidP="00365D26">
            <w:pPr>
              <w:spacing w:before="120" w:after="120"/>
              <w:jc w:val="both"/>
              <w:rPr>
                <w:rFonts w:ascii="Times New Roman" w:hAnsi="Times New Roman"/>
                <w:b/>
                <w:i/>
                <w:lang w:val="nl-NL"/>
              </w:rPr>
            </w:pPr>
            <w:r w:rsidRPr="00365D26">
              <w:rPr>
                <w:rFonts w:ascii="Times New Roman" w:hAnsi="Times New Roman"/>
                <w:b/>
                <w:i/>
              </w:rPr>
              <w:t xml:space="preserve">  </w:t>
            </w:r>
            <w:r w:rsidRPr="00365D26">
              <w:rPr>
                <w:rFonts w:ascii="Times New Roman" w:hAnsi="Times New Roman"/>
                <w:b/>
                <w:i/>
                <w:lang w:val="nl-NL"/>
              </w:rPr>
              <w:t>? Các câu có chứa từ in đậm trong các ví dụ thuộc kiểu câu gì?</w:t>
            </w:r>
          </w:p>
          <w:p w:rsidR="00365D26" w:rsidRPr="00365D26" w:rsidRDefault="00365D26" w:rsidP="00365D26">
            <w:pPr>
              <w:spacing w:before="120" w:after="120"/>
              <w:jc w:val="both"/>
              <w:rPr>
                <w:rFonts w:ascii="Times New Roman" w:hAnsi="Times New Roman"/>
                <w:b/>
                <w:i/>
                <w:lang w:val="nl-NL"/>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lang w:val="nl-NL"/>
              </w:rPr>
              <w:t xml:space="preserve">  </w:t>
            </w:r>
            <w:r w:rsidRPr="00365D26">
              <w:rPr>
                <w:rFonts w:ascii="Times New Roman" w:hAnsi="Times New Roman"/>
                <w:b/>
                <w:i/>
              </w:rPr>
              <w:t>? Nếu bỏ từ in đậm đi thì ý nghĩa của các câu có gì thay đổi?</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Các từ in đậm có tác dụng gì trong các ví dụ?</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GV đọc câu d.</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Từ </w:t>
            </w:r>
            <w:r w:rsidRPr="00365D26">
              <w:rPr>
                <w:rFonts w:ascii="Times New Roman" w:hAnsi="Times New Roman"/>
                <w:b/>
                <w:bCs/>
                <w:i/>
              </w:rPr>
              <w:t>ạ</w:t>
            </w:r>
            <w:r w:rsidRPr="00365D26">
              <w:rPr>
                <w:rFonts w:ascii="Times New Roman" w:hAnsi="Times New Roman"/>
                <w:b/>
                <w:i/>
              </w:rPr>
              <w:t xml:space="preserve"> ở câu d thể hiện sắc thái tình cảm gì của người nói?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lastRenderedPageBreak/>
              <w:t xml:space="preserve"> GVKQ: Như vậy các từ như </w:t>
            </w:r>
            <w:r w:rsidRPr="00365D26">
              <w:rPr>
                <w:rFonts w:ascii="Times New Roman" w:hAnsi="Times New Roman"/>
                <w:b/>
                <w:bCs/>
              </w:rPr>
              <w:t>à, đi, thay, ạ</w:t>
            </w:r>
            <w:r w:rsidRPr="00365D26">
              <w:rPr>
                <w:rFonts w:ascii="Times New Roman" w:hAnsi="Times New Roman"/>
              </w:rPr>
              <w:t xml:space="preserve"> trong 4 câu trên được gọi là tình thái từ.</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b/>
              </w:rPr>
              <w:t xml:space="preserve">  </w:t>
            </w:r>
            <w:r w:rsidRPr="00365D26">
              <w:rPr>
                <w:rFonts w:ascii="Times New Roman" w:hAnsi="Times New Roman"/>
                <w:b/>
                <w:i/>
              </w:rPr>
              <w:t>? Thế nào là tình thái từ?  Chức năng của tình thái từ?</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w:t>
            </w:r>
          </w:p>
          <w:p w:rsidR="00365D26" w:rsidRPr="00365D26" w:rsidRDefault="00365D26" w:rsidP="00365D26">
            <w:pPr>
              <w:spacing w:before="120" w:after="120"/>
              <w:jc w:val="both"/>
              <w:rPr>
                <w:rFonts w:ascii="Times New Roman" w:hAnsi="Times New Roman"/>
                <w:b/>
                <w:i/>
              </w:rPr>
            </w:pPr>
          </w:p>
          <w:p w:rsidR="00365D26" w:rsidRPr="00365D26" w:rsidRDefault="00365D26" w:rsidP="00365D26">
            <w:pPr>
              <w:spacing w:before="120" w:after="120"/>
              <w:jc w:val="both"/>
              <w:rPr>
                <w:rFonts w:ascii="Times New Roman" w:hAnsi="Times New Roman"/>
                <w:b/>
                <w:i/>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Để tạo dạng câu nghi vấn, câu cầu khiến và câu cảm thán người ta thường dùng các tình thái như thế nào?</w:t>
            </w:r>
          </w:p>
          <w:p w:rsidR="00365D26" w:rsidRPr="00365D26" w:rsidRDefault="00365D26" w:rsidP="00365D26">
            <w:pPr>
              <w:spacing w:before="120" w:after="120"/>
              <w:jc w:val="both"/>
              <w:rPr>
                <w:rFonts w:ascii="Times New Roman" w:hAnsi="Times New Roman"/>
                <w:b/>
                <w:i/>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ml:space="preserve"> ? Tình thái biểu cảm thường thể hiện qua các từ nào?</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Có mấy loại tình thái thường dùng?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GVKQ toàn phần rút ra ghi nhớ.</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GV cho hs làm bài tập vận dụng.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tabs>
                <w:tab w:val="left" w:pos="2838"/>
              </w:tabs>
              <w:rPr>
                <w:rFonts w:ascii="Times New Roman" w:hAnsi="Times New Roman"/>
              </w:rPr>
            </w:pPr>
          </w:p>
        </w:tc>
        <w:tc>
          <w:tcPr>
            <w:tcW w:w="3192" w:type="dxa"/>
          </w:tcPr>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đọc bài tập</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Nhận xét</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Suy nghĩ nêu ý kiến nhận xét.</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HS độc lập trả lời</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quan sát câu d.</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khái quát trả lời độc lập</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Thảo luận</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Nhận xét kết luận.</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khái quát.</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đọc ghi nhớ sgk- 81</w:t>
            </w:r>
          </w:p>
          <w:p w:rsidR="00365D26" w:rsidRPr="00365D26" w:rsidRDefault="00365D26" w:rsidP="00365D26">
            <w:pPr>
              <w:tabs>
                <w:tab w:val="left" w:pos="2838"/>
              </w:tabs>
              <w:rPr>
                <w:rFonts w:ascii="Times New Roman" w:hAnsi="Times New Roman"/>
              </w:rPr>
            </w:pPr>
          </w:p>
        </w:tc>
        <w:tc>
          <w:tcPr>
            <w:tcW w:w="3804" w:type="dxa"/>
          </w:tcPr>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lastRenderedPageBreak/>
              <w:t>I. Chức năng của tình thái từ</w:t>
            </w:r>
          </w:p>
          <w:p w:rsidR="00365D26" w:rsidRPr="00365D26" w:rsidRDefault="00365D26" w:rsidP="00365D26">
            <w:pPr>
              <w:spacing w:before="120" w:after="120"/>
              <w:jc w:val="both"/>
              <w:rPr>
                <w:rFonts w:ascii="Times New Roman" w:hAnsi="Times New Roman"/>
                <w:i/>
                <w:lang w:val="nl-NL"/>
              </w:rPr>
            </w:pPr>
            <w:r w:rsidRPr="00365D26">
              <w:rPr>
                <w:rFonts w:ascii="Times New Roman" w:hAnsi="Times New Roman"/>
                <w:b/>
                <w:bCs/>
                <w:i/>
                <w:u w:val="single"/>
                <w:lang w:val="nl-NL"/>
              </w:rPr>
              <w:t>1.Bài tập sgk- 80</w:t>
            </w:r>
            <w:r w:rsidRPr="00365D26">
              <w:rPr>
                <w:rFonts w:ascii="Times New Roman" w:hAnsi="Times New Roman"/>
                <w:i/>
                <w:lang w:val="nl-NL"/>
              </w:rPr>
              <w:t>.</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a. Câu hỏi</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b. Câu cầu khiến.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c. Câu cảm thán.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Bỏ từ in đậm thì các câu không còn mang ý nghĩa cầu khiến, cảm thán nữa.</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 Các từ in đậm được thêm vào câu để cấu tạo  nên câu cầu khiến, nghi vấn, cảm thán.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(câu chia theo mục đích nói)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Từ </w:t>
            </w:r>
            <w:r w:rsidRPr="00365D26">
              <w:rPr>
                <w:rFonts w:ascii="Times New Roman" w:hAnsi="Times New Roman"/>
                <w:b/>
                <w:bCs/>
              </w:rPr>
              <w:t>ạ</w:t>
            </w:r>
            <w:r w:rsidRPr="00365D26">
              <w:rPr>
                <w:rFonts w:ascii="Times New Roman" w:hAnsi="Times New Roman"/>
              </w:rPr>
              <w:t xml:space="preserve"> biểu thị thái độ tình cảm tôn trọng của người nói với người nghe.</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Tình thái từ là những từ được thêm vào câu để cấu tạo câu chia theo mục đích nói: Nghi </w:t>
            </w:r>
            <w:r w:rsidRPr="00365D26">
              <w:rPr>
                <w:rFonts w:ascii="Times New Roman" w:hAnsi="Times New Roman"/>
              </w:rPr>
              <w:lastRenderedPageBreak/>
              <w:t>vấn, cầu khiến, cảm thán.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Biểu thị sắc thái tình cảm của người nói.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Tạo câu nghi vấn thường dùng tình thái: à, ừ, chứ, há, phỏng, chăng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Câu cầu khiến thường dùng các từ: đi, nào, thôi, với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Câu cảm thán: thay, thật ...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Tình thái biểu cảm: à, ạ, mà, kia thôi ...</w:t>
            </w:r>
          </w:p>
          <w:p w:rsidR="00365D26" w:rsidRPr="00365D26" w:rsidRDefault="00365D26" w:rsidP="00365D26">
            <w:pPr>
              <w:spacing w:after="120" w:line="480" w:lineRule="auto"/>
              <w:jc w:val="both"/>
              <w:rPr>
                <w:rFonts w:ascii="Times New Roman" w:hAnsi="Times New Roman"/>
              </w:rPr>
            </w:pPr>
            <w:r w:rsidRPr="00365D26">
              <w:rPr>
                <w:rFonts w:ascii="Times New Roman" w:hAnsi="Times New Roman"/>
              </w:rPr>
              <w:t>* Có 4 loại tình thái thường gặp.</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TT cầu khiến.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TT nghi vấn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TT cảm thán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TT biểu thị sắc thái tình cảm.</w:t>
            </w: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2. Ghi nhớ: sgk - 81</w:t>
            </w:r>
          </w:p>
          <w:p w:rsidR="00365D26" w:rsidRPr="00365D26" w:rsidRDefault="00365D26" w:rsidP="00365D26">
            <w:pPr>
              <w:spacing w:after="120"/>
              <w:jc w:val="both"/>
              <w:rPr>
                <w:rFonts w:ascii="Times New Roman" w:hAnsi="Times New Roman"/>
              </w:rPr>
            </w:pPr>
            <w:r w:rsidRPr="00365D26">
              <w:rPr>
                <w:rFonts w:ascii="Times New Roman" w:hAnsi="Times New Roman"/>
              </w:rPr>
              <w:t>*Bài tập vận dụng.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Đèn khoe đỏ hơn trăng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Đèn ra trước gío còn </w:t>
            </w:r>
            <w:r w:rsidRPr="00365D26">
              <w:rPr>
                <w:rFonts w:ascii="Times New Roman" w:hAnsi="Times New Roman"/>
                <w:b/>
                <w:bCs/>
              </w:rPr>
              <w:t>chăng</w:t>
            </w:r>
            <w:r w:rsidRPr="00365D26">
              <w:rPr>
                <w:rFonts w:ascii="Times New Roman" w:hAnsi="Times New Roman"/>
              </w:rPr>
              <w:t xml:space="preserve"> hỡi đèn</w:t>
            </w:r>
          </w:p>
          <w:p w:rsidR="00365D26" w:rsidRPr="00365D26" w:rsidRDefault="00365D26" w:rsidP="00365D26">
            <w:pPr>
              <w:spacing w:before="120" w:after="120"/>
              <w:jc w:val="both"/>
              <w:rPr>
                <w:rFonts w:ascii="Times New Roman" w:hAnsi="Times New Roman"/>
              </w:rPr>
            </w:pPr>
            <w:r w:rsidRPr="00365D26">
              <w:rPr>
                <w:rFonts w:ascii="Times New Roman" w:hAnsi="Times New Roman"/>
                <w:b/>
                <w:bCs/>
              </w:rPr>
              <w:t>Chăng</w:t>
            </w:r>
            <w:r w:rsidRPr="00365D26">
              <w:rPr>
                <w:rFonts w:ascii="Times New Roman" w:hAnsi="Times New Roman"/>
              </w:rPr>
              <w:t>: TT hỏi.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Sướng vui</w:t>
            </w:r>
            <w:r w:rsidRPr="00365D26">
              <w:rPr>
                <w:rFonts w:ascii="Times New Roman" w:hAnsi="Times New Roman"/>
                <w:b/>
                <w:bCs/>
              </w:rPr>
              <w:t xml:space="preserve"> thay</w:t>
            </w:r>
            <w:r w:rsidRPr="00365D26">
              <w:rPr>
                <w:rFonts w:ascii="Times New Roman" w:hAnsi="Times New Roman"/>
              </w:rPr>
              <w:t>, miền Bắc của ta!</w:t>
            </w:r>
          </w:p>
          <w:p w:rsidR="00365D26" w:rsidRPr="00365D26" w:rsidRDefault="00365D26" w:rsidP="00365D26">
            <w:pPr>
              <w:spacing w:before="120" w:after="120"/>
              <w:jc w:val="both"/>
              <w:rPr>
                <w:rFonts w:ascii="Times New Roman" w:hAnsi="Times New Roman"/>
              </w:rPr>
            </w:pPr>
            <w:r w:rsidRPr="00365D26">
              <w:rPr>
                <w:rFonts w:ascii="Times New Roman" w:hAnsi="Times New Roman"/>
                <w:b/>
                <w:bCs/>
              </w:rPr>
              <w:t>Thay</w:t>
            </w:r>
            <w:r w:rsidRPr="00365D26">
              <w:rPr>
                <w:rFonts w:ascii="Times New Roman" w:hAnsi="Times New Roman"/>
              </w:rPr>
              <w:t>: TT bộ lộ cảm xúc.</w:t>
            </w:r>
          </w:p>
        </w:tc>
      </w:tr>
    </w:tbl>
    <w:p w:rsidR="00365D26" w:rsidRPr="00365D26" w:rsidRDefault="00365D26" w:rsidP="00365D26">
      <w:pPr>
        <w:tabs>
          <w:tab w:val="left" w:pos="60"/>
        </w:tabs>
        <w:jc w:val="both"/>
        <w:rPr>
          <w:rFonts w:ascii="Times New Roman" w:hAnsi="Times New Roman"/>
          <w:b/>
          <w:sz w:val="4"/>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2: </w:t>
      </w:r>
      <w:r w:rsidR="007305DC">
        <w:rPr>
          <w:rFonts w:ascii="Times New Roman" w:hAnsi="Times New Roman"/>
          <w:szCs w:val="28"/>
        </w:rPr>
        <w:t>Hướng dẫn học sinh tìm hiểu cách sử dụng tình thá</w:t>
      </w:r>
      <w:r w:rsidRPr="00365D26">
        <w:rPr>
          <w:rFonts w:ascii="Times New Roman" w:hAnsi="Times New Roman"/>
          <w:szCs w:val="28"/>
        </w:rPr>
        <w:t>i từ.</w:t>
      </w:r>
    </w:p>
    <w:p w:rsidR="00365D26" w:rsidRPr="00365D26" w:rsidRDefault="007305DC" w:rsidP="00365D26">
      <w:pPr>
        <w:rPr>
          <w:rFonts w:ascii="Times New Roman" w:hAnsi="Times New Roman"/>
        </w:rPr>
      </w:pPr>
      <w:r>
        <w:rPr>
          <w:rFonts w:ascii="Times New Roman" w:hAnsi="Times New Roman"/>
          <w:b/>
          <w:szCs w:val="28"/>
        </w:rPr>
        <w:t>+ Mục tiê</w:t>
      </w:r>
      <w:r w:rsidR="00365D26" w:rsidRPr="00365D26">
        <w:rPr>
          <w:rFonts w:ascii="Times New Roman" w:hAnsi="Times New Roman"/>
          <w:b/>
          <w:szCs w:val="28"/>
        </w:rPr>
        <w:t xml:space="preserve">u: </w:t>
      </w:r>
      <w:r w:rsidR="00365D26" w:rsidRPr="00365D26">
        <w:rPr>
          <w:rFonts w:ascii="Times New Roman" w:hAnsi="Times New Roman"/>
        </w:rPr>
        <w:t>- Biết sử dụng tình thái từ phù hợp với tình huống giao tiếp.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thảo luận.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007305DC">
        <w:rPr>
          <w:rFonts w:ascii="Times New Roman" w:hAnsi="Times New Roman"/>
          <w:szCs w:val="28"/>
        </w:rPr>
        <w:t>7 phú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365D26" w:rsidRPr="00365D26" w:rsidTr="007305DC">
        <w:tc>
          <w:tcPr>
            <w:tcW w:w="3192" w:type="dxa"/>
          </w:tcPr>
          <w:p w:rsidR="00365D26" w:rsidRPr="00365D26" w:rsidRDefault="007305DC" w:rsidP="00365D26">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7305DC">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t>GV đọc các câu thơ.</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Xác định tình thái trong các câu thơ sau? Cho biết các tình thái đó thuộc kiểu nào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GV cho hs đọc các câu trong bài tập.</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rPr>
              <w:t xml:space="preserve">  </w:t>
            </w:r>
            <w:r w:rsidRPr="00365D26">
              <w:rPr>
                <w:rFonts w:ascii="Times New Roman" w:hAnsi="Times New Roman"/>
                <w:b/>
                <w:i/>
              </w:rPr>
              <w:t>? Các tình thái in đậm trong 4 câu trên được dùng trong những hoàn cảnh giao tiếp như thế nào?</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Khi chúng ta sử dụng tình thái chúng ta cần chú ý đến điều gì?</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Muốn bày tỏ thái độ lễ phép, sự miễn cưỡng, phân trần giải thích, bày tỏ ý kiến khác chúng ta cần dùng các từ như thế nào?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GVKQ ghi nhớ.</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nêu yêu cầu bài tập vận dụng.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Cho câu văn Nam học </w:t>
            </w:r>
            <w:r w:rsidRPr="00365D26">
              <w:rPr>
                <w:rFonts w:ascii="Times New Roman" w:hAnsi="Times New Roman"/>
                <w:b/>
                <w:i/>
              </w:rPr>
              <w:lastRenderedPageBreak/>
              <w:t>bài. Dùng tình thái để thay đổi sắc thái ý nghĩa của câu?</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GVKQ chuyển luyện tập.</w:t>
            </w:r>
          </w:p>
        </w:tc>
        <w:tc>
          <w:tcPr>
            <w:tcW w:w="3192" w:type="dxa"/>
          </w:tcPr>
          <w:p w:rsidR="00365D26" w:rsidRPr="00365D26" w:rsidRDefault="00365D26" w:rsidP="00365D26">
            <w:pPr>
              <w:spacing w:before="120" w:after="120"/>
              <w:jc w:val="center"/>
              <w:rPr>
                <w:rFonts w:ascii="Times New Roman" w:hAnsi="Times New Roman"/>
              </w:rPr>
            </w:pPr>
            <w:r w:rsidRPr="00365D26">
              <w:rPr>
                <w:rFonts w:ascii="Times New Roman" w:hAnsi="Times New Roman"/>
              </w:rPr>
              <w:lastRenderedPageBreak/>
              <w:t>- HS nghe</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theo dõi bài tập làm cá nhân.</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đọc bài tập.</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phát hiện</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-HS khái quát</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Thảo luận nhóm 2. trình bày ý kiến.</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đọc ghi nhớ.</w:t>
            </w: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làm bài tập vận dụng.</w:t>
            </w:r>
          </w:p>
          <w:p w:rsidR="00365D26" w:rsidRPr="00365D26" w:rsidRDefault="00365D26" w:rsidP="00365D26">
            <w:pPr>
              <w:rPr>
                <w:rFonts w:ascii="Times New Roman" w:hAnsi="Times New Roman"/>
              </w:rPr>
            </w:pPr>
          </w:p>
        </w:tc>
        <w:tc>
          <w:tcPr>
            <w:tcW w:w="3714" w:type="dxa"/>
          </w:tcPr>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II. Sử dụng tình thái.</w:t>
            </w: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 xml:space="preserve">1. Bài tập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a. Bạn chưa về </w:t>
            </w:r>
            <w:r w:rsidRPr="00365D26">
              <w:rPr>
                <w:rFonts w:ascii="Times New Roman" w:hAnsi="Times New Roman"/>
                <w:b/>
              </w:rPr>
              <w:t xml:space="preserve">à </w:t>
            </w:r>
            <w:r w:rsidRPr="00365D26">
              <w:rPr>
                <w:rFonts w:ascii="Times New Roman" w:hAnsi="Times New Roman"/>
              </w:rPr>
              <w:t>( hỏi thân mật bằng vai )</w:t>
            </w:r>
          </w:p>
          <w:p w:rsidR="00365D26" w:rsidRPr="00365D26" w:rsidRDefault="00365D26" w:rsidP="00365D26">
            <w:pPr>
              <w:jc w:val="both"/>
              <w:rPr>
                <w:rFonts w:ascii="Times New Roman" w:hAnsi="Times New Roman"/>
              </w:rPr>
            </w:pPr>
            <w:r w:rsidRPr="00365D26">
              <w:rPr>
                <w:rFonts w:ascii="Times New Roman" w:hAnsi="Times New Roman"/>
              </w:rPr>
              <w:t xml:space="preserve">b. Thầy mệt </w:t>
            </w:r>
            <w:r w:rsidRPr="00365D26">
              <w:rPr>
                <w:rFonts w:ascii="Times New Roman" w:hAnsi="Times New Roman"/>
                <w:b/>
              </w:rPr>
              <w:t>ạ</w:t>
            </w:r>
            <w:r w:rsidRPr="00365D26">
              <w:rPr>
                <w:rFonts w:ascii="Times New Roman" w:hAnsi="Times New Roman"/>
              </w:rPr>
              <w:t>? ( Hỏi tôn trọng lễ phép và người dưới nói với người trên )</w:t>
            </w:r>
          </w:p>
          <w:p w:rsidR="00365D26" w:rsidRPr="00365D26" w:rsidRDefault="00365D26" w:rsidP="00365D26">
            <w:pPr>
              <w:jc w:val="both"/>
              <w:rPr>
                <w:rFonts w:ascii="Times New Roman" w:hAnsi="Times New Roman"/>
              </w:rPr>
            </w:pPr>
            <w:r w:rsidRPr="00365D26">
              <w:rPr>
                <w:rFonts w:ascii="Times New Roman" w:hAnsi="Times New Roman"/>
              </w:rPr>
              <w:t xml:space="preserve">c. Bạn giúp tôi một tay </w:t>
            </w:r>
            <w:r w:rsidRPr="00365D26">
              <w:rPr>
                <w:rFonts w:ascii="Times New Roman" w:hAnsi="Times New Roman"/>
                <w:b/>
              </w:rPr>
              <w:t>nhé</w:t>
            </w:r>
            <w:r w:rsidR="007305DC">
              <w:rPr>
                <w:rFonts w:ascii="Times New Roman" w:hAnsi="Times New Roman"/>
              </w:rPr>
              <w:t>! (</w:t>
            </w:r>
            <w:r w:rsidRPr="00365D26">
              <w:rPr>
                <w:rFonts w:ascii="Times New Roman" w:hAnsi="Times New Roman"/>
              </w:rPr>
              <w:t xml:space="preserve">cầu khiến thân mật bằng vai) </w:t>
            </w:r>
          </w:p>
          <w:p w:rsidR="00365D26" w:rsidRPr="00365D26" w:rsidRDefault="00365D26" w:rsidP="00365D26">
            <w:pPr>
              <w:spacing w:before="120"/>
              <w:jc w:val="both"/>
              <w:rPr>
                <w:rFonts w:ascii="Times New Roman" w:hAnsi="Times New Roman"/>
                <w:lang w:val="nl-NL"/>
              </w:rPr>
            </w:pPr>
            <w:r w:rsidRPr="00365D26">
              <w:rPr>
                <w:rFonts w:ascii="Times New Roman" w:hAnsi="Times New Roman"/>
                <w:lang w:val="nl-NL"/>
              </w:rPr>
              <w:t>d. Bác giúp cháu một tay ạ !</w:t>
            </w:r>
          </w:p>
          <w:p w:rsidR="00365D26" w:rsidRPr="00365D26" w:rsidRDefault="00365D26" w:rsidP="00365D26">
            <w:pPr>
              <w:spacing w:before="120"/>
              <w:jc w:val="both"/>
              <w:rPr>
                <w:rFonts w:ascii="Times New Roman" w:hAnsi="Times New Roman"/>
                <w:lang w:val="nl-NL"/>
              </w:rPr>
            </w:pPr>
            <w:r w:rsidRPr="00365D26">
              <w:rPr>
                <w:rFonts w:ascii="Times New Roman" w:hAnsi="Times New Roman"/>
                <w:lang w:val="nl-NL"/>
              </w:rPr>
              <w:t xml:space="preserve">(Cầu khiến lễ phép của người nhỏ tuổi ) </w:t>
            </w:r>
          </w:p>
          <w:p w:rsidR="00365D26" w:rsidRPr="00365D26" w:rsidRDefault="00365D26" w:rsidP="007305DC">
            <w:pPr>
              <w:spacing w:after="120"/>
              <w:jc w:val="both"/>
              <w:rPr>
                <w:rFonts w:ascii="Times New Roman" w:hAnsi="Times New Roman"/>
                <w:lang w:val="nl-NL"/>
              </w:rPr>
            </w:pPr>
            <w:r w:rsidRPr="00365D26">
              <w:rPr>
                <w:rFonts w:ascii="Times New Roman" w:hAnsi="Times New Roman"/>
                <w:lang w:val="nl-NL"/>
              </w:rPr>
              <w:t>- Khi sử dụng tình thái cần</w:t>
            </w:r>
            <w:r w:rsidR="007305DC">
              <w:rPr>
                <w:rFonts w:ascii="Times New Roman" w:hAnsi="Times New Roman"/>
                <w:lang w:val="nl-NL"/>
              </w:rPr>
              <w:t xml:space="preserve"> chú ý đến hoàn cảnh giao tiếp.</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Bày tỏ thái độ lễ phép: </w:t>
            </w:r>
            <w:r w:rsidRPr="00365D26">
              <w:rPr>
                <w:rFonts w:ascii="Times New Roman" w:hAnsi="Times New Roman"/>
                <w:b/>
              </w:rPr>
              <w:t>ạ</w:t>
            </w:r>
            <w:r w:rsidRPr="00365D26">
              <w:rPr>
                <w:rFonts w:ascii="Times New Roman" w:hAnsi="Times New Roman"/>
              </w:rPr>
              <w: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Bày tỏ thái độ miễn cưỡng: </w:t>
            </w:r>
            <w:r w:rsidRPr="00365D26">
              <w:rPr>
                <w:rFonts w:ascii="Times New Roman" w:hAnsi="Times New Roman"/>
                <w:b/>
              </w:rPr>
              <w:t>vậy.</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Bày tỏ thái độ phân trần: </w:t>
            </w:r>
            <w:r w:rsidRPr="00365D26">
              <w:rPr>
                <w:rFonts w:ascii="Times New Roman" w:hAnsi="Times New Roman"/>
                <w:b/>
              </w:rPr>
              <w:t>mà..</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Bày tỏ một ý khác: </w:t>
            </w:r>
            <w:r w:rsidRPr="00365D26">
              <w:rPr>
                <w:rFonts w:ascii="Times New Roman" w:hAnsi="Times New Roman"/>
                <w:b/>
              </w:rPr>
              <w:t xml:space="preserve">kia </w:t>
            </w:r>
            <w:r w:rsidRPr="00365D26">
              <w:rPr>
                <w:rFonts w:ascii="Times New Roman" w:hAnsi="Times New Roman"/>
              </w:rPr>
              <w:t>...</w:t>
            </w: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2. Ghi nhớ sgk-  81</w:t>
            </w:r>
          </w:p>
          <w:p w:rsidR="00365D26" w:rsidRPr="00365D26" w:rsidRDefault="00365D26" w:rsidP="00365D26">
            <w:pPr>
              <w:spacing w:after="120" w:line="480" w:lineRule="auto"/>
              <w:jc w:val="both"/>
              <w:rPr>
                <w:rFonts w:ascii="Times New Roman" w:hAnsi="Times New Roman"/>
              </w:rPr>
            </w:pPr>
            <w:r w:rsidRPr="00365D26">
              <w:rPr>
                <w:rFonts w:ascii="Times New Roman" w:hAnsi="Times New Roman"/>
              </w:rPr>
              <w:t>* Bài tập vận dụng:</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Nam học bài </w:t>
            </w:r>
            <w:r w:rsidRPr="00365D26">
              <w:rPr>
                <w:rFonts w:ascii="Times New Roman" w:hAnsi="Times New Roman"/>
                <w:b/>
              </w:rPr>
              <w:t>à</w:t>
            </w:r>
            <w:r w:rsidRPr="00365D26">
              <w:rPr>
                <w:rFonts w:ascii="Times New Roman" w:hAnsi="Times New Roman"/>
              </w:rPr>
              <w: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Nam học bài </w:t>
            </w:r>
            <w:r w:rsidRPr="00365D26">
              <w:rPr>
                <w:rFonts w:ascii="Times New Roman" w:hAnsi="Times New Roman"/>
                <w:b/>
              </w:rPr>
              <w:t>ư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Nam học bài </w:t>
            </w:r>
            <w:r w:rsidRPr="00365D26">
              <w:rPr>
                <w:rFonts w:ascii="Times New Roman" w:hAnsi="Times New Roman"/>
                <w:b/>
              </w:rPr>
              <w:t>hả</w:t>
            </w:r>
            <w:r w:rsidRPr="00365D26">
              <w:rPr>
                <w:rFonts w:ascii="Times New Roman" w:hAnsi="Times New Roman"/>
              </w:rPr>
              <w:t xml:space="preserve">- Nam học bài </w:t>
            </w:r>
            <w:r w:rsidRPr="00365D26">
              <w:rPr>
                <w:rFonts w:ascii="Times New Roman" w:hAnsi="Times New Roman"/>
                <w:b/>
              </w:rPr>
              <w:t>nhé</w:t>
            </w:r>
            <w:r w:rsidRPr="00365D26">
              <w:rPr>
                <w:rFonts w:ascii="Times New Roman" w:hAnsi="Times New Roman"/>
              </w:rPr>
              <w:t>!</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3: </w:t>
      </w:r>
      <w:r w:rsidRPr="00365D26">
        <w:rPr>
          <w:rFonts w:ascii="Times New Roman" w:hAnsi="Times New Roman"/>
          <w:szCs w:val="28"/>
        </w:rPr>
        <w:t>Hướng dẫn học sinh luyện tập</w:t>
      </w:r>
    </w:p>
    <w:p w:rsidR="00365D26" w:rsidRPr="00365D26" w:rsidRDefault="007305DC" w:rsidP="00365D26">
      <w:pPr>
        <w:rPr>
          <w:rFonts w:ascii="Times New Roman" w:hAnsi="Times New Roman"/>
        </w:rPr>
      </w:pPr>
      <w:r>
        <w:rPr>
          <w:rFonts w:ascii="Times New Roman" w:hAnsi="Times New Roman"/>
          <w:b/>
          <w:szCs w:val="28"/>
        </w:rPr>
        <w:t>+ Mục tiê</w:t>
      </w:r>
      <w:r w:rsidR="00365D26" w:rsidRPr="00365D26">
        <w:rPr>
          <w:rFonts w:ascii="Times New Roman" w:hAnsi="Times New Roman"/>
          <w:b/>
          <w:szCs w:val="28"/>
        </w:rPr>
        <w:t xml:space="preserve">u: </w:t>
      </w:r>
      <w:r w:rsidR="00365D26" w:rsidRPr="00365D26">
        <w:rPr>
          <w:rFonts w:ascii="Times New Roman" w:hAnsi="Times New Roman"/>
        </w:rPr>
        <w:t>-Rèn kĩ năng sử dụng tình thái từ có hiệu quả.</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7305DC" w:rsidP="00365D26">
      <w:pPr>
        <w:tabs>
          <w:tab w:val="left" w:pos="60"/>
        </w:tabs>
        <w:jc w:val="both"/>
        <w:rPr>
          <w:rFonts w:ascii="Times New Roman" w:hAnsi="Times New Roman"/>
          <w:b/>
          <w:szCs w:val="28"/>
        </w:rPr>
      </w:pPr>
      <w:r>
        <w:rPr>
          <w:rFonts w:ascii="Times New Roman" w:hAnsi="Times New Roman"/>
          <w:b/>
          <w:szCs w:val="28"/>
        </w:rPr>
        <w:t>+ Hì</w:t>
      </w:r>
      <w:r w:rsidR="00365D26" w:rsidRPr="00365D26">
        <w:rPr>
          <w:rFonts w:ascii="Times New Roman" w:hAnsi="Times New Roman"/>
          <w:b/>
          <w:szCs w:val="28"/>
        </w:rPr>
        <w:t xml:space="preserve">nh thức tổ chức dạy học: </w:t>
      </w:r>
      <w:r>
        <w:rPr>
          <w:rFonts w:ascii="Times New Roman" w:hAnsi="Times New Roman"/>
          <w:szCs w:val="28"/>
        </w:rPr>
        <w:t>Cá nhân</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007305DC">
        <w:rPr>
          <w:rFonts w:ascii="Times New Roman" w:hAnsi="Times New Roman"/>
          <w:szCs w:val="28"/>
        </w:rPr>
        <w:t>30 phút</w:t>
      </w:r>
    </w:p>
    <w:tbl>
      <w:tblPr>
        <w:tblStyle w:val="TableGrid3"/>
        <w:tblW w:w="10368" w:type="dxa"/>
        <w:tblLook w:val="04A0" w:firstRow="1" w:lastRow="0" w:firstColumn="1" w:lastColumn="0" w:noHBand="0" w:noVBand="1"/>
      </w:tblPr>
      <w:tblGrid>
        <w:gridCol w:w="3192"/>
        <w:gridCol w:w="3192"/>
        <w:gridCol w:w="3984"/>
      </w:tblGrid>
      <w:tr w:rsidR="00365D26" w:rsidRPr="00365D26" w:rsidTr="007305DC">
        <w:tc>
          <w:tcPr>
            <w:tcW w:w="3192" w:type="dxa"/>
          </w:tcPr>
          <w:p w:rsidR="00365D26" w:rsidRPr="00365D26" w:rsidRDefault="007305DC" w:rsidP="00365D26">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98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7305DC">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t>- GV nêu yêu cầu bài tập 1 phát phiếu cho HS làm theo nhóm.</w:t>
            </w:r>
          </w:p>
          <w:p w:rsidR="00365D26" w:rsidRPr="00365D26" w:rsidRDefault="00365D26" w:rsidP="00365D26">
            <w:pPr>
              <w:rPr>
                <w:rFonts w:ascii="Times New Roman" w:hAnsi="Times New Roman"/>
              </w:rPr>
            </w:pPr>
            <w:r w:rsidRPr="00365D26">
              <w:rPr>
                <w:rFonts w:ascii="Times New Roman" w:hAnsi="Times New Roman"/>
                <w:b/>
                <w:i/>
              </w:rPr>
              <w:t xml:space="preserve">  ? Xác định từ nào là tình thái và từ nào không phải là tình thái ? Giải thích?</w:t>
            </w:r>
          </w:p>
        </w:tc>
        <w:tc>
          <w:tcPr>
            <w:tcW w:w="3192" w:type="dxa"/>
          </w:tcPr>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làm độc lập.</w:t>
            </w:r>
          </w:p>
          <w:p w:rsidR="00365D26" w:rsidRPr="00365D26" w:rsidRDefault="00365D26" w:rsidP="00365D26">
            <w:pPr>
              <w:rPr>
                <w:rFonts w:ascii="Times New Roman" w:hAnsi="Times New Roman"/>
              </w:rPr>
            </w:pPr>
          </w:p>
        </w:tc>
        <w:tc>
          <w:tcPr>
            <w:tcW w:w="3984" w:type="dxa"/>
          </w:tcPr>
          <w:p w:rsidR="00365D26" w:rsidRPr="00365D26" w:rsidRDefault="00365D26" w:rsidP="00365D26">
            <w:pPr>
              <w:keepNext/>
              <w:keepLines/>
              <w:spacing w:before="200"/>
              <w:jc w:val="both"/>
              <w:outlineLvl w:val="5"/>
              <w:rPr>
                <w:rFonts w:ascii="Times New Roman" w:eastAsiaTheme="majorEastAsia" w:hAnsi="Times New Roman"/>
                <w:iCs/>
                <w:color w:val="000000" w:themeColor="text1"/>
              </w:rPr>
            </w:pPr>
            <w:r w:rsidRPr="00365D26">
              <w:rPr>
                <w:rFonts w:ascii="Times New Roman" w:eastAsiaTheme="majorEastAsia" w:hAnsi="Times New Roman"/>
                <w:iCs/>
                <w:color w:val="000000" w:themeColor="text1"/>
              </w:rPr>
              <w:t>III. Luyện tập</w:t>
            </w: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i/>
              </w:rPr>
              <w:t>1</w:t>
            </w:r>
            <w:r w:rsidRPr="00365D26">
              <w:rPr>
                <w:rFonts w:ascii="Times New Roman" w:hAnsi="Times New Roman"/>
                <w:b/>
                <w:bCs/>
                <w:i/>
                <w:u w:val="single"/>
              </w:rPr>
              <w:t>. Bài tập 1- 81</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b, c, e, i (+ ); a,d, g,h (- )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Các câu a, d, g, h không phải là câu tình thái từ vì nó không tạo câu theo mục đích nói và không biểu thị sắc thái ý nghĩa.</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i/>
                <w:u w:val="single"/>
              </w:rPr>
            </w:pPr>
            <w:r w:rsidRPr="00365D26">
              <w:rPr>
                <w:rFonts w:ascii="Times New Roman" w:hAnsi="Times New Roman"/>
                <w:b/>
                <w:bCs/>
                <w:i/>
                <w:u w:val="single"/>
              </w:rPr>
              <w:t>2. Bài tập 2 - 82</w:t>
            </w:r>
            <w:r w:rsidRPr="00365D26">
              <w:rPr>
                <w:rFonts w:ascii="Times New Roman" w:hAnsi="Times New Roman"/>
                <w:i/>
                <w:u w:val="single"/>
              </w:rPr>
              <w: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Chứ: nhấn mạnh điều vừa khẳng định, cho là không thể khác được.</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Chứ nhấn mạnh điều vừa khẳng định  cho là không thể khác.</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ư: hỏi với thái độ phân vân.</w:t>
            </w:r>
          </w:p>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t>3. Bài tập 3 - 82</w:t>
            </w:r>
          </w:p>
          <w:p w:rsidR="00365D26" w:rsidRPr="00365D26" w:rsidRDefault="00365D26" w:rsidP="00365D26">
            <w:pPr>
              <w:spacing w:after="120" w:line="480" w:lineRule="auto"/>
              <w:jc w:val="both"/>
              <w:rPr>
                <w:rFonts w:ascii="Times New Roman" w:hAnsi="Times New Roman"/>
              </w:rPr>
            </w:pPr>
            <w:r w:rsidRPr="00365D26">
              <w:rPr>
                <w:rFonts w:ascii="Times New Roman" w:hAnsi="Times New Roman"/>
              </w:rPr>
              <w:t xml:space="preserve">* Đặt câu: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Đừng trêu em nữa, em khóc đấy.</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Lan là học sinh giỏi mà!</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Con thích được xem phim cơ!</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Thôi đành đi làm vậy!</w:t>
            </w:r>
          </w:p>
          <w:p w:rsidR="007305DC" w:rsidRDefault="007305DC" w:rsidP="00365D26">
            <w:pPr>
              <w:spacing w:before="120" w:after="120"/>
              <w:jc w:val="both"/>
              <w:rPr>
                <w:rFonts w:ascii="Times New Roman" w:hAnsi="Times New Roman"/>
                <w:b/>
                <w:bCs/>
                <w:u w:val="single"/>
              </w:rPr>
            </w:pPr>
          </w:p>
          <w:p w:rsidR="00365D26" w:rsidRPr="00365D26" w:rsidRDefault="00365D26" w:rsidP="00365D26">
            <w:pPr>
              <w:spacing w:before="120" w:after="120"/>
              <w:jc w:val="both"/>
              <w:rPr>
                <w:rFonts w:ascii="Times New Roman" w:hAnsi="Times New Roman"/>
                <w:b/>
                <w:bCs/>
                <w:u w:val="single"/>
              </w:rPr>
            </w:pPr>
            <w:r w:rsidRPr="00365D26">
              <w:rPr>
                <w:rFonts w:ascii="Times New Roman" w:hAnsi="Times New Roman"/>
                <w:b/>
                <w:bCs/>
                <w:u w:val="single"/>
              </w:rPr>
              <w:t>4. Bài tập 4- 83</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Thưa thầy em xin phép hỏi thầy một câu có được không </w:t>
            </w:r>
            <w:r w:rsidRPr="00365D26">
              <w:rPr>
                <w:rFonts w:ascii="Times New Roman" w:hAnsi="Times New Roman"/>
                <w:b/>
              </w:rPr>
              <w:t>ạ</w:t>
            </w:r>
            <w:r w:rsidRPr="00365D26">
              <w:rPr>
                <w:rFonts w:ascii="Times New Roman" w:hAnsi="Times New Roman"/>
              </w:rPr>
              <w: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Đằng  ấy đã học bài rồi </w:t>
            </w:r>
            <w:r w:rsidRPr="00365D26">
              <w:rPr>
                <w:rFonts w:ascii="Times New Roman" w:hAnsi="Times New Roman"/>
                <w:b/>
              </w:rPr>
              <w:t>chứ!</w:t>
            </w:r>
          </w:p>
          <w:p w:rsidR="00365D26" w:rsidRPr="00365D26" w:rsidRDefault="00365D26" w:rsidP="00365D26">
            <w:pPr>
              <w:rPr>
                <w:rFonts w:ascii="Times New Roman" w:hAnsi="Times New Roman"/>
              </w:rPr>
            </w:pPr>
            <w:r w:rsidRPr="00365D26">
              <w:rPr>
                <w:rFonts w:ascii="Times New Roman" w:hAnsi="Times New Roman"/>
              </w:rPr>
              <w:lastRenderedPageBreak/>
              <w:t xml:space="preserve">- Mẹ sắp đi làm phải không </w:t>
            </w:r>
            <w:r w:rsidRPr="00365D26">
              <w:rPr>
                <w:rFonts w:ascii="Times New Roman" w:hAnsi="Times New Roman"/>
                <w:b/>
              </w:rPr>
              <w:t>ạ</w:t>
            </w:r>
            <w:r w:rsidRPr="00365D26">
              <w:rPr>
                <w:rFonts w:ascii="Times New Roman" w:hAnsi="Times New Roman"/>
              </w:rPr>
              <w:t>?</w:t>
            </w:r>
          </w:p>
        </w:tc>
      </w:tr>
    </w:tbl>
    <w:p w:rsidR="007305DC" w:rsidRDefault="007305DC" w:rsidP="00365D26">
      <w:pPr>
        <w:rPr>
          <w:rFonts w:ascii="Times New Roman" w:hAnsi="Times New Roman"/>
          <w:b/>
          <w:bCs/>
        </w:rPr>
      </w:pPr>
      <w:r>
        <w:rPr>
          <w:rFonts w:ascii="Times New Roman" w:hAnsi="Times New Roman"/>
          <w:b/>
          <w:bCs/>
        </w:rPr>
        <w:lastRenderedPageBreak/>
        <w:t>HOẠT  ĐỘNG 4: CỦNG CỐ, VẬN DỤNG</w:t>
      </w:r>
    </w:p>
    <w:p w:rsidR="00365D26" w:rsidRPr="00365D26" w:rsidRDefault="00365D26" w:rsidP="007305DC">
      <w:pPr>
        <w:ind w:left="720"/>
        <w:rPr>
          <w:rFonts w:ascii="Times New Roman" w:hAnsi="Times New Roman"/>
          <w:bCs/>
        </w:rPr>
      </w:pPr>
      <w:r w:rsidRPr="00365D26">
        <w:rPr>
          <w:rFonts w:ascii="Times New Roman" w:hAnsi="Times New Roman"/>
          <w:b/>
          <w:bCs/>
        </w:rPr>
        <w:t xml:space="preserve">Củng cố bài học: </w:t>
      </w:r>
      <w:r w:rsidRPr="00365D26">
        <w:rPr>
          <w:rFonts w:ascii="Times New Roman" w:hAnsi="Times New Roman"/>
          <w:bCs/>
        </w:rPr>
        <w:t>GV tổng kết kiến thức.</w:t>
      </w:r>
    </w:p>
    <w:p w:rsidR="00365D26" w:rsidRPr="00365D26" w:rsidRDefault="00365D26" w:rsidP="007305DC">
      <w:pPr>
        <w:ind w:firstLine="720"/>
        <w:rPr>
          <w:rFonts w:ascii="Times New Roman" w:hAnsi="Times New Roman"/>
          <w:b/>
          <w:bCs/>
        </w:rPr>
      </w:pPr>
      <w:r w:rsidRPr="00365D26">
        <w:rPr>
          <w:rFonts w:ascii="Times New Roman" w:hAnsi="Times New Roman"/>
          <w:b/>
          <w:bCs/>
        </w:rPr>
        <w:t>Hoạt động tiếp nối:</w:t>
      </w:r>
    </w:p>
    <w:tbl>
      <w:tblPr>
        <w:tblW w:w="0" w:type="auto"/>
        <w:tblLook w:val="0000" w:firstRow="0" w:lastRow="0" w:firstColumn="0" w:lastColumn="0" w:noHBand="0" w:noVBand="0"/>
      </w:tblPr>
      <w:tblGrid>
        <w:gridCol w:w="9208"/>
      </w:tblGrid>
      <w:tr w:rsidR="00365D26" w:rsidRPr="00365D26" w:rsidTr="00365D26">
        <w:tc>
          <w:tcPr>
            <w:tcW w:w="9208" w:type="dxa"/>
          </w:tcPr>
          <w:p w:rsidR="00365D26" w:rsidRPr="00365D26" w:rsidRDefault="00365D26" w:rsidP="00365D26">
            <w:pPr>
              <w:rPr>
                <w:rFonts w:ascii="Times New Roman" w:hAnsi="Times New Roman"/>
              </w:rPr>
            </w:pPr>
            <w:r w:rsidRPr="00365D26">
              <w:rPr>
                <w:rFonts w:ascii="Times New Roman" w:hAnsi="Times New Roman"/>
              </w:rPr>
              <w:t xml:space="preserve">          Thế nào là tình thái từ? Chức năng của TT? Có mấy loại tình thái?</w:t>
            </w:r>
          </w:p>
          <w:p w:rsidR="00365D26" w:rsidRPr="00365D26" w:rsidRDefault="00365D26" w:rsidP="00365D26">
            <w:pPr>
              <w:rPr>
                <w:rFonts w:ascii="Times New Roman" w:hAnsi="Times New Roman"/>
              </w:rPr>
            </w:pPr>
            <w:r w:rsidRPr="00365D26">
              <w:rPr>
                <w:rFonts w:ascii="Times New Roman" w:hAnsi="Times New Roman"/>
              </w:rPr>
              <w:t xml:space="preserve">          ? Cách sử dụng tình thái thế nào?</w:t>
            </w:r>
          </w:p>
          <w:p w:rsidR="00365D26" w:rsidRPr="00365D26" w:rsidRDefault="00365D26" w:rsidP="00365D26">
            <w:pPr>
              <w:rPr>
                <w:rFonts w:ascii="Times New Roman" w:hAnsi="Times New Roman"/>
              </w:rPr>
            </w:pPr>
            <w:r w:rsidRPr="00365D26">
              <w:rPr>
                <w:rFonts w:ascii="Times New Roman" w:hAnsi="Times New Roman"/>
              </w:rPr>
              <w:t xml:space="preserve">         - Làm bài tập 5 ở nhà, bài 1,2,3,4 SBT</w:t>
            </w:r>
          </w:p>
          <w:p w:rsidR="00365D26" w:rsidRPr="00365D26" w:rsidRDefault="00365D26" w:rsidP="00365D26">
            <w:pPr>
              <w:rPr>
                <w:rFonts w:ascii="Times New Roman" w:hAnsi="Times New Roman"/>
              </w:rPr>
            </w:pPr>
            <w:r w:rsidRPr="00365D26">
              <w:rPr>
                <w:rFonts w:ascii="Times New Roman" w:hAnsi="Times New Roman"/>
              </w:rPr>
              <w:t xml:space="preserve">         - Chuẩn bị bài: nói quá.</w:t>
            </w:r>
          </w:p>
        </w:tc>
      </w:tr>
    </w:tbl>
    <w:p w:rsidR="00365D26" w:rsidRPr="00365D26" w:rsidRDefault="00365D26" w:rsidP="00365D26">
      <w:pPr>
        <w:rPr>
          <w:rFonts w:ascii="Times New Roman" w:hAnsi="Times New Roman"/>
        </w:rPr>
      </w:pPr>
    </w:p>
    <w:p w:rsidR="00365D26" w:rsidRDefault="00365D26"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7588B" w:rsidRPr="009B3D63" w:rsidRDefault="0087588B" w:rsidP="0087588B">
      <w:pPr>
        <w:rPr>
          <w:rFonts w:ascii="Times New Roman" w:hAnsi="Times New Roman"/>
          <w:b/>
          <w:bCs/>
          <w:szCs w:val="28"/>
          <w:lang w:val="nl-NL"/>
        </w:rPr>
      </w:pPr>
      <w:r w:rsidRPr="009B3D63">
        <w:rPr>
          <w:rFonts w:ascii="Times New Roman" w:hAnsi="Times New Roman"/>
          <w:b/>
          <w:bCs/>
          <w:szCs w:val="28"/>
          <w:lang w:val="nl-NL"/>
        </w:rPr>
        <w:t xml:space="preserve">Tiết </w:t>
      </w:r>
      <w:r>
        <w:rPr>
          <w:rFonts w:ascii="Times New Roman" w:hAnsi="Times New Roman"/>
          <w:b/>
          <w:bCs/>
          <w:szCs w:val="28"/>
          <w:lang w:val="nl-NL"/>
        </w:rPr>
        <w:t>27-28</w:t>
      </w:r>
      <w:r w:rsidRPr="009B3D63">
        <w:rPr>
          <w:rFonts w:ascii="Times New Roman" w:hAnsi="Times New Roman"/>
          <w:b/>
          <w:bCs/>
          <w:szCs w:val="28"/>
          <w:lang w:val="nl-NL"/>
        </w:rPr>
        <w:t xml:space="preserve">:  </w:t>
      </w:r>
    </w:p>
    <w:p w:rsidR="0087588B" w:rsidRPr="00365D26" w:rsidRDefault="0087588B" w:rsidP="0087588B">
      <w:pPr>
        <w:jc w:val="center"/>
        <w:rPr>
          <w:rFonts w:ascii="Times New Roman" w:hAnsi="Times New Roman"/>
          <w:b/>
          <w:bCs/>
          <w:i/>
          <w:sz w:val="52"/>
          <w:szCs w:val="52"/>
        </w:rPr>
      </w:pPr>
      <w:r>
        <w:rPr>
          <w:rFonts w:ascii="Times New Roman" w:hAnsi="Times New Roman"/>
          <w:b/>
          <w:bCs/>
          <w:i/>
          <w:sz w:val="52"/>
          <w:szCs w:val="52"/>
        </w:rPr>
        <w:t>Kiểm tra giữa kỳ</w:t>
      </w: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8F0B87" w:rsidRDefault="008F0B87" w:rsidP="00365D26">
      <w:pPr>
        <w:spacing w:line="480" w:lineRule="auto"/>
        <w:rPr>
          <w:rFonts w:ascii="Times New Roman" w:hAnsi="Times New Roman"/>
          <w:sz w:val="24"/>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9B3D63" w:rsidRDefault="009B3D63" w:rsidP="00365D26">
      <w:pPr>
        <w:rPr>
          <w:rFonts w:ascii="Times New Roman" w:hAnsi="Times New Roman"/>
          <w:b/>
          <w:bCs/>
          <w:sz w:val="24"/>
          <w:lang w:val="nl-NL"/>
        </w:rPr>
      </w:pPr>
    </w:p>
    <w:p w:rsidR="00365D26" w:rsidRPr="009B3D63" w:rsidRDefault="00365D26" w:rsidP="00365D26">
      <w:pPr>
        <w:rPr>
          <w:rFonts w:ascii="Times New Roman" w:hAnsi="Times New Roman"/>
          <w:b/>
          <w:bCs/>
          <w:szCs w:val="28"/>
          <w:lang w:val="nl-NL"/>
        </w:rPr>
      </w:pPr>
      <w:r w:rsidRPr="009B3D63">
        <w:rPr>
          <w:rFonts w:ascii="Times New Roman" w:hAnsi="Times New Roman"/>
          <w:b/>
          <w:bCs/>
          <w:szCs w:val="28"/>
          <w:lang w:val="nl-NL"/>
        </w:rPr>
        <w:t xml:space="preserve">Tiết </w:t>
      </w:r>
      <w:r w:rsidR="0087588B">
        <w:rPr>
          <w:rFonts w:ascii="Times New Roman" w:hAnsi="Times New Roman"/>
          <w:b/>
          <w:bCs/>
          <w:szCs w:val="28"/>
          <w:lang w:val="nl-NL"/>
        </w:rPr>
        <w:t>29-30</w:t>
      </w:r>
      <w:r w:rsidRPr="009B3D63">
        <w:rPr>
          <w:rFonts w:ascii="Times New Roman" w:hAnsi="Times New Roman"/>
          <w:b/>
          <w:bCs/>
          <w:szCs w:val="28"/>
          <w:lang w:val="nl-NL"/>
        </w:rPr>
        <w:t xml:space="preserve">:  </w:t>
      </w:r>
    </w:p>
    <w:p w:rsidR="00365D26" w:rsidRPr="00365D26" w:rsidRDefault="00365D26" w:rsidP="00365D26">
      <w:pPr>
        <w:jc w:val="center"/>
        <w:rPr>
          <w:rFonts w:ascii="Times New Roman" w:hAnsi="Times New Roman"/>
          <w:b/>
          <w:bCs/>
          <w:i/>
          <w:sz w:val="52"/>
          <w:szCs w:val="52"/>
        </w:rPr>
      </w:pPr>
      <w:r w:rsidRPr="00365D26">
        <w:rPr>
          <w:rFonts w:ascii="Times New Roman" w:hAnsi="Times New Roman"/>
          <w:b/>
          <w:bCs/>
          <w:i/>
          <w:sz w:val="52"/>
          <w:szCs w:val="52"/>
        </w:rPr>
        <w:t>Chiếc lá cuối cùng</w:t>
      </w:r>
    </w:p>
    <w:p w:rsidR="00365D26" w:rsidRPr="00365D26" w:rsidRDefault="009B3D63" w:rsidP="009B3D63">
      <w:pPr>
        <w:rPr>
          <w:rFonts w:ascii="Times New Roman" w:hAnsi="Times New Roman"/>
          <w:b/>
          <w:bCs/>
          <w:i/>
          <w:iCs/>
          <w:szCs w:val="28"/>
          <w:lang w:val="nl-NL"/>
        </w:rPr>
      </w:pPr>
      <w:r>
        <w:rPr>
          <w:rFonts w:ascii="Times New Roman" w:hAnsi="Times New Roman"/>
          <w:b/>
          <w:bCs/>
          <w:i/>
          <w:iCs/>
          <w:szCs w:val="28"/>
          <w:lang w:val="nl-NL"/>
        </w:rPr>
        <w:t xml:space="preserve">                                                                                            </w:t>
      </w:r>
      <w:r w:rsidR="00365D26" w:rsidRPr="00365D26">
        <w:rPr>
          <w:rFonts w:ascii="Times New Roman" w:hAnsi="Times New Roman"/>
          <w:b/>
          <w:bCs/>
          <w:i/>
          <w:iCs/>
          <w:szCs w:val="28"/>
          <w:lang w:val="nl-NL"/>
        </w:rPr>
        <w:t>( O Hen- ri)</w:t>
      </w:r>
    </w:p>
    <w:p w:rsidR="00365D26" w:rsidRPr="00365D26" w:rsidRDefault="00365D26" w:rsidP="009B3D63">
      <w:pPr>
        <w:keepNext/>
        <w:keepLines/>
        <w:jc w:val="both"/>
        <w:outlineLvl w:val="5"/>
        <w:rPr>
          <w:rFonts w:ascii="Times New Roman" w:eastAsiaTheme="majorEastAsia" w:hAnsi="Times New Roman"/>
          <w:b/>
          <w:bCs/>
          <w:i/>
          <w:iCs/>
          <w:color w:val="000000" w:themeColor="text1"/>
          <w:lang w:val="nl-NL"/>
        </w:rPr>
      </w:pPr>
      <w:r w:rsidRPr="00365D26">
        <w:rPr>
          <w:rFonts w:ascii="Times New Roman" w:eastAsiaTheme="majorEastAsia" w:hAnsi="Times New Roman"/>
          <w:b/>
          <w:color w:val="000000" w:themeColor="text1"/>
          <w:lang w:val="nl-NL"/>
        </w:rPr>
        <w:t>I</w:t>
      </w:r>
      <w:r w:rsidRPr="00365D26">
        <w:rPr>
          <w:rFonts w:ascii="Times New Roman" w:eastAsiaTheme="majorEastAsia" w:hAnsi="Times New Roman"/>
          <w:b/>
          <w:iCs/>
          <w:color w:val="000000" w:themeColor="text1"/>
          <w:lang w:val="nl-NL"/>
        </w:rPr>
        <w:t>. Mục tiêu bài học:</w:t>
      </w:r>
    </w:p>
    <w:p w:rsidR="00365D26" w:rsidRPr="00365D26" w:rsidRDefault="00365D26" w:rsidP="009B3D63">
      <w:pPr>
        <w:jc w:val="both"/>
        <w:rPr>
          <w:rFonts w:ascii="Times New Roman" w:hAnsi="Times New Roman"/>
          <w:b/>
          <w:szCs w:val="28"/>
          <w:lang w:val="nl-NL"/>
        </w:rPr>
      </w:pPr>
      <w:r w:rsidRPr="00365D26">
        <w:rPr>
          <w:rFonts w:ascii="Times New Roman" w:hAnsi="Times New Roman"/>
          <w:szCs w:val="28"/>
          <w:lang w:val="nl-NL"/>
        </w:rPr>
        <w:t xml:space="preserve">      </w:t>
      </w:r>
      <w:r w:rsidRPr="00365D26">
        <w:rPr>
          <w:rFonts w:ascii="Times New Roman" w:hAnsi="Times New Roman"/>
          <w:b/>
          <w:szCs w:val="28"/>
          <w:lang w:val="nl-NL"/>
        </w:rPr>
        <w:t>1. Về kiến thức:</w:t>
      </w:r>
    </w:p>
    <w:p w:rsidR="00365D26" w:rsidRPr="009B3D63" w:rsidRDefault="00365D26" w:rsidP="009B3D63">
      <w:pPr>
        <w:jc w:val="both"/>
        <w:rPr>
          <w:rFonts w:ascii="Times New Roman" w:hAnsi="Times New Roman"/>
          <w:spacing w:val="-6"/>
          <w:lang w:val="nl-NL"/>
        </w:rPr>
      </w:pPr>
      <w:r w:rsidRPr="00365D26">
        <w:rPr>
          <w:rFonts w:ascii="Times New Roman" w:hAnsi="Times New Roman"/>
          <w:lang w:val="nl-NL"/>
        </w:rPr>
        <w:tab/>
      </w:r>
      <w:r w:rsidRPr="009B3D63">
        <w:rPr>
          <w:rFonts w:ascii="Times New Roman" w:hAnsi="Times New Roman"/>
          <w:spacing w:val="-6"/>
          <w:lang w:val="nl-NL"/>
        </w:rPr>
        <w:t>- Cần khám phá vài nét cơ bản nghệ thuật truyện ngắn của nhà văn Mĩ O- Hen- ri.</w:t>
      </w:r>
    </w:p>
    <w:p w:rsidR="00365D26" w:rsidRPr="00365D26" w:rsidRDefault="00365D26" w:rsidP="009B3D63">
      <w:pPr>
        <w:jc w:val="both"/>
        <w:rPr>
          <w:rFonts w:ascii="Times New Roman" w:hAnsi="Times New Roman"/>
          <w:lang w:val="nl-NL"/>
        </w:rPr>
      </w:pPr>
      <w:r w:rsidRPr="00365D26">
        <w:rPr>
          <w:rFonts w:ascii="Times New Roman" w:hAnsi="Times New Roman"/>
          <w:lang w:val="nl-NL"/>
        </w:rPr>
        <w:tab/>
        <w:t>- Rung động trước cái hay cái đẹp và lòng cảm thông của tác giả đối với những nỗi bất hạnh của người nghèo.</w:t>
      </w:r>
    </w:p>
    <w:p w:rsidR="00365D26" w:rsidRPr="00365D26" w:rsidRDefault="00365D26" w:rsidP="009B3D63">
      <w:pPr>
        <w:jc w:val="both"/>
        <w:rPr>
          <w:rFonts w:ascii="Times New Roman" w:hAnsi="Times New Roman"/>
          <w:b/>
          <w:sz w:val="16"/>
          <w:szCs w:val="16"/>
          <w:lang w:val="nl-NL"/>
        </w:rPr>
      </w:pPr>
      <w:r w:rsidRPr="00365D26">
        <w:rPr>
          <w:rFonts w:ascii="Times New Roman" w:hAnsi="Times New Roman"/>
          <w:b/>
          <w:sz w:val="32"/>
          <w:szCs w:val="16"/>
          <w:lang w:val="nl-NL"/>
        </w:rPr>
        <w:t xml:space="preserve">     2. Về kỹ năng: </w:t>
      </w:r>
    </w:p>
    <w:p w:rsidR="00365D26" w:rsidRPr="009B3D63" w:rsidRDefault="00365D26" w:rsidP="009B3D63">
      <w:pPr>
        <w:jc w:val="both"/>
        <w:rPr>
          <w:rFonts w:ascii="Times New Roman" w:hAnsi="Times New Roman"/>
          <w:spacing w:val="-8"/>
          <w:lang w:val="nl-NL"/>
        </w:rPr>
      </w:pPr>
      <w:r w:rsidRPr="009B3D63">
        <w:rPr>
          <w:rFonts w:ascii="Times New Roman" w:hAnsi="Times New Roman"/>
          <w:spacing w:val="-8"/>
          <w:lang w:val="nl-NL"/>
        </w:rPr>
        <w:t xml:space="preserve">          Biết kỹ năng đọc, kể chuyện diễn cảm; phân tích các nhân vật và tình huống truyện.</w:t>
      </w:r>
    </w:p>
    <w:p w:rsidR="00365D26" w:rsidRPr="00365D26" w:rsidRDefault="00365D26" w:rsidP="009B3D63">
      <w:pPr>
        <w:jc w:val="both"/>
        <w:rPr>
          <w:rFonts w:ascii="Times New Roman" w:hAnsi="Times New Roman"/>
          <w:b/>
          <w:sz w:val="32"/>
          <w:szCs w:val="16"/>
        </w:rPr>
      </w:pPr>
      <w:r w:rsidRPr="00365D26">
        <w:rPr>
          <w:rFonts w:ascii="Times New Roman" w:hAnsi="Times New Roman"/>
          <w:b/>
          <w:sz w:val="32"/>
          <w:szCs w:val="16"/>
        </w:rPr>
        <w:t xml:space="preserve">     3. Về thái độ:</w:t>
      </w:r>
    </w:p>
    <w:p w:rsidR="00365D26" w:rsidRPr="00365D26" w:rsidRDefault="00365D26" w:rsidP="009B3D63">
      <w:pPr>
        <w:ind w:firstLine="720"/>
        <w:jc w:val="both"/>
        <w:rPr>
          <w:rFonts w:ascii="Times New Roman" w:hAnsi="Times New Roman"/>
          <w:szCs w:val="28"/>
        </w:rPr>
      </w:pPr>
      <w:r w:rsidRPr="00365D26">
        <w:rPr>
          <w:rFonts w:ascii="Times New Roman" w:hAnsi="Times New Roman"/>
          <w:szCs w:val="28"/>
        </w:rPr>
        <w:t>- Có thái độ yêu thương con người nhất là những người nghèo khổ.</w:t>
      </w:r>
    </w:p>
    <w:p w:rsidR="00365D26" w:rsidRPr="00365D26" w:rsidRDefault="00365D26" w:rsidP="009B3D63">
      <w:pPr>
        <w:keepNext/>
        <w:keepLines/>
        <w:jc w:val="both"/>
        <w:outlineLvl w:val="5"/>
        <w:rPr>
          <w:rFonts w:ascii="Times New Roman" w:eastAsiaTheme="majorEastAsia" w:hAnsi="Times New Roman"/>
          <w:b/>
          <w:iCs/>
          <w:color w:val="000000" w:themeColor="text1"/>
        </w:rPr>
      </w:pPr>
      <w:r w:rsidRPr="00365D26">
        <w:rPr>
          <w:rFonts w:ascii="Times New Roman" w:eastAsiaTheme="majorEastAsia" w:hAnsi="Times New Roman"/>
          <w:b/>
          <w:iCs/>
          <w:color w:val="000000" w:themeColor="text1"/>
        </w:rPr>
        <w:t>II. Chuẩn bị của giáo viên và học sinh:</w:t>
      </w:r>
    </w:p>
    <w:p w:rsidR="00365D26" w:rsidRPr="00365D26" w:rsidRDefault="00365D26" w:rsidP="009B3D63">
      <w:pPr>
        <w:numPr>
          <w:ilvl w:val="0"/>
          <w:numId w:val="12"/>
        </w:numPr>
        <w:contextualSpacing/>
        <w:jc w:val="both"/>
        <w:rPr>
          <w:rFonts w:ascii="Times New Roman" w:hAnsi="Times New Roman"/>
        </w:rPr>
      </w:pPr>
      <w:r w:rsidRPr="00365D26">
        <w:rPr>
          <w:rFonts w:ascii="Times New Roman" w:hAnsi="Times New Roman"/>
          <w:b/>
        </w:rPr>
        <w:t>Giáo viên:</w:t>
      </w:r>
      <w:r w:rsidRPr="00365D26">
        <w:rPr>
          <w:rFonts w:ascii="Times New Roman" w:hAnsi="Times New Roman"/>
        </w:rPr>
        <w:t xml:space="preserve"> Chuẩn bị nội dung lên lớp, tham khảo tài liệu.</w:t>
      </w:r>
    </w:p>
    <w:p w:rsidR="00365D26" w:rsidRPr="00365D26" w:rsidRDefault="00365D26" w:rsidP="009B3D63">
      <w:pPr>
        <w:jc w:val="both"/>
        <w:rPr>
          <w:rFonts w:ascii="Times New Roman" w:hAnsi="Times New Roman"/>
        </w:rPr>
      </w:pPr>
      <w:r w:rsidRPr="00365D26">
        <w:rPr>
          <w:rFonts w:ascii="Times New Roman" w:hAnsi="Times New Roman"/>
        </w:rPr>
        <w:t xml:space="preserve">    </w:t>
      </w:r>
      <w:r w:rsidRPr="00365D26">
        <w:rPr>
          <w:rFonts w:ascii="Times New Roman" w:hAnsi="Times New Roman"/>
          <w:b/>
        </w:rPr>
        <w:t>2. Học sinh:</w:t>
      </w:r>
      <w:r w:rsidRPr="00365D26">
        <w:rPr>
          <w:rFonts w:ascii="Times New Roman" w:hAnsi="Times New Roman"/>
        </w:rPr>
        <w:t xml:space="preserve">  Đọc và tóm tắt tác phẩm ở nhà, trả lời các câu hỏi.</w:t>
      </w:r>
    </w:p>
    <w:p w:rsidR="00365D26" w:rsidRPr="00365D26" w:rsidRDefault="00365D26" w:rsidP="009B3D63">
      <w:pPr>
        <w:jc w:val="both"/>
        <w:rPr>
          <w:rFonts w:ascii="Times New Roman" w:hAnsi="Times New Roman"/>
          <w:szCs w:val="28"/>
        </w:rPr>
      </w:pPr>
      <w:r w:rsidRPr="00365D26">
        <w:rPr>
          <w:rFonts w:ascii="Times New Roman" w:hAnsi="Times New Roman"/>
          <w:b/>
          <w:i/>
          <w:color w:val="000000" w:themeColor="text1"/>
        </w:rPr>
        <w:t xml:space="preserve">III. Phương pháp dạy </w:t>
      </w:r>
      <w:r w:rsidRPr="00365D26">
        <w:rPr>
          <w:rFonts w:ascii="Arial" w:hAnsi="Arial" w:cs="Arial"/>
          <w:b/>
          <w:i/>
          <w:color w:val="000000" w:themeColor="text1"/>
        </w:rPr>
        <w:t>–</w:t>
      </w:r>
      <w:r w:rsidRPr="00365D26">
        <w:rPr>
          <w:rFonts w:ascii="Times New Roman" w:hAnsi="Times New Roman"/>
          <w:b/>
          <w:i/>
          <w:color w:val="000000" w:themeColor="text1"/>
        </w:rPr>
        <w:t xml:space="preserve"> học:</w:t>
      </w:r>
      <w:r w:rsidRPr="00365D26">
        <w:rPr>
          <w:rFonts w:ascii="Times New Roman" w:hAnsi="Times New Roman"/>
          <w:szCs w:val="28"/>
        </w:rPr>
        <w:t xml:space="preserve"> Đọc hiểu, vấn đáp, b</w:t>
      </w:r>
      <w:r w:rsidR="009B3D63">
        <w:rPr>
          <w:rFonts w:ascii="Times New Roman" w:hAnsi="Times New Roman"/>
          <w:szCs w:val="28"/>
        </w:rPr>
        <w:t>ì</w:t>
      </w:r>
      <w:r w:rsidRPr="00365D26">
        <w:rPr>
          <w:rFonts w:ascii="Times New Roman" w:hAnsi="Times New Roman"/>
          <w:szCs w:val="28"/>
        </w:rPr>
        <w:t>nh giảng, thảo luận</w:t>
      </w:r>
    </w:p>
    <w:p w:rsidR="00365D26" w:rsidRPr="00365D26" w:rsidRDefault="00365D26" w:rsidP="009B3D63">
      <w:pPr>
        <w:jc w:val="both"/>
        <w:rPr>
          <w:rFonts w:ascii="Times New Roman" w:hAnsi="Times New Roman"/>
          <w:b/>
        </w:rPr>
      </w:pPr>
      <w:r w:rsidRPr="00365D26">
        <w:rPr>
          <w:rFonts w:ascii="Times New Roman" w:hAnsi="Times New Roman"/>
          <w:b/>
        </w:rPr>
        <w:t xml:space="preserve">IV. Tiến trình dạy </w:t>
      </w:r>
      <w:r w:rsidRPr="00365D26">
        <w:rPr>
          <w:rFonts w:ascii="Arial" w:hAnsi="Arial" w:cs="Arial"/>
          <w:b/>
        </w:rPr>
        <w:t>–</w:t>
      </w:r>
      <w:r w:rsidRPr="00365D26">
        <w:rPr>
          <w:rFonts w:ascii="Times New Roman" w:hAnsi="Times New Roman"/>
          <w:b/>
        </w:rPr>
        <w:t xml:space="preserve"> học:</w:t>
      </w:r>
    </w:p>
    <w:p w:rsidR="009B3D63" w:rsidRDefault="009B3D63" w:rsidP="009B3D63">
      <w:pPr>
        <w:ind w:left="630"/>
        <w:contextualSpacing/>
        <w:jc w:val="both"/>
        <w:rPr>
          <w:rFonts w:ascii="Times New Roman" w:hAnsi="Times New Roman"/>
          <w:b/>
          <w:szCs w:val="28"/>
        </w:rPr>
      </w:pPr>
      <w:r>
        <w:rPr>
          <w:rFonts w:ascii="Times New Roman" w:hAnsi="Times New Roman"/>
          <w:b/>
          <w:szCs w:val="28"/>
        </w:rPr>
        <w:t>HOẠT ĐỘNG 1: KHỞI ĐỘNG</w:t>
      </w:r>
    </w:p>
    <w:p w:rsidR="00365D26" w:rsidRPr="00365D26" w:rsidRDefault="00365D26" w:rsidP="009B3D63">
      <w:pPr>
        <w:ind w:left="630"/>
        <w:contextualSpacing/>
        <w:jc w:val="both"/>
        <w:rPr>
          <w:rFonts w:ascii="Times New Roman" w:hAnsi="Times New Roman"/>
        </w:rPr>
      </w:pPr>
      <w:r w:rsidRPr="00365D26">
        <w:rPr>
          <w:rFonts w:ascii="Times New Roman" w:hAnsi="Times New Roman"/>
          <w:b/>
          <w:szCs w:val="28"/>
        </w:rPr>
        <w:t>Kiểm tra bài cũ:</w:t>
      </w:r>
    </w:p>
    <w:p w:rsidR="00365D26" w:rsidRPr="00365D26" w:rsidRDefault="00365D26" w:rsidP="009B3D63">
      <w:pPr>
        <w:jc w:val="both"/>
        <w:rPr>
          <w:rFonts w:ascii="Times New Roman" w:hAnsi="Times New Roman"/>
        </w:rPr>
      </w:pPr>
      <w:r w:rsidRPr="00365D26">
        <w:rPr>
          <w:rFonts w:ascii="Times New Roman" w:hAnsi="Times New Roman"/>
        </w:rPr>
        <w:t xml:space="preserve">      ? Em hãy so sánh hai nhân vật Đôn- ki- hô- tê và Xan – chô Pan- xa trong đoạn trích Đánh nhau với cối xay gió để thấy được sự  đối lập tương phản song song? Việc tác giả xây dựng 2 nhân vật đối lập song song như thế nhằm thể hiện điều gì?</w:t>
      </w:r>
    </w:p>
    <w:p w:rsidR="00365D26" w:rsidRPr="00365D26" w:rsidRDefault="009B3D63" w:rsidP="009B3D63">
      <w:pPr>
        <w:jc w:val="both"/>
        <w:rPr>
          <w:rFonts w:ascii="Times New Roman" w:hAnsi="Times New Roman"/>
          <w:b/>
        </w:rPr>
      </w:pPr>
      <w:r>
        <w:rPr>
          <w:rFonts w:ascii="Times New Roman" w:hAnsi="Times New Roman"/>
          <w:b/>
        </w:rPr>
        <w:t xml:space="preserve">   </w:t>
      </w:r>
      <w:r>
        <w:rPr>
          <w:rFonts w:ascii="Times New Roman" w:hAnsi="Times New Roman"/>
          <w:b/>
        </w:rPr>
        <w:tab/>
      </w:r>
      <w:r w:rsidR="00365D26" w:rsidRPr="00365D26">
        <w:rPr>
          <w:rFonts w:ascii="Times New Roman" w:hAnsi="Times New Roman"/>
          <w:b/>
        </w:rPr>
        <w:t>Giới thiệu và dạy bài học mới:</w:t>
      </w:r>
    </w:p>
    <w:p w:rsidR="00365D26" w:rsidRPr="00365D26" w:rsidRDefault="00365D26" w:rsidP="009B3D63">
      <w:pPr>
        <w:jc w:val="both"/>
        <w:rPr>
          <w:rFonts w:ascii="Times New Roman" w:hAnsi="Times New Roman"/>
        </w:rPr>
      </w:pPr>
      <w:r w:rsidRPr="00365D26">
        <w:rPr>
          <w:rFonts w:ascii="Times New Roman" w:hAnsi="Times New Roman"/>
          <w:b/>
          <w:bCs/>
        </w:rPr>
        <w:t xml:space="preserve">       </w:t>
      </w:r>
      <w:r w:rsidRPr="00365D26">
        <w:rPr>
          <w:rFonts w:ascii="Times New Roman" w:hAnsi="Times New Roman"/>
        </w:rPr>
        <w:t xml:space="preserve">Văn học Mĩ là một nền văn học trẻ nhưng đã xuất hiện những kiệt xuất như Hê-min-guây, Giắc- lơ- </w:t>
      </w:r>
      <w:r w:rsidRPr="00365D26">
        <w:rPr>
          <w:rFonts w:ascii="Arial" w:hAnsi="Arial" w:cs="Arial"/>
        </w:rPr>
        <w:t>đ</w:t>
      </w:r>
      <w:r w:rsidRPr="00365D26">
        <w:rPr>
          <w:rFonts w:ascii="Times New Roman" w:hAnsi="Times New Roman"/>
        </w:rPr>
        <w:t>ơn.... trong số đó tên tuổi của O. Hen- ri nổi bật lên như một tác giả truyện ngắn tài danh. Chiến lá cuối cùng là một trong những truyện ngắn hướng vào cuộc sống nghèo khổ bất hạnh của người dân Mĩ vào sức mạnh của nghệ thuật chân chính đem lại niềm tin cho con người. Để hiểu phần nào truyện ngắn và đoạn trích chúng ta cùng tìm hiểu.</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rPr>
        <w:t xml:space="preserve"> </w:t>
      </w:r>
      <w:r w:rsidRPr="00365D26">
        <w:rPr>
          <w:rFonts w:ascii="Times New Roman" w:hAnsi="Times New Roman"/>
          <w:b/>
          <w:szCs w:val="28"/>
        </w:rPr>
        <w:t xml:space="preserve">HOẠT ĐỘNG 1: </w:t>
      </w:r>
      <w:r w:rsidRPr="00365D26">
        <w:rPr>
          <w:rFonts w:ascii="Times New Roman" w:hAnsi="Times New Roman"/>
          <w:szCs w:val="28"/>
        </w:rPr>
        <w:t>Hướng dẫn học sinh tỡm hiểu chung văn bản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Mục tiờu: </w:t>
      </w:r>
      <w:r w:rsidRPr="00365D26">
        <w:rPr>
          <w:rFonts w:ascii="Times New Roman" w:hAnsi="Times New Roman"/>
          <w:szCs w:val="28"/>
        </w:rPr>
        <w:t>Học sinh nắm được những nét tiêu biểu về tỏc giả, tỏc phẩm.</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Cỏ nhõn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Thời gian: 1</w:t>
      </w:r>
      <w:r w:rsidRPr="00365D26">
        <w:rPr>
          <w:rFonts w:ascii="Times New Roman" w:hAnsi="Times New Roman"/>
          <w:szCs w:val="28"/>
        </w:rPr>
        <w:t>5 phỳt</w:t>
      </w:r>
    </w:p>
    <w:tbl>
      <w:tblPr>
        <w:tblStyle w:val="TableGrid3"/>
        <w:tblW w:w="10278" w:type="dxa"/>
        <w:tblLook w:val="04A0" w:firstRow="1" w:lastRow="0" w:firstColumn="1" w:lastColumn="0" w:noHBand="0" w:noVBand="1"/>
      </w:tblPr>
      <w:tblGrid>
        <w:gridCol w:w="3192"/>
        <w:gridCol w:w="3192"/>
        <w:gridCol w:w="3894"/>
      </w:tblGrid>
      <w:tr w:rsidR="00365D26" w:rsidRPr="00365D26" w:rsidTr="009B3D63">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giỏo viờn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9B3D63">
        <w:tc>
          <w:tcPr>
            <w:tcW w:w="3192" w:type="dxa"/>
          </w:tcPr>
          <w:p w:rsidR="00365D26" w:rsidRPr="00365D26" w:rsidRDefault="00365D26" w:rsidP="00365D26">
            <w:pPr>
              <w:spacing w:before="120" w:after="120"/>
              <w:jc w:val="both"/>
              <w:rPr>
                <w:rFonts w:ascii="Times New Roman" w:hAnsi="Times New Roman"/>
              </w:rPr>
            </w:pPr>
            <w:r w:rsidRPr="00365D26">
              <w:rPr>
                <w:rFonts w:ascii="Times New Roman" w:hAnsi="Times New Roman"/>
              </w:rPr>
              <w:lastRenderedPageBreak/>
              <w:t>- GV cho HS đọc chú thích dấu *</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Nêu vài nét khái quát về tác giả?</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giới thiệu tác phẩm Chiếc lá cuối cùng và đoạn trích.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khái quát lại SGV – 85</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 GV nêu yêu cầu đọc.</w:t>
            </w: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 GV đọc 1 đoạn.</w:t>
            </w: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 GV nhận xét phần đọc của hs.</w:t>
            </w:r>
          </w:p>
          <w:p w:rsidR="00365D26" w:rsidRPr="00365D26" w:rsidRDefault="00365D26" w:rsidP="00365D26">
            <w:pPr>
              <w:spacing w:before="120" w:after="120"/>
              <w:jc w:val="both"/>
              <w:rPr>
                <w:rFonts w:ascii="Times New Roman" w:hAnsi="Times New Roman"/>
                <w:b/>
                <w:i/>
                <w:lang w:val="nl-NL"/>
              </w:rPr>
            </w:pPr>
            <w:r w:rsidRPr="00365D26">
              <w:rPr>
                <w:rFonts w:ascii="Times New Roman" w:hAnsi="Times New Roman"/>
                <w:b/>
                <w:i/>
                <w:lang w:val="nl-NL"/>
              </w:rPr>
              <w:t xml:space="preserve">  ? Các em đã được học phương pháp tóm tắt VB tự sự vận dụng kiến thức đó em hãy tóm tắt qua đoạn trích?</w:t>
            </w: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r w:rsidRPr="00365D26">
              <w:rPr>
                <w:rFonts w:ascii="Times New Roman" w:hAnsi="Times New Roman"/>
                <w:lang w:val="nl-NL"/>
              </w:rPr>
              <w:t>- GV nhận xét phần tóm tắt của hs, GV tóm tắt TP.</w:t>
            </w: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lang w:val="nl-NL"/>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cho hs giải nghĩa các từ khó?</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Giải nghĩa các chú giải 2,3,4, 6,7?</w:t>
            </w:r>
            <w:r w:rsidRPr="00365D26">
              <w:rPr>
                <w:rFonts w:ascii="Times New Roman" w:hAnsi="Times New Roman"/>
                <w:b/>
                <w:i/>
              </w:rPr>
              <w:br/>
              <w:t xml:space="preserve"> </w:t>
            </w:r>
          </w:p>
          <w:p w:rsidR="00365D26" w:rsidRPr="00365D26" w:rsidRDefault="00365D26" w:rsidP="00365D26">
            <w:pPr>
              <w:spacing w:before="120" w:after="120"/>
              <w:jc w:val="both"/>
              <w:rPr>
                <w:rFonts w:ascii="Times New Roman" w:hAnsi="Times New Roman"/>
                <w:b/>
                <w:i/>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Đoạn trích học chia làm mấy phần  theo trình tự diễn biến? </w:t>
            </w: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Sự việc chính trong mỗi phần  là gì?</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Xác định các nhân vật chính trong đoạn trích?</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giới thiệu cách phân đoạn. Nêu hướng phân tích VB theo nhân vật.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GV định hướng hs theo dõi vào sgk chú ý các chi tiết xoay quanh nhân vật Giôn- Xi </w:t>
            </w:r>
          </w:p>
          <w:p w:rsidR="00365D26" w:rsidRPr="00365D26" w:rsidRDefault="00365D26" w:rsidP="00365D26">
            <w:pPr>
              <w:rPr>
                <w:rFonts w:ascii="Times New Roman" w:hAnsi="Times New Roman"/>
              </w:rPr>
            </w:pPr>
          </w:p>
        </w:tc>
        <w:tc>
          <w:tcPr>
            <w:tcW w:w="3192" w:type="dxa"/>
          </w:tcPr>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đọc chú thích dấu *</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theo dõi sgk trình bày</w:t>
            </w:r>
          </w:p>
          <w:p w:rsidR="00365D26" w:rsidRPr="00365D26" w:rsidRDefault="00365D26" w:rsidP="00365D26">
            <w:pPr>
              <w:spacing w:before="120" w:after="120"/>
              <w:jc w:val="center"/>
              <w:rPr>
                <w:rFonts w:ascii="Times New Roman" w:hAnsi="Times New Roman"/>
              </w:rPr>
            </w:pPr>
            <w:r w:rsidRPr="00365D26">
              <w:rPr>
                <w:rFonts w:ascii="Times New Roman" w:hAnsi="Times New Roman"/>
              </w:rPr>
              <w:t>- Ghi những ý cơ bản.</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xml:space="preserve"> HS đọc nối tiếp đến hết</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tóm tắt</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HS dựa sgk giải thích  các từ khó.</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 Nghiên cứu</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r w:rsidRPr="00365D26">
              <w:rPr>
                <w:rFonts w:ascii="Times New Roman" w:hAnsi="Times New Roman"/>
              </w:rPr>
              <w:t>Trả</w:t>
            </w:r>
            <w:r w:rsidRPr="00365D26">
              <w:rPr>
                <w:rFonts w:ascii="Times New Roman" w:hAnsi="Times New Roman" w:cs="Arial"/>
              </w:rPr>
              <w:t xml:space="preserve"> </w:t>
            </w:r>
            <w:r w:rsidRPr="00365D26">
              <w:rPr>
                <w:rFonts w:ascii="Times New Roman" w:hAnsi="Times New Roman"/>
              </w:rPr>
              <w:t>lời</w:t>
            </w: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Phát hiện, trả lời</w:t>
            </w:r>
          </w:p>
          <w:p w:rsidR="00365D26" w:rsidRPr="00365D26" w:rsidRDefault="00365D26" w:rsidP="00365D26">
            <w:pPr>
              <w:rPr>
                <w:rFonts w:ascii="Times New Roman" w:hAnsi="Times New Roman"/>
              </w:rPr>
            </w:pPr>
          </w:p>
        </w:tc>
        <w:tc>
          <w:tcPr>
            <w:tcW w:w="3894" w:type="dxa"/>
          </w:tcPr>
          <w:p w:rsidR="00365D26" w:rsidRPr="00365D26" w:rsidRDefault="00365D26" w:rsidP="00365D26">
            <w:pPr>
              <w:spacing w:before="120" w:after="120"/>
              <w:jc w:val="both"/>
              <w:rPr>
                <w:rFonts w:ascii="Times New Roman" w:hAnsi="Times New Roman"/>
                <w:b/>
                <w:bCs/>
                <w:i/>
                <w:u w:val="single"/>
              </w:rPr>
            </w:pPr>
            <w:r w:rsidRPr="00365D26">
              <w:rPr>
                <w:rFonts w:ascii="Times New Roman" w:hAnsi="Times New Roman"/>
                <w:b/>
                <w:bCs/>
                <w:i/>
                <w:u w:val="single"/>
              </w:rPr>
              <w:lastRenderedPageBreak/>
              <w:t xml:space="preserve">I. Đọc  tiếp xúc văn bản </w:t>
            </w:r>
          </w:p>
          <w:p w:rsidR="00365D26" w:rsidRPr="00365D26" w:rsidRDefault="00365D26" w:rsidP="00365D26">
            <w:pPr>
              <w:spacing w:before="120" w:after="120"/>
              <w:jc w:val="both"/>
              <w:rPr>
                <w:rFonts w:ascii="Times New Roman" w:hAnsi="Times New Roman"/>
                <w:b/>
                <w:bCs/>
              </w:rPr>
            </w:pPr>
            <w:r w:rsidRPr="00365D26">
              <w:rPr>
                <w:rFonts w:ascii="Times New Roman" w:hAnsi="Times New Roman"/>
                <w:b/>
                <w:bCs/>
              </w:rPr>
              <w:t xml:space="preserve">* Tác giả tác phẩm  </w:t>
            </w:r>
            <w:r w:rsidRPr="00365D26">
              <w:rPr>
                <w:rFonts w:ascii="Times New Roman" w:hAnsi="Times New Roman"/>
              </w:rPr>
              <w:t>SGK  89.</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bCs/>
              </w:rPr>
            </w:pPr>
            <w:r w:rsidRPr="00365D26">
              <w:rPr>
                <w:rFonts w:ascii="Times New Roman" w:hAnsi="Times New Roman"/>
                <w:b/>
                <w:bCs/>
              </w:rPr>
              <w:t>* Đọc</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Chú ý ngôn ngữ mệt mỏi của Giôn- xi lúc đầu và vui tươi ở đoạn cuối truyện.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Giọng Xiu thể hiện sự yêu thương lo lắng.</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after="120" w:line="480" w:lineRule="auto"/>
              <w:jc w:val="both"/>
              <w:rPr>
                <w:rFonts w:ascii="Times New Roman" w:hAnsi="Times New Roman"/>
              </w:rPr>
            </w:pPr>
            <w:r w:rsidRPr="00365D26">
              <w:rPr>
                <w:rFonts w:ascii="Times New Roman" w:hAnsi="Times New Roman"/>
              </w:rPr>
              <w:t>* Tóm tắt: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Xiu và Giôn – Xi là hai hoạ sĩ nghèo sống trong căn hộ thuê ở Oa-sinh-tơn, cùng căn hộ của cụ Bơ-men cũng là hoạ sĩ nghèo.</w:t>
            </w:r>
            <w:r w:rsidRPr="00365D26">
              <w:rPr>
                <w:rFonts w:ascii="Times New Roman" w:hAnsi="Times New Roman"/>
              </w:rPr>
              <w:br/>
              <w:t>- Trong 40 năm cụ Bơ-men chưa có một kiệt tác nào.</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Trong mùa đông lạnh giá Giôn-xi bị bệnh viêm phổi. Bệnh tật, nghèo túng cô tuyệt vọng. Hàng ngày ngồi nhìn ra bức tường nhìn cây thường xuân đang rụng lá và ý nghĩ khi nhìn chiếc lá cuối cùng rụng thì cô cũng ra đi. Nhưng sau đêm mưa tuyết chiếc lá không rụng và Giôn- xi được bạn chăm sóc đã khỏi bệnh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Chiếc lá do cụ Bơ-men vẽ trong đêm mưa bão đã cứu sống Giôn- Xi nhưng do vẽ trong đêm mưa tuyết  nên cụ đã qua đời vì bệnh phổi. Chiếc lá đã trở thành kiệt tác ...</w:t>
            </w:r>
          </w:p>
          <w:p w:rsidR="00365D26" w:rsidRPr="00365D26" w:rsidRDefault="00365D26" w:rsidP="00365D26">
            <w:pPr>
              <w:spacing w:before="120" w:after="120"/>
              <w:jc w:val="both"/>
              <w:rPr>
                <w:rFonts w:ascii="Times New Roman" w:hAnsi="Times New Roman"/>
                <w:b/>
                <w:bCs/>
              </w:rPr>
            </w:pPr>
            <w:r w:rsidRPr="00365D26">
              <w:rPr>
                <w:rFonts w:ascii="Times New Roman" w:hAnsi="Times New Roman"/>
                <w:b/>
                <w:bCs/>
              </w:rPr>
              <w:t xml:space="preserve">* Từ khó: SGK </w:t>
            </w: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p>
          <w:p w:rsidR="00365D26" w:rsidRPr="00365D26" w:rsidRDefault="00365D26" w:rsidP="00365D26">
            <w:pPr>
              <w:spacing w:before="120" w:after="120"/>
              <w:jc w:val="both"/>
              <w:rPr>
                <w:rFonts w:ascii="Times New Roman" w:hAnsi="Times New Roman"/>
                <w:b/>
                <w:bCs/>
              </w:rPr>
            </w:pPr>
            <w:r w:rsidRPr="00365D26">
              <w:rPr>
                <w:rFonts w:ascii="Times New Roman" w:hAnsi="Times New Roman"/>
                <w:b/>
                <w:bCs/>
              </w:rPr>
              <w:t>* Cấu trúc văn bản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Phân đoạn: 3 phần</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Phần  1: Từ đầu đến chán nản tình cảnh của Giôn- Xi.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Phần 2: Tiếp đến vẽ vịnh Na- Phơ số mệnh của Giôn - Xi và chiếc lá.</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Phần 3 Còn lại: Sự hồi tỉnh của Giôn- xi.</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Nhân vật chính Giôn - Xi, Xiu , Cụ Bơ-  men.</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2: </w:t>
      </w:r>
      <w:r w:rsidR="009B3D63">
        <w:rPr>
          <w:rFonts w:ascii="Times New Roman" w:hAnsi="Times New Roman"/>
          <w:szCs w:val="28"/>
        </w:rPr>
        <w:t>Hướng dẫn học sinh tì</w:t>
      </w:r>
      <w:r w:rsidRPr="00365D26">
        <w:rPr>
          <w:rFonts w:ascii="Times New Roman" w:hAnsi="Times New Roman"/>
          <w:szCs w:val="28"/>
        </w:rPr>
        <w:t>m hiểu chi tiết văn bản</w:t>
      </w:r>
    </w:p>
    <w:p w:rsidR="00365D26" w:rsidRPr="00365D26" w:rsidRDefault="00365D26" w:rsidP="00365D26">
      <w:pPr>
        <w:rPr>
          <w:rFonts w:ascii="Times New Roman" w:hAnsi="Times New Roman"/>
          <w:lang w:val="nl-NL"/>
        </w:rPr>
      </w:pPr>
      <w:r w:rsidRPr="00365D26">
        <w:rPr>
          <w:rFonts w:ascii="Times New Roman" w:hAnsi="Times New Roman"/>
          <w:b/>
          <w:szCs w:val="28"/>
        </w:rPr>
        <w:t>+ Mục ti</w:t>
      </w:r>
      <w:r w:rsidR="009B3D63">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lang w:val="nl-NL"/>
        </w:rPr>
        <w:t>Rung động trước cái hay cái đẹp và lòng cảm thông của tác giả đối với những nỗi bất hạnh của người nghèo.</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 b</w:t>
      </w:r>
      <w:r w:rsidR="009B3D63">
        <w:rPr>
          <w:rFonts w:ascii="Times New Roman" w:hAnsi="Times New Roman"/>
          <w:szCs w:val="28"/>
        </w:rPr>
        <w:t>ì</w:t>
      </w:r>
      <w:r w:rsidRPr="00365D26">
        <w:rPr>
          <w:rFonts w:ascii="Times New Roman" w:hAnsi="Times New Roman"/>
          <w:szCs w:val="28"/>
        </w:rPr>
        <w:t>nh giảng.</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9B3D63">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Thời gian:</w:t>
      </w:r>
      <w:r w:rsidRPr="00365D26">
        <w:rPr>
          <w:rFonts w:ascii="Times New Roman" w:hAnsi="Times New Roman"/>
          <w:szCs w:val="28"/>
        </w:rPr>
        <w:t>55 ph</w:t>
      </w:r>
      <w:r w:rsidR="009B3D63">
        <w:rPr>
          <w:rFonts w:ascii="Times New Roman" w:hAnsi="Times New Roman"/>
          <w:szCs w:val="28"/>
        </w:rPr>
        <w:t>ú</w:t>
      </w:r>
      <w:r w:rsidRPr="00365D26">
        <w:rPr>
          <w:rFonts w:ascii="Times New Roman" w:hAnsi="Times New Roman"/>
          <w:szCs w:val="28"/>
        </w:rPr>
        <w:t>t.</w:t>
      </w:r>
    </w:p>
    <w:tbl>
      <w:tblPr>
        <w:tblStyle w:val="TableGrid3"/>
        <w:tblW w:w="10278" w:type="dxa"/>
        <w:tblLook w:val="04A0" w:firstRow="1" w:lastRow="0" w:firstColumn="1" w:lastColumn="0" w:noHBand="0" w:noVBand="1"/>
      </w:tblPr>
      <w:tblGrid>
        <w:gridCol w:w="3192"/>
        <w:gridCol w:w="3192"/>
        <w:gridCol w:w="3894"/>
      </w:tblGrid>
      <w:tr w:rsidR="00365D26" w:rsidRPr="00365D26" w:rsidTr="009B3D63">
        <w:tc>
          <w:tcPr>
            <w:tcW w:w="3192" w:type="dxa"/>
          </w:tcPr>
          <w:p w:rsidR="00365D26" w:rsidRPr="00365D26" w:rsidRDefault="00365D26" w:rsidP="009B3D63">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 xml:space="preserve">Hoạt động của </w:t>
            </w:r>
            <w:r w:rsidR="009B3D63">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9B3D63">
        <w:tc>
          <w:tcPr>
            <w:tcW w:w="3192" w:type="dxa"/>
          </w:tcPr>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Giôn- xi được giới thiệu trong hoàn cảnh  như thế nào?</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Trong hoàn cảnh đó Giôn- xi đã có những việc làm và suy nghĩ như thế nào?</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ml:space="preserve">? Mỗi lần Giôn- xi ra </w:t>
            </w:r>
            <w:r w:rsidRPr="00365D26">
              <w:rPr>
                <w:rFonts w:ascii="Times New Roman" w:hAnsi="Times New Roman"/>
                <w:b/>
                <w:i/>
              </w:rPr>
              <w:lastRenderedPageBreak/>
              <w:t>lện cho Xiu kéo tấm mành lên giọng cô thều thào điều đó đã giúp cho người đọc cảm nhận được sức  khỏe của Giôn- xi thế nào?</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GV: Trong đoạn trích ta thấy hai lần Giôn- xi yêu cầu Xiu kéo tấm mành lên để nhìn cây thường xuân.</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Tại sao Giôn- xi lại yêu cầu như thế?</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Vậy theo Giôn- Xi chiếc lá cuối cùng rụng có mối quan hệ gì với cô ?</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ý nghĩ ấy của Giôn- xi đã  bày tỏ tâm trạng gì của cô?</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Vì sao Giôn- xi lại có tâm trạng như vậy? </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GV: Vì thế trước lời lẽ yêu thương của bạn Giôn- Xi không đáp lại mà tâm hồn đang chuẩn bị cho chuyến đi xa xôi bí ẩn của mình.</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Như vậy đến đây người đọc đã cảm nhận được gì về Giôn- xi?</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H/ả Giôn- xi trong tình cảnh đó gợi cho em cảm xúc gì?</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GV cho hs đọc đoạn tiếp theo ngày hôm đó đến vè vinh na- plơ</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Theo dõi phần đọc ta thấy sau một đêm mưa gió dữ dội, khi chiếc mành được kéo lên là lúc trời vừa hửng sáng, Giôn- Xi phát hiện ra </w:t>
            </w:r>
            <w:r w:rsidRPr="00365D26">
              <w:rPr>
                <w:rFonts w:ascii="Times New Roman" w:hAnsi="Times New Roman"/>
                <w:b/>
                <w:i/>
              </w:rPr>
              <w:lastRenderedPageBreak/>
              <w:t>điều gì?</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Tại sao khi nhìn chiếc lá thường xuân còn đó Giôn- Xi cảm thấy mình là một con bé hư?</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Từ lúc đó Giôn- Xi cảm thấy, muốn ăn và ngồi dậy trang điểm những chi tiết đó cho thấy Giôn- Xi đã có sự thay đổi như thế nào?</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Và Giôn- Xi mơ ước vẽ vịnh Na- Pơlơ chi tiết đó đã thể hiện điều gì ? </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Theo em vì sao một con người có thể vượt  lên cái chết chỉ vì chiếc lá mỏng manh vẫn bám ở trên cây?</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b/>
                <w:bCs/>
              </w:rPr>
              <w:t xml:space="preserve">- GV </w:t>
            </w:r>
            <w:r w:rsidRPr="00365D26">
              <w:rPr>
                <w:rFonts w:ascii="Times New Roman" w:hAnsi="Times New Roman"/>
              </w:rPr>
              <w:t>nguyên nhân làm cho Giôn-Xi vượt qua được cái chết là do chiếc lá có sức sống bền bỉ, dẻo dai qua đây ta thấy con người có thể tự chữa bệnh bằng nghị lực và tình yêu cuộc sống.</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rPr>
              <w:t xml:space="preserve">  ? </w:t>
            </w:r>
            <w:r w:rsidRPr="00365D26">
              <w:rPr>
                <w:rFonts w:ascii="Times New Roman" w:hAnsi="Times New Roman"/>
                <w:b/>
                <w:i/>
              </w:rPr>
              <w:t>Tại sao nhà văn kết thúc truyện bằng lời kể của Xiu mà không để Giôn- xi phản ứng gì?</w:t>
            </w:r>
          </w:p>
          <w:p w:rsidR="00365D26" w:rsidRPr="00365D26" w:rsidRDefault="00365D26" w:rsidP="00365D26">
            <w:pPr>
              <w:spacing w:after="120" w:line="214" w:lineRule="auto"/>
              <w:jc w:val="both"/>
              <w:rPr>
                <w:rFonts w:ascii="Times New Roman" w:hAnsi="Times New Roman"/>
              </w:rPr>
            </w:pPr>
            <w:r w:rsidRPr="00365D26">
              <w:rPr>
                <w:rFonts w:ascii="Times New Roman" w:hAnsi="Times New Roman"/>
              </w:rPr>
              <w:t>GV KQ chuyển ý.</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9B3D63" w:rsidRDefault="00365D26" w:rsidP="00365D26">
            <w:pPr>
              <w:spacing w:after="120" w:line="214" w:lineRule="auto"/>
              <w:jc w:val="both"/>
              <w:rPr>
                <w:rFonts w:ascii="Times New Roman" w:hAnsi="Times New Roman"/>
                <w:b/>
                <w:szCs w:val="28"/>
              </w:rPr>
            </w:pPr>
            <w:r w:rsidRPr="00365D26">
              <w:rPr>
                <w:rFonts w:ascii="Times New Roman" w:hAnsi="Times New Roman"/>
                <w:sz w:val="16"/>
                <w:szCs w:val="16"/>
              </w:rPr>
              <w:t xml:space="preserve"> </w:t>
            </w:r>
            <w:r w:rsidRPr="009B3D63">
              <w:rPr>
                <w:rFonts w:ascii="Times New Roman" w:hAnsi="Times New Roman"/>
                <w:b/>
                <w:szCs w:val="28"/>
              </w:rPr>
              <w:t>tiết 2.</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ml:space="preserve">- GV định hướng cho hs chú ý vào các chi tiết miêu tả Xiu </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Nhân vật Xiu được giới thiệu như thế nào?</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Mở đầu đoạn trích ta thấy Xiu cùng cụ Bơ- Men sợ sệt ngó ra ngoài cửa sổ nhìn cây thường xuân rồi nhìn nhau </w:t>
            </w:r>
            <w:r w:rsidRPr="00365D26">
              <w:rPr>
                <w:rFonts w:ascii="Times New Roman" w:hAnsi="Times New Roman"/>
                <w:b/>
                <w:i/>
              </w:rPr>
              <w:lastRenderedPageBreak/>
              <w:t>chẳng nói gì. Tại sao hai người lại có cử chỉ đó?</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Xiu đã có những việc  làm như thế nào với bạn?</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Qua cử chỉ trên em hiểu gì về Xiu?</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Có ý kiến cho rằng Xiu hoàn toàn biết câu chuyện chiếc lá cuối cùng ý kiến đó có đúng không? Lí giải vì sao?</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Giả sử Xiu biết chiếc lá là giả thì diễn biến câu chuyện thế nào? </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Tại sao tác giả lại để cho Xiu kể lại câu chuyện về cái chết và nguyên nhân dẫn đến cái chết của cụ Bơ- men?</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Việc làm và nhận xét bức vẽ của Xiu về cụ Bơ- men cho thấy t/c của Xiu đối với cụ thế nào?</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Qua những việc  làm của Xiu với cụ Bơ- men và Giôn- xi người đọc cảm nhận được gì về cô hoạ sĩ trẻ này? </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after="120" w:line="214" w:lineRule="auto"/>
              <w:jc w:val="both"/>
              <w:rPr>
                <w:rFonts w:ascii="Times New Roman" w:hAnsi="Times New Roman"/>
              </w:rPr>
            </w:pPr>
            <w:r w:rsidRPr="00365D26">
              <w:rPr>
                <w:rFonts w:ascii="Times New Roman" w:hAnsi="Times New Roman"/>
              </w:rPr>
              <w:t>GVKQ chuyển ý.</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Sự thật về chiếc lá có liên quan đến nhân vật nào?</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GV định  hướng hs chú ý chữ in nhỏ.</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Cụ Bơ- men cũng như Xiu có tâm trạng gì?</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Khi lên gác cụ Bơ- men cũng như Xiu có tâm trạng gì?</w:t>
            </w: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Hình dung xem lúc cụ lo lắng im lặng đó cụ đã có tâm suy nghĩ gì?</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Khi vẽ chiếc lá mục đích của cụ có phải để cho bức trang trở thành  kiệt tác không ? mà mục đích là  gì?</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Bức tranh chiếc  lá được vẽ trong hoàn cảnh nào? </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Bức tranh được miêu tả như thế nào?</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Người hoạ sĩ đó đã phải trả giá như thế nào cho bức vẽ chiếc lá cuối cùng của mình?</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Tại sao nhà văn bỏ qua không kể việc cụ vẽ chiếc lá trên tường trong đêm mưa tuyết thế nào. Mà đến cuối chuyện mới cho người đọc biết được qua lời kể của Xiu?</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Tại sao Xiu lại cho rằng bức tranh chiếc lá trở thành một kiệt tác?</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Qua tìm hiểu em có cảm nhận gì  về cụ Bơ-men?</w:t>
            </w: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b/>
                <w:i/>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i/>
              </w:rPr>
            </w:pPr>
            <w:r w:rsidRPr="00365D26">
              <w:rPr>
                <w:rFonts w:ascii="Times New Roman" w:hAnsi="Times New Roman"/>
                <w:b/>
                <w:i/>
              </w:rPr>
              <w:t xml:space="preserve">  ? Bức  tranh chiếc lá không phải thần dược mà là một tác phẩm nghệ thuật được tạo nên bởi tình yêu thương con người qua đó em hiểu gì về ý nghĩa của nghệ thuật chân chính?</w:t>
            </w:r>
          </w:p>
          <w:p w:rsidR="00365D26" w:rsidRPr="00365D26" w:rsidRDefault="00365D26" w:rsidP="00A06AFE">
            <w:pPr>
              <w:spacing w:before="120" w:after="120" w:line="214" w:lineRule="auto"/>
              <w:jc w:val="both"/>
              <w:rPr>
                <w:rFonts w:ascii="Times New Roman" w:hAnsi="Times New Roman"/>
              </w:rPr>
            </w:pPr>
            <w:r w:rsidRPr="00365D26">
              <w:rPr>
                <w:rFonts w:ascii="Times New Roman" w:hAnsi="Times New Roman"/>
                <w:b/>
                <w:bCs/>
              </w:rPr>
              <w:t>GV KQ Toàn bài</w:t>
            </w:r>
            <w:r w:rsidR="00A06AFE">
              <w:rPr>
                <w:rFonts w:ascii="Times New Roman" w:hAnsi="Times New Roman"/>
              </w:rPr>
              <w:t>.</w:t>
            </w:r>
          </w:p>
        </w:tc>
        <w:tc>
          <w:tcPr>
            <w:tcW w:w="3192" w:type="dxa"/>
          </w:tcPr>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lastRenderedPageBreak/>
              <w:t>Trả lời</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Thảo luận, phát biểu</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Trả lời</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Phát hiện, trả lời</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Thảo luận, phát biểu</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Theo dõi VB phát hiện .</w:t>
            </w: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Tự bộc lộ</w:t>
            </w: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-HS phát hiện</w:t>
            </w: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Phát hiện phân tích</w:t>
            </w: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r w:rsidRPr="00365D26">
              <w:rPr>
                <w:rFonts w:ascii="Times New Roman" w:hAnsi="Times New Roman"/>
              </w:rPr>
              <w:t>- HS nêu cảm nhận</w:t>
            </w: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Phân tích nhận xét.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Phát hiện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Thảo luận</w:t>
            </w: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Trả lời độc lập.</w:t>
            </w: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HS tự bộc lộ.</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r w:rsidRPr="00365D26">
              <w:rPr>
                <w:rFonts w:ascii="Times New Roman" w:hAnsi="Times New Roman"/>
              </w:rPr>
              <w:t>-</w:t>
            </w: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r w:rsidRPr="00365D26">
              <w:rPr>
                <w:rFonts w:ascii="Times New Roman" w:hAnsi="Times New Roman"/>
              </w:rPr>
              <w:t xml:space="preserve"> HS đọc đoạn văn tiếp theo hướng dẫn của GV.</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Phát hiện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Trao đổi nhóm 2.</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Phát hiện.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Nhận xét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Nhận xét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Phát hiện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jc w:val="center"/>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Phát hiện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Nhận xét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Phát hiện lựa chọn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Thảo luận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Trao đổi nhóm 2</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Thảo luận trình bày ý kiến.</w:t>
            </w: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Trả lời</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HS tự bộc lộ</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lastRenderedPageBreak/>
              <w:t>- Phát hiện</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r w:rsidRPr="00365D26">
              <w:rPr>
                <w:rFonts w:ascii="Times New Roman" w:hAnsi="Times New Roman"/>
              </w:rPr>
              <w:t>- HS nhận xét-</w:t>
            </w: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365D26" w:rsidP="00365D26">
            <w:pPr>
              <w:spacing w:before="120" w:after="120" w:line="214" w:lineRule="auto"/>
              <w:rPr>
                <w:rFonts w:ascii="Times New Roman" w:hAnsi="Times New Roman"/>
              </w:rPr>
            </w:pPr>
          </w:p>
          <w:p w:rsidR="00365D26" w:rsidRPr="00365D26" w:rsidRDefault="00A06AFE" w:rsidP="00365D26">
            <w:pPr>
              <w:spacing w:before="120" w:after="120" w:line="214" w:lineRule="auto"/>
              <w:rPr>
                <w:rFonts w:ascii="Times New Roman" w:hAnsi="Times New Roman"/>
              </w:rPr>
            </w:pPr>
            <w:r>
              <w:rPr>
                <w:rFonts w:ascii="Times New Roman" w:hAnsi="Times New Roman"/>
              </w:rPr>
              <w:t>Nhận xét- Phát hiện</w:t>
            </w:r>
          </w:p>
          <w:p w:rsidR="00365D26" w:rsidRPr="00365D26" w:rsidRDefault="00A06AFE" w:rsidP="00A06AFE">
            <w:pPr>
              <w:spacing w:before="120" w:after="120" w:line="214" w:lineRule="auto"/>
              <w:rPr>
                <w:rFonts w:ascii="Times New Roman" w:hAnsi="Times New Roman"/>
              </w:rPr>
            </w:pPr>
            <w:r>
              <w:rPr>
                <w:rFonts w:ascii="Times New Roman" w:hAnsi="Times New Roman"/>
              </w:rPr>
              <w:t>- HS tự bộc lộ</w:t>
            </w:r>
          </w:p>
        </w:tc>
        <w:tc>
          <w:tcPr>
            <w:tcW w:w="3894" w:type="dxa"/>
          </w:tcPr>
          <w:p w:rsidR="00365D26" w:rsidRPr="00365D26" w:rsidRDefault="00365D26" w:rsidP="00365D26">
            <w:pPr>
              <w:keepNext/>
              <w:keepLines/>
              <w:spacing w:before="200" w:line="214" w:lineRule="auto"/>
              <w:jc w:val="both"/>
              <w:outlineLvl w:val="5"/>
              <w:rPr>
                <w:rFonts w:ascii="Times New Roman" w:eastAsiaTheme="majorEastAsia" w:hAnsi="Times New Roman"/>
                <w:iCs/>
                <w:color w:val="000000" w:themeColor="text1"/>
                <w:szCs w:val="28"/>
              </w:rPr>
            </w:pPr>
            <w:r w:rsidRPr="00365D26">
              <w:rPr>
                <w:rFonts w:ascii="Times New Roman" w:eastAsiaTheme="majorEastAsia" w:hAnsi="Times New Roman"/>
                <w:iCs/>
                <w:color w:val="000000" w:themeColor="text1"/>
                <w:szCs w:val="28"/>
              </w:rPr>
              <w:lastRenderedPageBreak/>
              <w:t>II. Đọc – hiểu văn bản</w:t>
            </w:r>
          </w:p>
          <w:p w:rsidR="00365D26" w:rsidRPr="00365D26" w:rsidRDefault="00365D26" w:rsidP="00365D26">
            <w:pPr>
              <w:spacing w:line="214" w:lineRule="auto"/>
              <w:jc w:val="both"/>
              <w:rPr>
                <w:rFonts w:ascii="Times New Roman" w:hAnsi="Times New Roman"/>
                <w:i/>
              </w:rPr>
            </w:pPr>
          </w:p>
          <w:p w:rsidR="00365D26" w:rsidRPr="00365D26" w:rsidRDefault="00365D26" w:rsidP="00365D26">
            <w:pPr>
              <w:spacing w:after="120" w:line="214" w:lineRule="auto"/>
              <w:jc w:val="both"/>
              <w:rPr>
                <w:rFonts w:ascii="Times New Roman" w:hAnsi="Times New Roman"/>
                <w:i/>
                <w:szCs w:val="28"/>
              </w:rPr>
            </w:pPr>
            <w:r w:rsidRPr="00365D26">
              <w:rPr>
                <w:rFonts w:ascii="Times New Roman" w:hAnsi="Times New Roman"/>
                <w:i/>
                <w:szCs w:val="28"/>
              </w:rPr>
              <w:t>1. Diễn biến tâm trạng của Giôn- Xi.</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Giôn-xi một cô gái trẻ, một hoạ sĩ nghèo.</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Cô đang bị bệnh viêm phổi.</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ml:space="preserve">- Hàng ngày Giôn- xi nằm nhìn cây thường xuân ngoài cửa sổ và đếm ngược những chiếc lá </w:t>
            </w:r>
            <w:r w:rsidRPr="00365D26">
              <w:rPr>
                <w:rFonts w:ascii="Times New Roman" w:hAnsi="Times New Roman"/>
              </w:rPr>
              <w:lastRenderedPageBreak/>
              <w:t>rụng.</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Suy nghĩ: chiếc lá cuối cùng rụng thì cô cũng xa lìa cõi đời.</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bCs/>
              </w:rPr>
            </w:pPr>
            <w:r w:rsidRPr="00365D26">
              <w:rPr>
                <w:rFonts w:ascii="Times New Roman" w:hAnsi="Times New Roman"/>
              </w:rPr>
              <w:t xml:space="preserve">- </w:t>
            </w:r>
            <w:r w:rsidRPr="00365D26">
              <w:rPr>
                <w:rFonts w:ascii="Times New Roman" w:hAnsi="Times New Roman"/>
                <w:b/>
                <w:bCs/>
              </w:rPr>
              <w:t>Sức khoẻ của Giôn- Xi vô cùng yếu ớt, hầu như sức sống đã cạn kiệt.</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Giôn- Xi muốn nhìn xem sau m</w:t>
            </w:r>
            <w:r w:rsidRPr="00365D26">
              <w:rPr>
                <w:rFonts w:ascii="Arial" w:hAnsi="Arial" w:cs="Arial"/>
              </w:rPr>
              <w:t>ột</w:t>
            </w:r>
            <w:r w:rsidRPr="00365D26">
              <w:rPr>
                <w:rFonts w:ascii="Times New Roman" w:hAnsi="Times New Roman"/>
              </w:rPr>
              <w:t xml:space="preserve"> thời gian thì chiếc lá thường xuân cuối cùng đã rụng chưa.</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Theo Giôn- Xi chiếc lá cuối cùng rụng thì cô cũng qua đời.</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after="120" w:line="214" w:lineRule="auto"/>
              <w:jc w:val="both"/>
              <w:rPr>
                <w:rFonts w:ascii="Times New Roman" w:hAnsi="Times New Roman"/>
              </w:rPr>
            </w:pPr>
            <w:r w:rsidRPr="00365D26">
              <w:rPr>
                <w:rFonts w:ascii="Times New Roman" w:hAnsi="Times New Roman"/>
              </w:rPr>
              <w:t>- Giôn- xi chán nản thất vọng không muốn sống, cô chờ đợi cái chết.</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Vì bệnh nặng, nghèo túng.</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Giôn- xi yếu đuối, tuyệt vọng đón chờ cái chết.</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after="120" w:line="214" w:lineRule="auto"/>
              <w:jc w:val="both"/>
              <w:rPr>
                <w:rFonts w:ascii="Times New Roman" w:hAnsi="Times New Roman"/>
              </w:rPr>
            </w:pPr>
            <w:r w:rsidRPr="00365D26">
              <w:rPr>
                <w:rFonts w:ascii="Times New Roman" w:hAnsi="Times New Roman"/>
              </w:rPr>
              <w:t>- Chiếc lá thường xuân vẫn còn đó.</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Giôn – xi đã cảm thấy chiếc lá nhỏ bé mong manh nhưng có sức sống kì diệu, dai dẳng. Vậy mà mình thì buông xuôi. ...</w:t>
            </w:r>
          </w:p>
          <w:p w:rsidR="00365D26" w:rsidRPr="00365D26" w:rsidRDefault="00365D26" w:rsidP="00365D26">
            <w:pPr>
              <w:spacing w:after="120" w:line="214" w:lineRule="auto"/>
              <w:jc w:val="both"/>
              <w:rPr>
                <w:rFonts w:ascii="Times New Roman" w:hAnsi="Times New Roman"/>
              </w:rPr>
            </w:pPr>
            <w:r w:rsidRPr="00365D26">
              <w:rPr>
                <w:rFonts w:ascii="Times New Roman" w:hAnsi="Times New Roman"/>
              </w:rPr>
              <w:t>- Nhu cầu sống của Giôn- Xi đã trở lại.</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Tình yêu nghệ thuật, hội hoạ đã trở lại với Giôn- Xi , Giôn – xi đã thực sự vượt qua cái chết.</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Sức sống dẻo dai, bền bỉ của chiếc lá, đã kích thích tình yêu và sự sống của con người.</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Tạo cho truyện có dư âm và để lại trong lòng người đọc nhiều suy nghĩ và dự  đoán, tạọ sự hấp dẫn cho câu chuyện.</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after="120" w:line="214" w:lineRule="auto"/>
              <w:jc w:val="both"/>
              <w:rPr>
                <w:rFonts w:ascii="Times New Roman" w:hAnsi="Times New Roman"/>
                <w:i/>
                <w:sz w:val="16"/>
                <w:szCs w:val="16"/>
              </w:rPr>
            </w:pPr>
          </w:p>
          <w:p w:rsidR="00365D26" w:rsidRPr="00365D26" w:rsidRDefault="00365D26" w:rsidP="00365D26">
            <w:pPr>
              <w:spacing w:after="120" w:line="214" w:lineRule="auto"/>
              <w:jc w:val="both"/>
              <w:rPr>
                <w:rFonts w:ascii="Times New Roman" w:hAnsi="Times New Roman"/>
                <w:i/>
                <w:sz w:val="16"/>
                <w:szCs w:val="16"/>
              </w:rPr>
            </w:pPr>
          </w:p>
          <w:p w:rsidR="00365D26" w:rsidRPr="00365D26" w:rsidRDefault="00365D26" w:rsidP="00365D26">
            <w:pPr>
              <w:spacing w:after="120" w:line="214" w:lineRule="auto"/>
              <w:jc w:val="both"/>
              <w:rPr>
                <w:rFonts w:ascii="Times New Roman" w:hAnsi="Times New Roman"/>
                <w:i/>
                <w:szCs w:val="28"/>
              </w:rPr>
            </w:pPr>
            <w:r w:rsidRPr="00365D26">
              <w:rPr>
                <w:rFonts w:ascii="Times New Roman" w:hAnsi="Times New Roman"/>
                <w:i/>
                <w:szCs w:val="28"/>
              </w:rPr>
              <w:t>2. Nhân vật Xiu.</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Xiu là hoạ sĩ nghèo sống cùng Giôn- xi.</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ml:space="preserve"> </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ml:space="preserve">- Hai người lo lắng cho bệnh tật của Giôn- xi. Vì khi chiếc lá </w:t>
            </w:r>
            <w:r w:rsidRPr="00365D26">
              <w:rPr>
                <w:rFonts w:ascii="Times New Roman" w:hAnsi="Times New Roman"/>
              </w:rPr>
              <w:lastRenderedPageBreak/>
              <w:t>cuối cùng rụng cũng qua đời.</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Lo lắng quan tâm: quấy cháo, thuốc thang cho bạn ....</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Xiu là người có lòng yêu thương và nhân hậu.</w:t>
            </w:r>
          </w:p>
          <w:p w:rsidR="009B3D63" w:rsidRDefault="00365D26" w:rsidP="00365D26">
            <w:pPr>
              <w:spacing w:before="120" w:after="120" w:line="214" w:lineRule="auto"/>
              <w:jc w:val="both"/>
              <w:rPr>
                <w:rFonts w:ascii="Times New Roman" w:hAnsi="Times New Roman"/>
              </w:rPr>
            </w:pPr>
            <w:r w:rsidRPr="00365D26">
              <w:rPr>
                <w:rFonts w:ascii="Times New Roman" w:hAnsi="Times New Roman"/>
              </w:rPr>
              <w:t xml:space="preserve">- Xiu không biết chiếc lá là lá vẽ. Vì khi kéo mành theo lệnh của Giôn – xi,  Xiu rất chán nản. </w:t>
            </w:r>
            <w:r w:rsidR="009B3D63">
              <w:rPr>
                <w:rFonts w:ascii="Times New Roman" w:hAnsi="Times New Roman"/>
              </w:rPr>
              <w:t>Và cô cũng ngạc nhiên vì chiếc</w:t>
            </w:r>
          </w:p>
          <w:p w:rsidR="00365D26" w:rsidRPr="00365D26" w:rsidRDefault="009B3D63" w:rsidP="00365D26">
            <w:pPr>
              <w:spacing w:before="120" w:after="120" w:line="214" w:lineRule="auto"/>
              <w:jc w:val="both"/>
              <w:rPr>
                <w:rFonts w:ascii="Times New Roman" w:hAnsi="Times New Roman"/>
              </w:rPr>
            </w:pPr>
            <w:r>
              <w:rPr>
                <w:rFonts w:ascii="Times New Roman" w:hAnsi="Times New Roman"/>
              </w:rPr>
              <w:t>l</w:t>
            </w:r>
            <w:r w:rsidR="00365D26" w:rsidRPr="00365D26">
              <w:rPr>
                <w:rFonts w:ascii="Times New Roman" w:hAnsi="Times New Roman"/>
              </w:rPr>
              <w:t>á vẫn chưa rụng.</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Câu chuyện sẽ thiếu tự nhiên và hấp dẫn.</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Việc để Xiu kể lại cái chết của cụ Bơ men làm cho câu chuyện hấp dẫn tự nhiên.</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Xiu kính phục tài năng của cụ Bơ- men, nhớ tiếc cụ Bơ – men.</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b/>
                <w:bCs/>
              </w:rPr>
            </w:pPr>
            <w:r w:rsidRPr="00365D26">
              <w:rPr>
                <w:rFonts w:ascii="Times New Roman" w:hAnsi="Times New Roman"/>
                <w:b/>
                <w:bCs/>
              </w:rPr>
              <w:t xml:space="preserve">- Xiu là cô gái giàu lòng yêu thương và nhân hậu. Biết cảm </w:t>
            </w:r>
          </w:p>
          <w:p w:rsidR="00365D26" w:rsidRPr="00365D26" w:rsidRDefault="00365D26" w:rsidP="00365D26">
            <w:pPr>
              <w:spacing w:before="120" w:after="120" w:line="214" w:lineRule="auto"/>
              <w:jc w:val="both"/>
              <w:rPr>
                <w:rFonts w:ascii="Times New Roman" w:hAnsi="Times New Roman"/>
                <w:b/>
                <w:bCs/>
              </w:rPr>
            </w:pPr>
            <w:r w:rsidRPr="00365D26">
              <w:rPr>
                <w:rFonts w:ascii="Times New Roman" w:hAnsi="Times New Roman"/>
                <w:b/>
                <w:bCs/>
              </w:rPr>
              <w:t>nhận cái đẹp và thấy được giá trị đích thực của nghệ thuật chân chính.</w:t>
            </w:r>
          </w:p>
          <w:p w:rsidR="00365D26" w:rsidRPr="00365D26" w:rsidRDefault="00365D26" w:rsidP="00365D26">
            <w:pPr>
              <w:spacing w:after="120" w:line="214" w:lineRule="auto"/>
              <w:jc w:val="both"/>
              <w:rPr>
                <w:rFonts w:ascii="Times New Roman" w:hAnsi="Times New Roman"/>
                <w:sz w:val="16"/>
                <w:szCs w:val="16"/>
              </w:rPr>
            </w:pPr>
          </w:p>
          <w:p w:rsidR="00365D26" w:rsidRPr="00365D26" w:rsidRDefault="00365D26" w:rsidP="00365D26">
            <w:pPr>
              <w:spacing w:line="214" w:lineRule="auto"/>
              <w:jc w:val="both"/>
              <w:rPr>
                <w:rFonts w:ascii="Times New Roman" w:hAnsi="Times New Roman"/>
              </w:rPr>
            </w:pPr>
            <w:r w:rsidRPr="00365D26">
              <w:rPr>
                <w:rFonts w:ascii="Times New Roman" w:hAnsi="Times New Roman"/>
                <w:b/>
                <w:bCs/>
                <w:i/>
                <w:u w:val="single"/>
              </w:rPr>
              <w:t>3. Nhân vật cụ Bơ-men và bức tranh chiếc lá cuối cùng</w:t>
            </w:r>
            <w:r w:rsidRPr="00365D26">
              <w:rPr>
                <w:rFonts w:ascii="Times New Roman" w:hAnsi="Times New Roman"/>
              </w:rPr>
              <w:t>.</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Hoạ sĩ nghèo, trong 40 năm chưa có một kiệt tác nào cả. Ông mơ ước có được một kiệt tác trong cuộc đời.</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ml:space="preserve">- Lo lắng cho bệnh tình của Giôn- Xi </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Có thể cụ nảy sinh ý nghĩ vẽ bức tranh chiếc lá.</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after="120" w:line="214" w:lineRule="auto"/>
              <w:jc w:val="both"/>
              <w:rPr>
                <w:rFonts w:ascii="Times New Roman" w:hAnsi="Times New Roman"/>
              </w:rPr>
            </w:pPr>
            <w:r w:rsidRPr="00365D26">
              <w:rPr>
                <w:rFonts w:ascii="Times New Roman" w:hAnsi="Times New Roman"/>
              </w:rPr>
              <w:t>* Bức tranh chiếc lá.</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Không có ý định đó mà chỉ là cứu sống Giôn- Xi.</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Vẽ trong đêm mưa gió, tuyết lạnh ... âm thầm, bí mật.</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Dưới ánh sáng của  chiếc đèn bão.</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xml:space="preserve"> - Cuống màu xanh sẫm, rìa lá hình răng cưa đã nhốm màu vàng úa .....</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Cụ Bơ-men đã bị viêm phổi và chết.</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Cách xây dựng truyện như vậy tạo sự bất ngờ cho Giôn- xi và gây hứng thú cho người đọc.</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Chiếc lá giống như thật. Tạo ra được sức mạnh khơi dậy sự sống cho Giôn- xi , và được vẽ bởi một hoạ sĩ lao động quên mình. Chiếc lá vẽ bằng cả tình thương lòng hi sinh cao thượng.</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after="120" w:line="214" w:lineRule="auto"/>
              <w:jc w:val="both"/>
              <w:rPr>
                <w:rFonts w:ascii="Times New Roman" w:hAnsi="Times New Roman"/>
              </w:rPr>
            </w:pPr>
            <w:r w:rsidRPr="00365D26">
              <w:rPr>
                <w:rFonts w:ascii="Times New Roman" w:hAnsi="Times New Roman"/>
              </w:rPr>
              <w:t>- Cụ Bơ –Men là người hoạ sĩ nghèo nhưng có tình thương yêu con người sâu sắc. Cụ đã cứu sống Giôn- xi.</w:t>
            </w:r>
          </w:p>
          <w:p w:rsidR="00365D26" w:rsidRPr="00365D26" w:rsidRDefault="00365D26" w:rsidP="00365D26">
            <w:pPr>
              <w:spacing w:before="120" w:after="120" w:line="214" w:lineRule="auto"/>
              <w:jc w:val="both"/>
              <w:rPr>
                <w:rFonts w:ascii="Times New Roman" w:hAnsi="Times New Roman"/>
              </w:rPr>
            </w:pP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Nghệ thuật chân chính được tạo ra  từ tình yêu thương con người.</w:t>
            </w:r>
          </w:p>
          <w:p w:rsidR="00365D26" w:rsidRPr="00365D26" w:rsidRDefault="00365D26" w:rsidP="00365D26">
            <w:pPr>
              <w:spacing w:before="120" w:after="120" w:line="214" w:lineRule="auto"/>
              <w:jc w:val="both"/>
              <w:rPr>
                <w:rFonts w:ascii="Times New Roman" w:hAnsi="Times New Roman"/>
              </w:rPr>
            </w:pPr>
            <w:r w:rsidRPr="00365D26">
              <w:rPr>
                <w:rFonts w:ascii="Times New Roman" w:hAnsi="Times New Roman"/>
              </w:rPr>
              <w:t>- Nghệ thuật chân chính là nghệ thuật vì tình thương con người.</w:t>
            </w:r>
          </w:p>
        </w:tc>
      </w:tr>
    </w:tbl>
    <w:p w:rsidR="00365D26" w:rsidRPr="00365D26" w:rsidRDefault="00365D26" w:rsidP="00365D26">
      <w:pPr>
        <w:tabs>
          <w:tab w:val="left" w:pos="60"/>
        </w:tabs>
        <w:jc w:val="both"/>
        <w:rPr>
          <w:rFonts w:ascii="Times New Roman" w:hAnsi="Times New Roman"/>
          <w:b/>
          <w:sz w:val="8"/>
          <w:szCs w:val="28"/>
        </w:rPr>
      </w:pPr>
    </w:p>
    <w:p w:rsidR="00365D26" w:rsidRPr="00365D26" w:rsidRDefault="00365D26" w:rsidP="00365D26">
      <w:pPr>
        <w:tabs>
          <w:tab w:val="left" w:pos="60"/>
        </w:tabs>
        <w:jc w:val="both"/>
        <w:rPr>
          <w:rFonts w:ascii="Times New Roman" w:hAnsi="Times New Roman"/>
          <w:b/>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3: </w:t>
      </w:r>
      <w:r w:rsidRPr="00365D26">
        <w:rPr>
          <w:rFonts w:ascii="Times New Roman" w:hAnsi="Times New Roman"/>
          <w:szCs w:val="28"/>
        </w:rPr>
        <w:t>Hướng dẫn học sinh tổng kết.</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Mục ti</w:t>
      </w:r>
      <w:r w:rsidR="00A06AFE">
        <w:rPr>
          <w:rFonts w:ascii="Times New Roman" w:hAnsi="Times New Roman"/>
          <w:b/>
          <w:szCs w:val="28"/>
        </w:rPr>
        <w:t>ê</w:t>
      </w:r>
      <w:r w:rsidRPr="00365D26">
        <w:rPr>
          <w:rFonts w:ascii="Times New Roman" w:hAnsi="Times New Roman"/>
          <w:b/>
          <w:szCs w:val="28"/>
        </w:rPr>
        <w:t>u</w:t>
      </w:r>
      <w:r w:rsidRPr="00365D26">
        <w:rPr>
          <w:rFonts w:ascii="Times New Roman" w:hAnsi="Times New Roman"/>
          <w:szCs w:val="28"/>
        </w:rPr>
        <w:t>: Nắm được những nét đặc sắc về nội dung và nghệ thuật của tác phẩm.</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A06AFE">
        <w:rPr>
          <w:rFonts w:ascii="Times New Roman" w:hAnsi="Times New Roman"/>
          <w:szCs w:val="28"/>
        </w:rPr>
        <w:t>ca nhân</w:t>
      </w:r>
    </w:p>
    <w:p w:rsidR="00365D26" w:rsidRPr="00A06AFE"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10 ph</w:t>
      </w:r>
      <w:r w:rsidR="00A06AFE">
        <w:rPr>
          <w:rFonts w:ascii="Times New Roman" w:hAnsi="Times New Roman"/>
          <w:szCs w:val="28"/>
        </w:rPr>
        <w:t>út</w:t>
      </w:r>
    </w:p>
    <w:tbl>
      <w:tblPr>
        <w:tblStyle w:val="TableGrid3"/>
        <w:tblW w:w="10278" w:type="dxa"/>
        <w:tblLook w:val="04A0" w:firstRow="1" w:lastRow="0" w:firstColumn="1" w:lastColumn="0" w:noHBand="0" w:noVBand="1"/>
      </w:tblPr>
      <w:tblGrid>
        <w:gridCol w:w="3192"/>
        <w:gridCol w:w="3192"/>
        <w:gridCol w:w="3894"/>
      </w:tblGrid>
      <w:tr w:rsidR="00365D26" w:rsidRPr="00365D26" w:rsidTr="00A06AFE">
        <w:tc>
          <w:tcPr>
            <w:tcW w:w="3192" w:type="dxa"/>
          </w:tcPr>
          <w:p w:rsidR="00365D26" w:rsidRPr="00365D26" w:rsidRDefault="00365D26" w:rsidP="00A06AF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A06AFE">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A06AFE">
        <w:tc>
          <w:tcPr>
            <w:tcW w:w="3192" w:type="dxa"/>
          </w:tcPr>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 </w:t>
            </w:r>
            <w:r w:rsidRPr="00365D26">
              <w:rPr>
                <w:rFonts w:ascii="Times New Roman" w:hAnsi="Times New Roman"/>
                <w:b/>
                <w:i/>
              </w:rPr>
              <w:t>? Nghệ thuật đảo ngược tình huống hai lần gây bất ngờ và tạo hấp dẫn cho truyện ngắn này là ở đâu? Phân tích và dẫn chứng</w:t>
            </w:r>
            <w:r w:rsidRPr="00365D26">
              <w:rPr>
                <w:rFonts w:ascii="Times New Roman" w:hAnsi="Times New Roman"/>
              </w:rPr>
              <w:t>?</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Văn bản được thể hiện qua phương thức biểu đạt nào?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GV KQ nghệ thuật đảo ngược tình huống hai lần là một đặc sắc riêng của O- hen- ri.</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b/>
                <w:i/>
              </w:rPr>
            </w:pPr>
            <w:r w:rsidRPr="00365D26">
              <w:rPr>
                <w:rFonts w:ascii="Times New Roman" w:hAnsi="Times New Roman"/>
                <w:b/>
                <w:i/>
              </w:rPr>
              <w:t xml:space="preserve"> ? Nêu tư tưởng chủ đề của truyện ngắn?</w:t>
            </w:r>
          </w:p>
          <w:p w:rsidR="00365D26" w:rsidRPr="00365D26" w:rsidRDefault="00365D26" w:rsidP="00365D26">
            <w:pPr>
              <w:spacing w:before="120" w:after="120"/>
              <w:jc w:val="both"/>
              <w:rPr>
                <w:rFonts w:ascii="Times New Roman" w:hAnsi="Times New Roman"/>
                <w:b/>
                <w:i/>
              </w:rPr>
            </w:pPr>
          </w:p>
          <w:p w:rsidR="00365D26" w:rsidRPr="00365D26" w:rsidRDefault="00365D26" w:rsidP="00365D26">
            <w:pPr>
              <w:spacing w:before="120" w:after="120"/>
              <w:jc w:val="both"/>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GVKQ ghi nhớ.</w:t>
            </w:r>
          </w:p>
        </w:tc>
        <w:tc>
          <w:tcPr>
            <w:tcW w:w="3192" w:type="dxa"/>
          </w:tcPr>
          <w:p w:rsidR="00365D26" w:rsidRPr="00365D26" w:rsidRDefault="00365D26" w:rsidP="00365D26">
            <w:pPr>
              <w:spacing w:before="120" w:after="120"/>
              <w:jc w:val="center"/>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Trả lời độc lập.</w:t>
            </w:r>
          </w:p>
          <w:p w:rsidR="00365D26" w:rsidRPr="00365D26" w:rsidRDefault="00365D26" w:rsidP="00365D26">
            <w:pPr>
              <w:spacing w:before="120" w:after="120"/>
              <w:rPr>
                <w:rFonts w:ascii="Times New Roman" w:hAnsi="Times New Roman"/>
              </w:rPr>
            </w:pPr>
            <w:r w:rsidRPr="00365D26">
              <w:rPr>
                <w:rFonts w:ascii="Times New Roman" w:hAnsi="Times New Roman"/>
              </w:rPr>
              <w: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Khái quát</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p>
          <w:p w:rsidR="00365D26" w:rsidRPr="00365D26" w:rsidRDefault="00A06AFE" w:rsidP="00365D26">
            <w:pPr>
              <w:spacing w:before="120" w:after="120"/>
              <w:rPr>
                <w:rFonts w:ascii="Times New Roman" w:hAnsi="Times New Roman"/>
              </w:rPr>
            </w:pPr>
            <w:r>
              <w:rPr>
                <w:rFonts w:ascii="Times New Roman" w:hAnsi="Times New Roman"/>
              </w:rPr>
              <w:t>-Hs trả lời</w:t>
            </w:r>
          </w:p>
          <w:p w:rsidR="00365D26" w:rsidRPr="00365D26" w:rsidRDefault="00365D26" w:rsidP="00365D26">
            <w:pPr>
              <w:spacing w:before="120" w:after="120"/>
              <w:rPr>
                <w:rFonts w:ascii="Times New Roman" w:hAnsi="Times New Roman"/>
              </w:rPr>
            </w:pPr>
          </w:p>
          <w:p w:rsidR="00365D26" w:rsidRPr="00365D26" w:rsidRDefault="00365D26" w:rsidP="00365D26">
            <w:pPr>
              <w:spacing w:before="120" w:after="120"/>
              <w:rPr>
                <w:rFonts w:ascii="Times New Roman" w:hAnsi="Times New Roman"/>
              </w:rPr>
            </w:pPr>
            <w:r w:rsidRPr="00365D26">
              <w:rPr>
                <w:rFonts w:ascii="Times New Roman" w:hAnsi="Times New Roman"/>
              </w:rPr>
              <w:t>- HS  khái quát- HS đọc ghi nhớ</w:t>
            </w:r>
          </w:p>
        </w:tc>
        <w:tc>
          <w:tcPr>
            <w:tcW w:w="3894" w:type="dxa"/>
          </w:tcPr>
          <w:p w:rsidR="00365D26" w:rsidRPr="00365D26" w:rsidRDefault="00365D26" w:rsidP="00365D26">
            <w:pPr>
              <w:keepNext/>
              <w:keepLines/>
              <w:spacing w:before="200"/>
              <w:jc w:val="both"/>
              <w:outlineLvl w:val="5"/>
              <w:rPr>
                <w:rFonts w:ascii="Times New Roman" w:eastAsiaTheme="majorEastAsia" w:hAnsi="Times New Roman"/>
                <w:iCs/>
                <w:color w:val="000000" w:themeColor="text1"/>
                <w:szCs w:val="28"/>
              </w:rPr>
            </w:pPr>
            <w:r w:rsidRPr="00365D26">
              <w:rPr>
                <w:rFonts w:ascii="Times New Roman" w:eastAsiaTheme="majorEastAsia" w:hAnsi="Times New Roman"/>
                <w:iCs/>
                <w:color w:val="000000" w:themeColor="text1"/>
                <w:szCs w:val="28"/>
              </w:rPr>
              <w:lastRenderedPageBreak/>
              <w:t>III. Tổng kết</w:t>
            </w:r>
          </w:p>
          <w:p w:rsidR="00365D26" w:rsidRPr="00365D26" w:rsidRDefault="00365D26" w:rsidP="00365D26">
            <w:pPr>
              <w:spacing w:after="120"/>
              <w:jc w:val="both"/>
              <w:rPr>
                <w:rFonts w:ascii="Times New Roman" w:hAnsi="Times New Roman"/>
                <w:color w:val="000000" w:themeColor="text1"/>
                <w:szCs w:val="28"/>
              </w:rPr>
            </w:pPr>
            <w:r w:rsidRPr="00365D26">
              <w:rPr>
                <w:rFonts w:ascii="Times New Roman" w:hAnsi="Times New Roman"/>
                <w:i/>
                <w:color w:val="000000" w:themeColor="text1"/>
                <w:szCs w:val="28"/>
              </w:rPr>
              <w:t>1. Nghệ thuật: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xml:space="preserve">Nghệ thuật đảo ngược tình huống 2 lần bất ngờ;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Lần 1: Đối với Giôn- xi bệnh tật chán nản ai cũng nghĩ sẽ chết.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Lần 2: Cụ Bơ- men khoẻ mạnh bỗng cảm xưng phổi rồi  chết.</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Cả hai lần đều liên quan đến bệnh viêm phổi và chiếc lá. Chiếc lá vừa cứu người vừa hại người.</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rPr>
            </w:pPr>
            <w:r w:rsidRPr="00365D26">
              <w:rPr>
                <w:rFonts w:ascii="Times New Roman" w:hAnsi="Times New Roman"/>
              </w:rPr>
              <w:t>- Tự sự kết hợp miêu tả và biểu cảm.</w:t>
            </w:r>
          </w:p>
          <w:p w:rsidR="00365D26" w:rsidRPr="00365D26" w:rsidRDefault="00365D26" w:rsidP="00365D26">
            <w:pPr>
              <w:spacing w:before="120" w:after="120"/>
              <w:jc w:val="both"/>
              <w:rPr>
                <w:rFonts w:ascii="Times New Roman" w:hAnsi="Times New Roman"/>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 xml:space="preserve">2. Nội dung: </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Tình yêu thương của những con người nghèo khổ.</w:t>
            </w:r>
          </w:p>
          <w:p w:rsidR="00365D26" w:rsidRPr="00365D26" w:rsidRDefault="00365D26" w:rsidP="00365D26">
            <w:pPr>
              <w:spacing w:before="120" w:after="120"/>
              <w:jc w:val="both"/>
              <w:rPr>
                <w:rFonts w:ascii="Times New Roman" w:hAnsi="Times New Roman"/>
              </w:rPr>
            </w:pPr>
            <w:r w:rsidRPr="00365D26">
              <w:rPr>
                <w:rFonts w:ascii="Times New Roman" w:hAnsi="Times New Roman"/>
              </w:rPr>
              <w:t>- Sức mạnh của tình yêu cuộc sống chiến thắng bệnh tật.</w:t>
            </w:r>
          </w:p>
          <w:p w:rsidR="00365D26" w:rsidRPr="00365D26" w:rsidRDefault="00365D26" w:rsidP="00365D26">
            <w:pPr>
              <w:spacing w:before="120" w:after="120"/>
              <w:jc w:val="both"/>
              <w:rPr>
                <w:rFonts w:ascii="Times New Roman" w:hAnsi="Times New Roman"/>
                <w:b/>
                <w:bCs/>
              </w:rPr>
            </w:pPr>
            <w:r w:rsidRPr="00365D26">
              <w:rPr>
                <w:rFonts w:ascii="Times New Roman" w:hAnsi="Times New Roman"/>
              </w:rPr>
              <w:lastRenderedPageBreak/>
              <w:t>- Sức mạnh của nghệ thuật chân chính vì con người.</w:t>
            </w:r>
          </w:p>
          <w:p w:rsidR="00365D26" w:rsidRPr="00365D26" w:rsidRDefault="00365D26" w:rsidP="00365D26">
            <w:pPr>
              <w:rPr>
                <w:rFonts w:ascii="Times New Roman" w:hAnsi="Times New Roman"/>
              </w:rPr>
            </w:pPr>
            <w:r w:rsidRPr="00365D26">
              <w:rPr>
                <w:rFonts w:ascii="Times New Roman" w:hAnsi="Times New Roman"/>
                <w:b/>
                <w:bCs/>
              </w:rPr>
              <w:t>* Ghi nhớ: sgk- 90</w:t>
            </w:r>
          </w:p>
        </w:tc>
      </w:tr>
    </w:tbl>
    <w:p w:rsidR="00A06AFE" w:rsidRDefault="00A06AFE" w:rsidP="00365D26">
      <w:pPr>
        <w:rPr>
          <w:rFonts w:ascii="Times New Roman" w:hAnsi="Times New Roman"/>
          <w:b/>
          <w:bCs/>
        </w:rPr>
      </w:pPr>
      <w:r>
        <w:rPr>
          <w:rFonts w:ascii="Times New Roman" w:hAnsi="Times New Roman"/>
          <w:b/>
          <w:bCs/>
        </w:rPr>
        <w:lastRenderedPageBreak/>
        <w:t>HOẠT ĐỘNG 4: CỦNG CỐ, VẬN DỤNG</w:t>
      </w:r>
    </w:p>
    <w:p w:rsidR="00365D26" w:rsidRPr="00365D26" w:rsidRDefault="00365D26" w:rsidP="00365D26">
      <w:pPr>
        <w:rPr>
          <w:rFonts w:ascii="Times New Roman" w:hAnsi="Times New Roman"/>
          <w:bCs/>
        </w:rPr>
      </w:pPr>
      <w:r w:rsidRPr="00365D26">
        <w:rPr>
          <w:rFonts w:ascii="Times New Roman" w:hAnsi="Times New Roman"/>
          <w:b/>
          <w:bCs/>
        </w:rPr>
        <w:t>Củng cố bài học:</w:t>
      </w:r>
      <w:r w:rsidRPr="00365D26">
        <w:rPr>
          <w:rFonts w:ascii="Times New Roman" w:hAnsi="Times New Roman"/>
          <w:b/>
          <w:bCs/>
          <w:i/>
        </w:rPr>
        <w:t xml:space="preserve"> </w:t>
      </w:r>
      <w:r w:rsidRPr="00365D26">
        <w:rPr>
          <w:rFonts w:ascii="Times New Roman" w:hAnsi="Times New Roman"/>
          <w:bCs/>
        </w:rPr>
        <w:t>Gv tổng kết kiến thức</w:t>
      </w:r>
    </w:p>
    <w:p w:rsidR="00365D26" w:rsidRPr="00365D26" w:rsidRDefault="00365D26" w:rsidP="00365D26">
      <w:pPr>
        <w:rPr>
          <w:rFonts w:ascii="Times New Roman" w:hAnsi="Times New Roman"/>
          <w:b/>
          <w:bCs/>
        </w:rPr>
      </w:pPr>
      <w:r w:rsidRPr="00365D26">
        <w:rPr>
          <w:rFonts w:ascii="Times New Roman" w:hAnsi="Times New Roman"/>
          <w:b/>
          <w:bCs/>
        </w:rPr>
        <w:t>Hoạt động tiếp nối:</w:t>
      </w:r>
    </w:p>
    <w:tbl>
      <w:tblPr>
        <w:tblW w:w="9212" w:type="dxa"/>
        <w:tblLook w:val="0000" w:firstRow="0" w:lastRow="0" w:firstColumn="0" w:lastColumn="0" w:noHBand="0" w:noVBand="0"/>
      </w:tblPr>
      <w:tblGrid>
        <w:gridCol w:w="6543"/>
        <w:gridCol w:w="2669"/>
      </w:tblGrid>
      <w:tr w:rsidR="00365D26" w:rsidRPr="00365D26" w:rsidTr="00365D26">
        <w:tc>
          <w:tcPr>
            <w:tcW w:w="6543" w:type="dxa"/>
          </w:tcPr>
          <w:p w:rsidR="00365D26" w:rsidRPr="00365D26" w:rsidRDefault="00365D26" w:rsidP="00365D26">
            <w:pPr>
              <w:rPr>
                <w:rFonts w:ascii="Times New Roman" w:hAnsi="Times New Roman"/>
              </w:rPr>
            </w:pPr>
            <w:r w:rsidRPr="00365D26">
              <w:rPr>
                <w:rFonts w:ascii="Times New Roman" w:hAnsi="Times New Roman"/>
              </w:rPr>
              <w:t>- Đọc thêm các truyện của O- Hen- ri</w:t>
            </w:r>
          </w:p>
          <w:p w:rsidR="00365D26" w:rsidRPr="00365D26" w:rsidRDefault="00A06AFE" w:rsidP="00365D26">
            <w:pPr>
              <w:rPr>
                <w:rFonts w:ascii="Times New Roman" w:hAnsi="Times New Roman"/>
              </w:rPr>
            </w:pPr>
            <w:r>
              <w:rPr>
                <w:rFonts w:ascii="Times New Roman" w:hAnsi="Times New Roman"/>
              </w:rPr>
              <w:t>- Tóm tắt đoạn trích.</w:t>
            </w:r>
          </w:p>
          <w:p w:rsidR="00365D26" w:rsidRPr="00365D26" w:rsidRDefault="00365D26" w:rsidP="00365D26">
            <w:pPr>
              <w:rPr>
                <w:rFonts w:ascii="Times New Roman" w:hAnsi="Times New Roman"/>
              </w:rPr>
            </w:pPr>
            <w:r w:rsidRPr="00365D26">
              <w:rPr>
                <w:rFonts w:ascii="Times New Roman" w:hAnsi="Times New Roman"/>
              </w:rPr>
              <w:t xml:space="preserve">? Nghĩ về cách kết truyện khác cho câu chuyện trên. </w:t>
            </w:r>
          </w:p>
          <w:p w:rsidR="00365D26" w:rsidRPr="00365D26" w:rsidRDefault="00365D26" w:rsidP="00365D26">
            <w:pPr>
              <w:rPr>
                <w:rFonts w:ascii="Times New Roman" w:hAnsi="Times New Roman"/>
              </w:rPr>
            </w:pPr>
            <w:r w:rsidRPr="00365D26">
              <w:rPr>
                <w:rFonts w:ascii="Times New Roman" w:hAnsi="Times New Roman"/>
                <w:b/>
                <w:bCs/>
              </w:rPr>
              <w:t>Về nhà</w:t>
            </w:r>
            <w:r w:rsidRPr="00365D26">
              <w:rPr>
                <w:rFonts w:ascii="Times New Roman" w:hAnsi="Times New Roman"/>
              </w:rPr>
              <w:t>: Làm các bài tập SBT học và chuẩn bị bài mới.</w:t>
            </w:r>
          </w:p>
        </w:tc>
        <w:tc>
          <w:tcPr>
            <w:tcW w:w="2669" w:type="dxa"/>
          </w:tcPr>
          <w:p w:rsidR="00365D26" w:rsidRPr="00365D26" w:rsidRDefault="00365D26" w:rsidP="00365D26">
            <w:pPr>
              <w:rPr>
                <w:rFonts w:ascii="Times New Roman" w:hAnsi="Times New Roman"/>
              </w:rPr>
            </w:pPr>
          </w:p>
        </w:tc>
      </w:tr>
    </w:tbl>
    <w:p w:rsidR="00365D26" w:rsidRPr="00365D26" w:rsidRDefault="00365D26" w:rsidP="00365D26">
      <w:pPr>
        <w:rPr>
          <w:rFonts w:ascii="Times New Roman" w:hAnsi="Times New Roman"/>
        </w:rPr>
      </w:pPr>
    </w:p>
    <w:p w:rsidR="0087588B" w:rsidRDefault="0087588B" w:rsidP="00365D26">
      <w:pPr>
        <w:rPr>
          <w:rFonts w:ascii="Times New Roman" w:hAnsi="Times New Roman"/>
          <w:b/>
          <w:bCs/>
        </w:rPr>
      </w:pPr>
    </w:p>
    <w:p w:rsidR="0087588B" w:rsidRDefault="0087588B" w:rsidP="00365D26">
      <w:pPr>
        <w:rPr>
          <w:rFonts w:ascii="Times New Roman" w:hAnsi="Times New Roman"/>
          <w:b/>
          <w:bCs/>
        </w:rPr>
      </w:pPr>
    </w:p>
    <w:p w:rsidR="0087588B" w:rsidRDefault="0087588B" w:rsidP="00365D26">
      <w:pPr>
        <w:rPr>
          <w:rFonts w:ascii="Times New Roman" w:hAnsi="Times New Roman"/>
          <w:b/>
          <w:bCs/>
        </w:rPr>
      </w:pPr>
    </w:p>
    <w:p w:rsidR="00365D26" w:rsidRPr="00365D26" w:rsidRDefault="0087588B" w:rsidP="00365D26">
      <w:pPr>
        <w:rPr>
          <w:rFonts w:ascii="Times New Roman" w:hAnsi="Times New Roman"/>
          <w:b/>
          <w:bCs/>
        </w:rPr>
      </w:pPr>
      <w:r>
        <w:rPr>
          <w:rFonts w:ascii="Times New Roman" w:hAnsi="Times New Roman"/>
          <w:b/>
          <w:bCs/>
        </w:rPr>
        <w:t>Tiết 31</w:t>
      </w:r>
      <w:r w:rsidR="00365D26" w:rsidRPr="00365D26">
        <w:rPr>
          <w:rFonts w:ascii="Times New Roman" w:hAnsi="Times New Roman"/>
          <w:b/>
          <w:bCs/>
        </w:rPr>
        <w:t>:</w:t>
      </w:r>
    </w:p>
    <w:p w:rsidR="00365D26" w:rsidRPr="0087588B" w:rsidRDefault="00365D26" w:rsidP="00365D26">
      <w:pPr>
        <w:jc w:val="center"/>
        <w:rPr>
          <w:rFonts w:ascii="Times New Roman" w:hAnsi="Times New Roman"/>
          <w:b/>
          <w:bCs/>
          <w:i/>
          <w:sz w:val="52"/>
          <w:szCs w:val="52"/>
        </w:rPr>
      </w:pPr>
      <w:r w:rsidRPr="0087588B">
        <w:rPr>
          <w:rFonts w:ascii="Times New Roman" w:hAnsi="Times New Roman"/>
          <w:b/>
          <w:bCs/>
          <w:i/>
          <w:sz w:val="52"/>
          <w:szCs w:val="52"/>
        </w:rPr>
        <w:t>Chương trình địa phương</w:t>
      </w:r>
    </w:p>
    <w:p w:rsidR="00365D26" w:rsidRPr="00365D26" w:rsidRDefault="00365D26" w:rsidP="00365D26">
      <w:pPr>
        <w:jc w:val="center"/>
        <w:rPr>
          <w:rFonts w:ascii="Times New Roman" w:hAnsi="Times New Roman"/>
          <w:b/>
          <w:bCs/>
          <w:i/>
          <w:iCs/>
          <w:sz w:val="36"/>
          <w:szCs w:val="36"/>
        </w:rPr>
      </w:pPr>
      <w:r w:rsidRPr="00365D26">
        <w:rPr>
          <w:rFonts w:ascii="Times New Roman" w:hAnsi="Times New Roman"/>
          <w:b/>
          <w:bCs/>
          <w:i/>
          <w:iCs/>
        </w:rPr>
        <w:t xml:space="preserve">( </w:t>
      </w:r>
      <w:r w:rsidRPr="00365D26">
        <w:rPr>
          <w:rFonts w:ascii="Times New Roman" w:hAnsi="Times New Roman"/>
          <w:b/>
          <w:bCs/>
          <w:i/>
          <w:iCs/>
          <w:sz w:val="36"/>
          <w:szCs w:val="36"/>
        </w:rPr>
        <w:t>Phần tiếng Việt )</w:t>
      </w:r>
    </w:p>
    <w:p w:rsidR="00365D26" w:rsidRPr="00365D26" w:rsidRDefault="00365D26" w:rsidP="00365D26">
      <w:pPr>
        <w:rPr>
          <w:rFonts w:ascii="Times New Roman" w:hAnsi="Times New Roman"/>
          <w:b/>
          <w:bCs/>
          <w:sz w:val="36"/>
          <w:szCs w:val="36"/>
        </w:rPr>
      </w:pPr>
    </w:p>
    <w:p w:rsidR="00365D26" w:rsidRPr="00365D26" w:rsidRDefault="00365D26" w:rsidP="00365D26">
      <w:pPr>
        <w:rPr>
          <w:rFonts w:ascii="Times New Roman" w:hAnsi="Times New Roman"/>
          <w:b/>
          <w:bCs/>
        </w:rPr>
      </w:pPr>
      <w:r w:rsidRPr="00365D26">
        <w:rPr>
          <w:rFonts w:ascii="Times New Roman" w:hAnsi="Times New Roman"/>
          <w:b/>
          <w:bCs/>
        </w:rPr>
        <w:t>I.</w:t>
      </w:r>
      <w:r w:rsidR="00A06AFE">
        <w:rPr>
          <w:rFonts w:ascii="Times New Roman" w:hAnsi="Times New Roman"/>
          <w:b/>
          <w:bCs/>
        </w:rPr>
        <w:t xml:space="preserve"> </w:t>
      </w:r>
      <w:r w:rsidRPr="00365D26">
        <w:rPr>
          <w:rFonts w:ascii="Times New Roman" w:hAnsi="Times New Roman"/>
          <w:b/>
          <w:bCs/>
        </w:rPr>
        <w:t>Mục tiêu bài học:</w:t>
      </w:r>
    </w:p>
    <w:p w:rsidR="00365D26" w:rsidRPr="00365D26" w:rsidRDefault="00365D26" w:rsidP="00365D26">
      <w:pPr>
        <w:rPr>
          <w:rFonts w:ascii="Times New Roman" w:hAnsi="Times New Roman"/>
          <w:b/>
          <w:szCs w:val="28"/>
        </w:rPr>
      </w:pPr>
      <w:r w:rsidRPr="00365D26">
        <w:rPr>
          <w:rFonts w:ascii="Times New Roman" w:hAnsi="Times New Roman"/>
        </w:rPr>
        <w:t xml:space="preserve">    </w:t>
      </w:r>
      <w:r w:rsidRPr="00365D26">
        <w:rPr>
          <w:rFonts w:ascii="Times New Roman" w:hAnsi="Times New Roman"/>
          <w:b/>
          <w:szCs w:val="28"/>
        </w:rPr>
        <w:t>1. Về kiến thức:</w:t>
      </w:r>
    </w:p>
    <w:p w:rsidR="00365D26" w:rsidRPr="00365D26" w:rsidRDefault="00365D26" w:rsidP="00365D26">
      <w:pPr>
        <w:rPr>
          <w:rFonts w:ascii="Times New Roman" w:hAnsi="Times New Roman"/>
        </w:rPr>
      </w:pPr>
      <w:r w:rsidRPr="00365D26">
        <w:rPr>
          <w:rFonts w:ascii="Times New Roman" w:hAnsi="Times New Roman"/>
        </w:rPr>
        <w:tab/>
        <w:t>- Hiểu được từ ngữ chỉ quan  hệ ruột thịt thân thích được dùng ở địa phương em sinh sống.</w:t>
      </w:r>
    </w:p>
    <w:p w:rsidR="00365D26" w:rsidRPr="00365D26" w:rsidRDefault="00365D26" w:rsidP="00365D26">
      <w:pPr>
        <w:rPr>
          <w:rFonts w:ascii="Times New Roman" w:hAnsi="Times New Roman"/>
        </w:rPr>
      </w:pPr>
      <w:r w:rsidRPr="00365D26">
        <w:rPr>
          <w:rFonts w:ascii="Times New Roman" w:hAnsi="Times New Roman"/>
        </w:rPr>
        <w:tab/>
        <w:t>- Bước đầu so sánh các từ ngữ địa phương với các từ ngữ tương ứng trong ngôn ngữ toàn dân để thấy rõ những từ ngữ nào trùng với từ ngữ toàn dân.</w:t>
      </w:r>
    </w:p>
    <w:p w:rsidR="00365D26" w:rsidRPr="00365D26" w:rsidRDefault="00365D26" w:rsidP="00365D26">
      <w:pPr>
        <w:rPr>
          <w:rFonts w:ascii="Times New Roman" w:hAnsi="Times New Roman"/>
          <w:b/>
          <w:szCs w:val="28"/>
        </w:rPr>
      </w:pPr>
      <w:r w:rsidRPr="00365D26">
        <w:rPr>
          <w:rFonts w:ascii="Times New Roman" w:hAnsi="Times New Roman"/>
          <w:b/>
          <w:sz w:val="32"/>
        </w:rPr>
        <w:t xml:space="preserve">  </w:t>
      </w:r>
      <w:r w:rsidRPr="00365D26">
        <w:rPr>
          <w:rFonts w:ascii="Times New Roman" w:hAnsi="Times New Roman"/>
          <w:b/>
          <w:szCs w:val="28"/>
        </w:rPr>
        <w:t>2. Về kĩ năng:</w:t>
      </w:r>
    </w:p>
    <w:p w:rsidR="00365D26" w:rsidRPr="00A06AFE" w:rsidRDefault="00365D26" w:rsidP="00365D26">
      <w:pPr>
        <w:rPr>
          <w:rFonts w:ascii="Times New Roman" w:hAnsi="Times New Roman"/>
          <w:spacing w:val="-6"/>
        </w:rPr>
      </w:pPr>
      <w:r w:rsidRPr="00365D26">
        <w:rPr>
          <w:rFonts w:ascii="Times New Roman" w:hAnsi="Times New Roman"/>
        </w:rPr>
        <w:t xml:space="preserve">      </w:t>
      </w:r>
      <w:r w:rsidRPr="00A06AFE">
        <w:rPr>
          <w:rFonts w:ascii="Times New Roman" w:hAnsi="Times New Roman"/>
          <w:spacing w:val="-6"/>
        </w:rPr>
        <w:t>Biết rèn luyện kĩ năng giải nghĩa từ ngữ địa phương: cách đối chiếu với từ ngữ toàn dân</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3. Về thái độ: </w:t>
      </w:r>
    </w:p>
    <w:p w:rsidR="00365D26" w:rsidRPr="00365D26" w:rsidRDefault="00365D26" w:rsidP="00365D26">
      <w:pPr>
        <w:rPr>
          <w:rFonts w:ascii="Times New Roman" w:hAnsi="Times New Roman"/>
        </w:rPr>
      </w:pPr>
      <w:r w:rsidRPr="00365D26">
        <w:rPr>
          <w:rFonts w:ascii="Times New Roman" w:hAnsi="Times New Roman"/>
        </w:rPr>
        <w:t xml:space="preserve">       Có ý thức khi sử dụng từ ngữ địa phương.</w:t>
      </w:r>
    </w:p>
    <w:p w:rsidR="00365D26" w:rsidRPr="00365D26" w:rsidRDefault="00365D26" w:rsidP="00365D26">
      <w:pPr>
        <w:rPr>
          <w:rFonts w:ascii="Times New Roman" w:hAnsi="Times New Roman"/>
          <w:b/>
          <w:bCs/>
        </w:rPr>
      </w:pPr>
      <w:r w:rsidRPr="00365D26">
        <w:rPr>
          <w:rFonts w:ascii="Times New Roman" w:hAnsi="Times New Roman"/>
          <w:b/>
          <w:bCs/>
        </w:rPr>
        <w:t>II. Chuẩn bị của giáo viên và học sinh:</w:t>
      </w:r>
    </w:p>
    <w:p w:rsidR="00365D26" w:rsidRPr="00365D26" w:rsidRDefault="00365D26" w:rsidP="00365D26">
      <w:pPr>
        <w:rPr>
          <w:rFonts w:ascii="Times New Roman" w:hAnsi="Times New Roman"/>
        </w:rPr>
      </w:pPr>
      <w:r w:rsidRPr="00365D26">
        <w:rPr>
          <w:rFonts w:ascii="Times New Roman" w:hAnsi="Times New Roman"/>
        </w:rPr>
        <w:tab/>
      </w:r>
      <w:r w:rsidRPr="00365D26">
        <w:rPr>
          <w:rFonts w:ascii="Times New Roman" w:hAnsi="Times New Roman"/>
          <w:b/>
        </w:rPr>
        <w:t>1. Giáo viên:</w:t>
      </w:r>
      <w:r w:rsidRPr="00365D26">
        <w:rPr>
          <w:rFonts w:ascii="Times New Roman" w:hAnsi="Times New Roman"/>
        </w:rPr>
        <w:t xml:space="preserve"> Soạn bài,  tư liệu liên quan.</w:t>
      </w:r>
    </w:p>
    <w:p w:rsidR="00365D26" w:rsidRPr="00365D26" w:rsidRDefault="00365D26" w:rsidP="00365D26">
      <w:pPr>
        <w:jc w:val="both"/>
        <w:rPr>
          <w:rFonts w:ascii="Times New Roman" w:hAnsi="Times New Roman"/>
        </w:rPr>
      </w:pPr>
      <w:r w:rsidRPr="00365D26">
        <w:rPr>
          <w:rFonts w:ascii="Times New Roman" w:hAnsi="Times New Roman"/>
        </w:rPr>
        <w:tab/>
      </w:r>
      <w:r w:rsidRPr="00365D26">
        <w:rPr>
          <w:rFonts w:ascii="Times New Roman" w:hAnsi="Times New Roman"/>
          <w:b/>
        </w:rPr>
        <w:t>2. Học sinh:</w:t>
      </w:r>
      <w:r w:rsidRPr="00365D26">
        <w:rPr>
          <w:rFonts w:ascii="Times New Roman" w:hAnsi="Times New Roman"/>
        </w:rPr>
        <w:t xml:space="preserve"> Sưu tầm những từ ngữ chỉ quan hệ ruột thịt ở địa phương em, tìm những câu tục ngữ ca dao có sử dụng những từ ngữ chỉ quan hệ ruột thịt.</w:t>
      </w:r>
    </w:p>
    <w:p w:rsidR="00365D26" w:rsidRPr="00365D26" w:rsidRDefault="00365D26" w:rsidP="00365D26">
      <w:pPr>
        <w:jc w:val="both"/>
        <w:rPr>
          <w:rFonts w:ascii="Times New Roman" w:hAnsi="Times New Roman"/>
          <w:b/>
          <w:szCs w:val="28"/>
        </w:rPr>
      </w:pPr>
      <w:r w:rsidRPr="00365D26">
        <w:rPr>
          <w:rFonts w:ascii="Times New Roman" w:hAnsi="Times New Roman"/>
          <w:b/>
        </w:rPr>
        <w:t>III. Phương pháp dạy học:</w:t>
      </w:r>
      <w:r w:rsidRPr="00365D26">
        <w:rPr>
          <w:rFonts w:ascii="Times New Roman" w:hAnsi="Times New Roman"/>
          <w:szCs w:val="28"/>
        </w:rPr>
        <w:t xml:space="preserve"> Vấn đáp, thảo luận, thuyết tr</w:t>
      </w:r>
      <w:r w:rsidR="00A06AFE">
        <w:rPr>
          <w:rFonts w:ascii="Times New Roman" w:hAnsi="Times New Roman"/>
          <w:szCs w:val="28"/>
        </w:rPr>
        <w:t>ì</w:t>
      </w:r>
      <w:r w:rsidRPr="00365D26">
        <w:rPr>
          <w:rFonts w:ascii="Times New Roman" w:hAnsi="Times New Roman"/>
          <w:szCs w:val="28"/>
        </w:rPr>
        <w:t>nh</w:t>
      </w:r>
    </w:p>
    <w:p w:rsidR="00365D26" w:rsidRPr="00365D26" w:rsidRDefault="00365D26" w:rsidP="00365D26">
      <w:pPr>
        <w:jc w:val="both"/>
        <w:rPr>
          <w:rFonts w:ascii="Times New Roman" w:hAnsi="Times New Roman"/>
          <w:b/>
        </w:rPr>
      </w:pPr>
      <w:r w:rsidRPr="00365D26">
        <w:rPr>
          <w:rFonts w:ascii="Times New Roman" w:hAnsi="Times New Roman"/>
          <w:b/>
        </w:rPr>
        <w:t xml:space="preserve">IV. Tiến trình dạy </w:t>
      </w:r>
      <w:r w:rsidRPr="00365D26">
        <w:rPr>
          <w:rFonts w:ascii="Arial" w:hAnsi="Arial" w:cs="Arial"/>
          <w:b/>
        </w:rPr>
        <w:t>–</w:t>
      </w:r>
      <w:r w:rsidRPr="00365D26">
        <w:rPr>
          <w:rFonts w:ascii="Times New Roman" w:hAnsi="Times New Roman"/>
          <w:b/>
        </w:rPr>
        <w:t xml:space="preserve"> học :</w:t>
      </w:r>
    </w:p>
    <w:p w:rsidR="00365D26" w:rsidRPr="00365D26" w:rsidRDefault="00A06AFE" w:rsidP="009271D9">
      <w:pPr>
        <w:numPr>
          <w:ilvl w:val="0"/>
          <w:numId w:val="14"/>
        </w:numPr>
        <w:contextualSpacing/>
        <w:jc w:val="both"/>
        <w:rPr>
          <w:rFonts w:ascii="Times New Roman" w:hAnsi="Times New Roman"/>
        </w:rPr>
      </w:pPr>
      <w:r>
        <w:rPr>
          <w:rFonts w:ascii="Times New Roman" w:hAnsi="Times New Roman"/>
          <w:b/>
        </w:rPr>
        <w:t>HOẠT ĐỘNG: KHỞI ĐỘNG</w:t>
      </w:r>
    </w:p>
    <w:p w:rsidR="00365D26" w:rsidRPr="00365D26" w:rsidRDefault="00365D26" w:rsidP="00A06AFE">
      <w:pPr>
        <w:ind w:left="630"/>
        <w:contextualSpacing/>
        <w:jc w:val="both"/>
        <w:rPr>
          <w:rFonts w:ascii="Times New Roman" w:hAnsi="Times New Roman"/>
        </w:rPr>
      </w:pPr>
      <w:r w:rsidRPr="00365D26">
        <w:rPr>
          <w:rFonts w:ascii="Times New Roman" w:hAnsi="Times New Roman"/>
          <w:b/>
        </w:rPr>
        <w:t>Kiểm tra bài cũ:</w:t>
      </w:r>
    </w:p>
    <w:p w:rsidR="00365D26" w:rsidRPr="00365D26" w:rsidRDefault="00365D26" w:rsidP="00365D26">
      <w:pPr>
        <w:jc w:val="both"/>
        <w:rPr>
          <w:rFonts w:ascii="Times New Roman" w:hAnsi="Times New Roman"/>
        </w:rPr>
      </w:pPr>
      <w:r w:rsidRPr="00365D26">
        <w:rPr>
          <w:rFonts w:ascii="Times New Roman" w:hAnsi="Times New Roman"/>
        </w:rPr>
        <w:t xml:space="preserve">       Tìm tình thái từ để điền vào chỗ trống trong câu văn sau, nêu công dụng cuả tình thái từ đó?</w:t>
      </w:r>
    </w:p>
    <w:p w:rsidR="00365D26" w:rsidRPr="00365D26" w:rsidRDefault="00365D26" w:rsidP="00365D26">
      <w:pPr>
        <w:jc w:val="both"/>
        <w:rPr>
          <w:rFonts w:ascii="Times New Roman" w:hAnsi="Times New Roman"/>
        </w:rPr>
      </w:pPr>
      <w:r w:rsidRPr="00365D26">
        <w:rPr>
          <w:rFonts w:ascii="Times New Roman" w:hAnsi="Times New Roman"/>
        </w:rPr>
        <w:tab/>
        <w:t>- Bọn mình kê lại mấy cái bàn ..........( hỏi với gợi ý nêu yêu cầu tán          thành )</w:t>
      </w:r>
    </w:p>
    <w:p w:rsidR="00365D26" w:rsidRPr="00365D26" w:rsidRDefault="00365D26" w:rsidP="00365D26">
      <w:pPr>
        <w:jc w:val="both"/>
        <w:rPr>
          <w:rFonts w:ascii="Times New Roman" w:hAnsi="Times New Roman"/>
        </w:rPr>
      </w:pPr>
      <w:r w:rsidRPr="00365D26">
        <w:rPr>
          <w:rFonts w:ascii="Times New Roman" w:hAnsi="Times New Roman"/>
        </w:rPr>
        <w:tab/>
        <w:t>- Bài này mới khó ....... ( nhấn mạnh ý phản bác )</w:t>
      </w:r>
    </w:p>
    <w:p w:rsidR="00365D26" w:rsidRPr="00365D26" w:rsidRDefault="00365D26" w:rsidP="00365D26">
      <w:pPr>
        <w:jc w:val="both"/>
        <w:rPr>
          <w:rFonts w:ascii="Times New Roman" w:hAnsi="Times New Roman"/>
        </w:rPr>
      </w:pPr>
      <w:r w:rsidRPr="00365D26">
        <w:rPr>
          <w:rFonts w:ascii="Times New Roman" w:hAnsi="Times New Roman"/>
        </w:rPr>
        <w:tab/>
        <w:t>? Nhắc lại ý kiến của em về từ địa phương? Cho ví dụ minh hoạ ?</w:t>
      </w:r>
    </w:p>
    <w:p w:rsidR="00365D26" w:rsidRPr="00365D26" w:rsidRDefault="00365D26" w:rsidP="00A06AFE">
      <w:pPr>
        <w:ind w:firstLine="720"/>
        <w:contextualSpacing/>
        <w:jc w:val="both"/>
        <w:rPr>
          <w:rFonts w:ascii="Times New Roman" w:hAnsi="Times New Roman"/>
          <w:b/>
        </w:rPr>
      </w:pPr>
      <w:r w:rsidRPr="00365D26">
        <w:rPr>
          <w:rFonts w:ascii="Times New Roman" w:hAnsi="Times New Roman"/>
          <w:b/>
        </w:rPr>
        <w:t>Giới thiệu và dạy bài học mới:</w:t>
      </w:r>
    </w:p>
    <w:p w:rsidR="00365D26" w:rsidRPr="00A06AFE" w:rsidRDefault="00A06AFE" w:rsidP="00A06AFE">
      <w:pPr>
        <w:pStyle w:val="NoSpacing"/>
        <w:jc w:val="both"/>
        <w:rPr>
          <w:rFonts w:ascii="Times New Roman" w:hAnsi="Times New Roman"/>
        </w:rPr>
      </w:pPr>
      <w:r w:rsidRPr="00A06AFE">
        <w:rPr>
          <w:rFonts w:ascii="Times New Roman" w:hAnsi="Times New Roman"/>
          <w:b/>
          <w:szCs w:val="28"/>
        </w:rPr>
        <w:t>HOẠT ĐỘNG 2</w:t>
      </w:r>
      <w:r w:rsidR="00365D26" w:rsidRPr="00A06AFE">
        <w:rPr>
          <w:rFonts w:ascii="Times New Roman" w:hAnsi="Times New Roman"/>
          <w:b/>
          <w:szCs w:val="28"/>
        </w:rPr>
        <w:t xml:space="preserve">: </w:t>
      </w:r>
      <w:r w:rsidR="00365D26" w:rsidRPr="00A06AFE">
        <w:rPr>
          <w:rFonts w:ascii="Times New Roman" w:hAnsi="Times New Roman"/>
          <w:szCs w:val="28"/>
        </w:rPr>
        <w:t>Hướng dẫn học sinh t</w:t>
      </w:r>
      <w:r w:rsidRPr="00A06AFE">
        <w:rPr>
          <w:rFonts w:ascii="Times New Roman" w:hAnsi="Times New Roman"/>
          <w:szCs w:val="28"/>
        </w:rPr>
        <w:t>ì</w:t>
      </w:r>
      <w:r w:rsidR="00365D26" w:rsidRPr="00A06AFE">
        <w:rPr>
          <w:rFonts w:ascii="Times New Roman" w:hAnsi="Times New Roman"/>
          <w:szCs w:val="28"/>
        </w:rPr>
        <w:t xml:space="preserve">m hiểu về </w:t>
      </w:r>
      <w:r w:rsidR="00365D26" w:rsidRPr="00A06AFE">
        <w:rPr>
          <w:rFonts w:ascii="Times New Roman" w:hAnsi="Times New Roman"/>
        </w:rPr>
        <w:t>từ ngữ chỉ quan hệ thân thích được dùng ở địa phương</w:t>
      </w:r>
    </w:p>
    <w:p w:rsidR="00365D26" w:rsidRPr="00A06AFE" w:rsidRDefault="00365D26" w:rsidP="00A06AFE">
      <w:pPr>
        <w:pStyle w:val="NoSpacing"/>
        <w:jc w:val="both"/>
        <w:rPr>
          <w:rFonts w:ascii="Times New Roman" w:hAnsi="Times New Roman"/>
        </w:rPr>
      </w:pPr>
      <w:r w:rsidRPr="00A06AFE">
        <w:rPr>
          <w:rFonts w:ascii="Times New Roman" w:hAnsi="Times New Roman"/>
          <w:b/>
          <w:szCs w:val="28"/>
        </w:rPr>
        <w:lastRenderedPageBreak/>
        <w:t>+ Mục ti</w:t>
      </w:r>
      <w:r w:rsidR="00A06AFE">
        <w:rPr>
          <w:rFonts w:ascii="Times New Roman" w:hAnsi="Times New Roman"/>
          <w:b/>
          <w:szCs w:val="28"/>
        </w:rPr>
        <w:t>ê</w:t>
      </w:r>
      <w:r w:rsidRPr="00A06AFE">
        <w:rPr>
          <w:rFonts w:ascii="Times New Roman" w:hAnsi="Times New Roman"/>
          <w:b/>
          <w:szCs w:val="28"/>
        </w:rPr>
        <w:t xml:space="preserve">u: </w:t>
      </w:r>
      <w:r w:rsidRPr="00A06AFE">
        <w:rPr>
          <w:rFonts w:ascii="Times New Roman" w:hAnsi="Times New Roman"/>
        </w:rPr>
        <w:t>Hiểu được từ ngữ chỉ quan  hệ ruột thịt thân thích được dùng ở địa phương em sinh sống.</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A06AFE">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7 ph</w:t>
      </w:r>
      <w:r w:rsidR="00A06AFE">
        <w:rPr>
          <w:rFonts w:ascii="Times New Roman" w:hAnsi="Times New Roman"/>
          <w:szCs w:val="28"/>
        </w:rPr>
        <w:t>ú</w:t>
      </w:r>
      <w:r w:rsidRPr="00365D26">
        <w:rPr>
          <w:rFonts w:ascii="Times New Roman" w:hAnsi="Times New Roman"/>
          <w:szCs w:val="28"/>
        </w:rPr>
        <w:t>t</w:t>
      </w:r>
    </w:p>
    <w:tbl>
      <w:tblPr>
        <w:tblStyle w:val="TableGrid3"/>
        <w:tblW w:w="10278" w:type="dxa"/>
        <w:tblLook w:val="04A0" w:firstRow="1" w:lastRow="0" w:firstColumn="1" w:lastColumn="0" w:noHBand="0" w:noVBand="1"/>
      </w:tblPr>
      <w:tblGrid>
        <w:gridCol w:w="2436"/>
        <w:gridCol w:w="2312"/>
        <w:gridCol w:w="5530"/>
      </w:tblGrid>
      <w:tr w:rsidR="00365D26" w:rsidRPr="00365D26" w:rsidTr="00A06AFE">
        <w:tc>
          <w:tcPr>
            <w:tcW w:w="2436" w:type="dxa"/>
          </w:tcPr>
          <w:p w:rsidR="00365D26" w:rsidRPr="00365D26" w:rsidRDefault="00365D26" w:rsidP="00A06AF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A06AFE">
              <w:rPr>
                <w:rFonts w:ascii="Times New Roman" w:hAnsi="Times New Roman"/>
                <w:b/>
                <w:kern w:val="1"/>
                <w:szCs w:val="28"/>
              </w:rPr>
              <w:t>giáo viên</w:t>
            </w:r>
          </w:p>
        </w:tc>
        <w:tc>
          <w:tcPr>
            <w:tcW w:w="231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553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A06AFE">
        <w:tc>
          <w:tcPr>
            <w:tcW w:w="2436" w:type="dxa"/>
          </w:tcPr>
          <w:p w:rsidR="00365D26" w:rsidRPr="00365D26" w:rsidRDefault="00365D26" w:rsidP="00365D26">
            <w:pPr>
              <w:rPr>
                <w:rFonts w:ascii="Times New Roman" w:hAnsi="Times New Roman"/>
              </w:rPr>
            </w:pPr>
          </w:p>
          <w:p w:rsidR="00365D26" w:rsidRPr="00365D26" w:rsidRDefault="00365D26" w:rsidP="00365D26">
            <w:pPr>
              <w:jc w:val="both"/>
              <w:rPr>
                <w:rFonts w:ascii="Times New Roman" w:hAnsi="Times New Roman"/>
                <w:b/>
                <w:i/>
              </w:rPr>
            </w:pPr>
            <w:r w:rsidRPr="00365D26">
              <w:rPr>
                <w:rFonts w:ascii="Times New Roman" w:hAnsi="Times New Roman"/>
                <w:b/>
                <w:i/>
              </w:rPr>
              <w:t>? Thế nào là từ ngữ địa phương? Cho ví dụ và phân tích?</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rPr>
              <w:t>- GV giao nhiệm vụ mỗi tổ làm một bản điều tra.</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rPr>
              <w:t>- Kẻ bảng vào vở theo thứ tự ghi rõ từ ngữ được dùng ở địa phương em. Từ ngữ đó có thể trùng với từ ngữ toàn dân hoặc khác từ ngữ toàn dân</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b/>
                <w:i/>
              </w:rPr>
            </w:pPr>
            <w:r w:rsidRPr="00365D26">
              <w:rPr>
                <w:rFonts w:ascii="Times New Roman" w:hAnsi="Times New Roman"/>
                <w:b/>
                <w:i/>
              </w:rPr>
              <w:t>? Từ bảng trên em rút ra kết luận gì</w:t>
            </w:r>
          </w:p>
          <w:p w:rsidR="00365D26" w:rsidRPr="00365D26" w:rsidRDefault="00365D26" w:rsidP="00365D26">
            <w:pPr>
              <w:jc w:val="both"/>
              <w:rPr>
                <w:rFonts w:ascii="Times New Roman" w:hAnsi="Times New Roman"/>
              </w:rPr>
            </w:pPr>
          </w:p>
          <w:p w:rsidR="00365D26" w:rsidRPr="00365D26" w:rsidRDefault="00365D26" w:rsidP="00365D26">
            <w:pPr>
              <w:rPr>
                <w:rFonts w:ascii="Times New Roman" w:hAnsi="Times New Roman"/>
                <w:b/>
                <w:i/>
              </w:rPr>
            </w:pPr>
          </w:p>
        </w:tc>
        <w:tc>
          <w:tcPr>
            <w:tcW w:w="2312" w:type="dxa"/>
          </w:tcPr>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r w:rsidRPr="00365D26">
              <w:rPr>
                <w:rFonts w:ascii="Times New Roman" w:hAnsi="Times New Roman"/>
              </w:rPr>
              <w:t>- Phát biểu, nhận xét</w:t>
            </w: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r w:rsidRPr="00365D26">
              <w:rPr>
                <w:rFonts w:ascii="Times New Roman" w:hAnsi="Times New Roman"/>
              </w:rPr>
              <w:t>- HS thảo luận  nhóm, đối chiếu,</w:t>
            </w: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r w:rsidRPr="00365D26">
              <w:rPr>
                <w:rFonts w:ascii="Times New Roman" w:hAnsi="Times New Roman"/>
              </w:rPr>
              <w:t>- Trình bày kết quả?</w:t>
            </w:r>
          </w:p>
          <w:p w:rsidR="00365D26" w:rsidRPr="00365D26" w:rsidRDefault="00365D26" w:rsidP="00365D26">
            <w:pPr>
              <w:rPr>
                <w:rFonts w:ascii="Times New Roman" w:hAnsi="Times New Roman"/>
              </w:rPr>
            </w:pPr>
            <w:r w:rsidRPr="00365D26">
              <w:rPr>
                <w:rFonts w:ascii="Times New Roman" w:hAnsi="Times New Roman"/>
              </w:rPr>
              <w:t>- HS nhận xét</w:t>
            </w:r>
          </w:p>
          <w:p w:rsidR="00365D26" w:rsidRPr="00365D26" w:rsidRDefault="00365D26" w:rsidP="00365D26">
            <w:pPr>
              <w:jc w:val="center"/>
              <w:rPr>
                <w:rFonts w:ascii="Times New Roman" w:hAnsi="Times New Roman"/>
              </w:rPr>
            </w:pPr>
            <w:r w:rsidRPr="00365D26">
              <w:rPr>
                <w:rFonts w:ascii="Times New Roman" w:hAnsi="Times New Roman"/>
              </w:rPr>
              <w:t>- HS thảo luận</w:t>
            </w: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r w:rsidRPr="00365D26">
              <w:rPr>
                <w:rFonts w:ascii="Times New Roman" w:hAnsi="Times New Roman"/>
              </w:rPr>
              <w:t>- HS độc lập trả lời</w:t>
            </w: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rPr>
                <w:rFonts w:ascii="Times New Roman" w:hAnsi="Times New Roman"/>
              </w:rPr>
            </w:pPr>
          </w:p>
        </w:tc>
        <w:tc>
          <w:tcPr>
            <w:tcW w:w="5530" w:type="dxa"/>
          </w:tcPr>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I. Từ ngữ chỉ quan hệ thân thích được dùng ở địa phương</w:t>
            </w:r>
          </w:p>
          <w:p w:rsidR="00365D26" w:rsidRPr="00365D26" w:rsidRDefault="00365D26" w:rsidP="00365D26">
            <w:pPr>
              <w:jc w:val="both"/>
              <w:rPr>
                <w:rFonts w:ascii="Times New Roman" w:hAnsi="Times New Roman"/>
                <w:b/>
                <w:i/>
                <w:szCs w:val="28"/>
              </w:rPr>
            </w:pPr>
          </w:p>
          <w:tbl>
            <w:tblPr>
              <w:tblW w:w="52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18"/>
              <w:gridCol w:w="2619"/>
            </w:tblGrid>
            <w:tr w:rsidR="00365D26" w:rsidRPr="00365D26" w:rsidTr="00A06AFE">
              <w:tc>
                <w:tcPr>
                  <w:tcW w:w="2618" w:type="dxa"/>
                  <w:tcBorders>
                    <w:top w:val="single" w:sz="4" w:space="0" w:color="auto"/>
                    <w:left w:val="single" w:sz="4" w:space="0" w:color="auto"/>
                    <w:bottom w:val="single" w:sz="4" w:space="0" w:color="auto"/>
                    <w:right w:val="single" w:sz="4" w:space="0" w:color="auto"/>
                  </w:tcBorders>
                  <w:vAlign w:val="center"/>
                </w:tcPr>
                <w:p w:rsidR="00365D26" w:rsidRPr="00365D26" w:rsidRDefault="00365D26" w:rsidP="00365D26">
                  <w:pPr>
                    <w:jc w:val="both"/>
                    <w:rPr>
                      <w:rFonts w:ascii="Times New Roman" w:hAnsi="Times New Roman"/>
                      <w:szCs w:val="28"/>
                    </w:rPr>
                  </w:pPr>
                  <w:r w:rsidRPr="00365D26">
                    <w:rPr>
                      <w:rFonts w:ascii="Times New Roman" w:hAnsi="Times New Roman"/>
                      <w:szCs w:val="28"/>
                    </w:rPr>
                    <w:t>Từ toàn dân</w:t>
                  </w:r>
                </w:p>
              </w:tc>
              <w:tc>
                <w:tcPr>
                  <w:tcW w:w="2619" w:type="dxa"/>
                  <w:tcBorders>
                    <w:top w:val="single" w:sz="4" w:space="0" w:color="auto"/>
                    <w:left w:val="single" w:sz="4" w:space="0" w:color="auto"/>
                    <w:bottom w:val="single" w:sz="4" w:space="0" w:color="auto"/>
                    <w:right w:val="single" w:sz="4" w:space="0" w:color="auto"/>
                  </w:tcBorders>
                  <w:vAlign w:val="center"/>
                </w:tcPr>
                <w:p w:rsidR="00365D26" w:rsidRPr="00365D26" w:rsidRDefault="00365D26" w:rsidP="00365D26">
                  <w:pPr>
                    <w:jc w:val="both"/>
                    <w:rPr>
                      <w:rFonts w:ascii="Times New Roman" w:hAnsi="Times New Roman"/>
                      <w:szCs w:val="28"/>
                    </w:rPr>
                  </w:pPr>
                  <w:r w:rsidRPr="00365D26">
                    <w:rPr>
                      <w:rFonts w:ascii="Times New Roman" w:hAnsi="Times New Roman"/>
                      <w:szCs w:val="28"/>
                    </w:rPr>
                    <w:t>TN được dùng ở ĐP</w:t>
                  </w:r>
                </w:p>
              </w:tc>
            </w:tr>
            <w:tr w:rsidR="00365D26" w:rsidRPr="00365D26" w:rsidTr="00A06AFE">
              <w:tc>
                <w:tcPr>
                  <w:tcW w:w="2618"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Cha</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Mẹ </w:t>
                  </w:r>
                </w:p>
                <w:p w:rsidR="00365D26" w:rsidRPr="00365D26" w:rsidRDefault="00365D26" w:rsidP="00365D26">
                  <w:pPr>
                    <w:jc w:val="both"/>
                    <w:rPr>
                      <w:rFonts w:ascii="Times New Roman" w:hAnsi="Times New Roman"/>
                      <w:szCs w:val="28"/>
                    </w:rPr>
                  </w:pPr>
                  <w:r w:rsidRPr="00365D26">
                    <w:rPr>
                      <w:rFonts w:ascii="Times New Roman" w:hAnsi="Times New Roman"/>
                      <w:szCs w:val="28"/>
                    </w:rPr>
                    <w:t>Ông nội</w:t>
                  </w:r>
                </w:p>
                <w:p w:rsidR="00365D26" w:rsidRPr="00365D26" w:rsidRDefault="00365D26" w:rsidP="00365D26">
                  <w:pPr>
                    <w:jc w:val="both"/>
                    <w:rPr>
                      <w:rFonts w:ascii="Times New Roman" w:hAnsi="Times New Roman"/>
                      <w:szCs w:val="28"/>
                    </w:rPr>
                  </w:pPr>
                  <w:r w:rsidRPr="00365D26">
                    <w:rPr>
                      <w:rFonts w:ascii="Times New Roman" w:hAnsi="Times New Roman"/>
                      <w:szCs w:val="28"/>
                    </w:rPr>
                    <w:t>Bà nội</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Ông ngoại </w:t>
                  </w:r>
                </w:p>
                <w:p w:rsidR="00365D26" w:rsidRPr="00365D26" w:rsidRDefault="00365D26" w:rsidP="00365D26">
                  <w:pPr>
                    <w:jc w:val="both"/>
                    <w:rPr>
                      <w:rFonts w:ascii="Times New Roman" w:hAnsi="Times New Roman"/>
                      <w:szCs w:val="28"/>
                    </w:rPr>
                  </w:pPr>
                  <w:r w:rsidRPr="00365D26">
                    <w:rPr>
                      <w:rFonts w:ascii="Times New Roman" w:hAnsi="Times New Roman"/>
                      <w:szCs w:val="28"/>
                    </w:rPr>
                    <w:t>Bác ( anh trai của cha )</w:t>
                  </w:r>
                </w:p>
                <w:p w:rsidR="00365D26" w:rsidRPr="00365D26" w:rsidRDefault="00365D26" w:rsidP="00365D26">
                  <w:pPr>
                    <w:jc w:val="both"/>
                    <w:rPr>
                      <w:rFonts w:ascii="Times New Roman" w:hAnsi="Times New Roman"/>
                      <w:szCs w:val="28"/>
                    </w:rPr>
                  </w:pPr>
                  <w:r w:rsidRPr="00365D26">
                    <w:rPr>
                      <w:rFonts w:ascii="Times New Roman" w:hAnsi="Times New Roman"/>
                      <w:szCs w:val="28"/>
                    </w:rPr>
                    <w:t>Bác ( Vợ anh trai của cha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Chú ( em trai của cha )</w:t>
                  </w:r>
                </w:p>
                <w:p w:rsidR="00365D26" w:rsidRPr="00365D26" w:rsidRDefault="00365D26" w:rsidP="00365D26">
                  <w:pPr>
                    <w:jc w:val="both"/>
                    <w:rPr>
                      <w:rFonts w:ascii="Times New Roman" w:hAnsi="Times New Roman"/>
                      <w:szCs w:val="28"/>
                    </w:rPr>
                  </w:pPr>
                  <w:r w:rsidRPr="00365D26">
                    <w:rPr>
                      <w:rFonts w:ascii="Times New Roman" w:hAnsi="Times New Roman"/>
                      <w:szCs w:val="28"/>
                    </w:rPr>
                    <w:t>Thím ( Vợ của chú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Bác ( Chị gái của cha )</w:t>
                  </w:r>
                </w:p>
                <w:p w:rsidR="00365D26" w:rsidRPr="00365D26" w:rsidRDefault="00365D26" w:rsidP="00365D26">
                  <w:pPr>
                    <w:jc w:val="both"/>
                    <w:rPr>
                      <w:rFonts w:ascii="Times New Roman" w:hAnsi="Times New Roman"/>
                      <w:szCs w:val="28"/>
                    </w:rPr>
                  </w:pPr>
                  <w:r w:rsidRPr="00365D26">
                    <w:rPr>
                      <w:rFonts w:ascii="Times New Roman" w:hAnsi="Times New Roman"/>
                      <w:szCs w:val="28"/>
                    </w:rPr>
                    <w:t>Bác ( chồng chị gái của cha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Cô ( em gái của cha) </w:t>
                  </w:r>
                </w:p>
                <w:p w:rsidR="00365D26" w:rsidRPr="00365D26" w:rsidRDefault="00365D26" w:rsidP="00365D26">
                  <w:pPr>
                    <w:jc w:val="both"/>
                    <w:rPr>
                      <w:rFonts w:ascii="Times New Roman" w:hAnsi="Times New Roman"/>
                      <w:szCs w:val="28"/>
                    </w:rPr>
                  </w:pPr>
                  <w:r w:rsidRPr="00365D26">
                    <w:rPr>
                      <w:rFonts w:ascii="Times New Roman" w:hAnsi="Times New Roman"/>
                      <w:szCs w:val="28"/>
                    </w:rPr>
                    <w:t>Chú ( chồng em gái của cha )</w:t>
                  </w:r>
                </w:p>
                <w:p w:rsidR="00365D26" w:rsidRPr="00365D26" w:rsidRDefault="00365D26" w:rsidP="00365D26">
                  <w:pPr>
                    <w:jc w:val="both"/>
                    <w:rPr>
                      <w:rFonts w:ascii="Times New Roman" w:hAnsi="Times New Roman"/>
                      <w:szCs w:val="28"/>
                    </w:rPr>
                  </w:pPr>
                  <w:r w:rsidRPr="00365D26">
                    <w:rPr>
                      <w:rFonts w:ascii="Times New Roman" w:hAnsi="Times New Roman"/>
                      <w:szCs w:val="28"/>
                    </w:rPr>
                    <w:t>Bác ( anh trai của mẹ )</w:t>
                  </w:r>
                </w:p>
                <w:p w:rsidR="00365D26" w:rsidRPr="00365D26" w:rsidRDefault="00365D26" w:rsidP="00365D26">
                  <w:pPr>
                    <w:jc w:val="both"/>
                    <w:rPr>
                      <w:rFonts w:ascii="Times New Roman" w:hAnsi="Times New Roman"/>
                      <w:szCs w:val="28"/>
                    </w:rPr>
                  </w:pPr>
                  <w:r w:rsidRPr="00365D26">
                    <w:rPr>
                      <w:rFonts w:ascii="Times New Roman" w:hAnsi="Times New Roman"/>
                      <w:szCs w:val="28"/>
                    </w:rPr>
                    <w:t>Bác ( Vợ anh của mẹ)</w:t>
                  </w:r>
                </w:p>
                <w:p w:rsidR="00365D26" w:rsidRPr="00365D26" w:rsidRDefault="00365D26" w:rsidP="00365D26">
                  <w:pPr>
                    <w:jc w:val="both"/>
                    <w:rPr>
                      <w:rFonts w:ascii="Times New Roman" w:hAnsi="Times New Roman"/>
                      <w:szCs w:val="28"/>
                    </w:rPr>
                  </w:pPr>
                  <w:r w:rsidRPr="00365D26">
                    <w:rPr>
                      <w:rFonts w:ascii="Times New Roman" w:hAnsi="Times New Roman"/>
                      <w:szCs w:val="28"/>
                    </w:rPr>
                    <w:t>Cậu (em trai của mẹ)</w:t>
                  </w:r>
                </w:p>
                <w:p w:rsidR="00365D26" w:rsidRPr="00365D26" w:rsidRDefault="00365D26" w:rsidP="00365D26">
                  <w:pPr>
                    <w:jc w:val="both"/>
                    <w:rPr>
                      <w:rFonts w:ascii="Times New Roman" w:hAnsi="Times New Roman"/>
                      <w:szCs w:val="28"/>
                    </w:rPr>
                  </w:pPr>
                  <w:r w:rsidRPr="00365D26">
                    <w:rPr>
                      <w:rFonts w:ascii="Times New Roman" w:hAnsi="Times New Roman"/>
                      <w:szCs w:val="28"/>
                    </w:rPr>
                    <w:t>Mợ (vợ em trai của mẹ )</w:t>
                  </w:r>
                </w:p>
                <w:p w:rsidR="00365D26" w:rsidRPr="00365D26" w:rsidRDefault="00365D26" w:rsidP="00365D26">
                  <w:pPr>
                    <w:jc w:val="both"/>
                    <w:rPr>
                      <w:rFonts w:ascii="Times New Roman" w:hAnsi="Times New Roman"/>
                      <w:szCs w:val="28"/>
                    </w:rPr>
                  </w:pPr>
                  <w:r w:rsidRPr="00365D26">
                    <w:rPr>
                      <w:rFonts w:ascii="Times New Roman" w:hAnsi="Times New Roman"/>
                      <w:szCs w:val="28"/>
                    </w:rPr>
                    <w:t>Bác ( chị của mẹ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Bác( chồng chị gái của mẹ )</w:t>
                  </w:r>
                </w:p>
                <w:p w:rsidR="00365D26" w:rsidRPr="00365D26" w:rsidRDefault="00365D26" w:rsidP="00365D26">
                  <w:pPr>
                    <w:jc w:val="both"/>
                    <w:rPr>
                      <w:rFonts w:ascii="Times New Roman" w:hAnsi="Times New Roman"/>
                      <w:szCs w:val="28"/>
                    </w:rPr>
                  </w:pPr>
                  <w:r w:rsidRPr="00365D26">
                    <w:rPr>
                      <w:rFonts w:ascii="Times New Roman" w:hAnsi="Times New Roman"/>
                      <w:szCs w:val="28"/>
                    </w:rPr>
                    <w:t>Dì ( em gái của mẹ )</w:t>
                  </w:r>
                </w:p>
                <w:p w:rsidR="00365D26" w:rsidRPr="00365D26" w:rsidRDefault="00365D26" w:rsidP="00365D26">
                  <w:pPr>
                    <w:jc w:val="both"/>
                    <w:rPr>
                      <w:rFonts w:ascii="Times New Roman" w:hAnsi="Times New Roman"/>
                      <w:szCs w:val="28"/>
                    </w:rPr>
                  </w:pPr>
                  <w:r w:rsidRPr="00365D26">
                    <w:rPr>
                      <w:rFonts w:ascii="Times New Roman" w:hAnsi="Times New Roman"/>
                      <w:szCs w:val="28"/>
                    </w:rPr>
                    <w:t>Chú(chồng em gái của mẹ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Anh trai</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lastRenderedPageBreak/>
                    <w:t>Chị dâu (vợ anh trai)</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Em trai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Em dâu (vợ em trai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Chị gái </w:t>
                  </w:r>
                </w:p>
                <w:p w:rsidR="00365D26" w:rsidRPr="00365D26" w:rsidRDefault="00365D26" w:rsidP="00365D26">
                  <w:pPr>
                    <w:jc w:val="both"/>
                    <w:rPr>
                      <w:rFonts w:ascii="Times New Roman" w:hAnsi="Times New Roman"/>
                      <w:szCs w:val="28"/>
                    </w:rPr>
                  </w:pPr>
                  <w:r w:rsidRPr="00365D26">
                    <w:rPr>
                      <w:rFonts w:ascii="Times New Roman" w:hAnsi="Times New Roman"/>
                      <w:szCs w:val="28"/>
                    </w:rPr>
                    <w:t>Anh rể( chồng chị gái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Em gái </w:t>
                  </w:r>
                </w:p>
                <w:p w:rsidR="00365D26" w:rsidRPr="00365D26" w:rsidRDefault="00365D26" w:rsidP="00365D26">
                  <w:pPr>
                    <w:jc w:val="both"/>
                    <w:rPr>
                      <w:rFonts w:ascii="Times New Roman" w:hAnsi="Times New Roman"/>
                      <w:szCs w:val="28"/>
                    </w:rPr>
                  </w:pPr>
                  <w:r w:rsidRPr="00365D26">
                    <w:rPr>
                      <w:rFonts w:ascii="Times New Roman" w:hAnsi="Times New Roman"/>
                      <w:szCs w:val="28"/>
                    </w:rPr>
                    <w:t>Em rể ( chồng em gái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Con </w:t>
                  </w:r>
                </w:p>
              </w:tc>
              <w:tc>
                <w:tcPr>
                  <w:tcW w:w="261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 xml:space="preserve">Bố, </w:t>
                  </w:r>
                  <w:r w:rsidRPr="00365D26">
                    <w:rPr>
                      <w:rFonts w:ascii="Times New Roman" w:hAnsi="Times New Roman"/>
                      <w:szCs w:val="28"/>
                      <w:u w:val="single"/>
                    </w:rPr>
                    <w:t>thầy</w:t>
                  </w:r>
                  <w:r w:rsidRPr="00365D26">
                    <w:rPr>
                      <w:rFonts w:ascii="Times New Roman" w:hAnsi="Times New Roman"/>
                      <w:szCs w:val="28"/>
                    </w:rPr>
                    <w:t xml:space="preserve">, </w:t>
                  </w:r>
                  <w:r w:rsidRPr="00365D26">
                    <w:rPr>
                      <w:rFonts w:ascii="Times New Roman" w:hAnsi="Times New Roman"/>
                      <w:szCs w:val="28"/>
                      <w:u w:val="single"/>
                    </w:rPr>
                    <w:t>cậu</w:t>
                  </w:r>
                  <w:r w:rsidRPr="00365D26">
                    <w:rPr>
                      <w:rFonts w:ascii="Times New Roman" w:hAnsi="Times New Roman"/>
                      <w:szCs w:val="28"/>
                    </w:rPr>
                    <w:t xml:space="preserve">, </w:t>
                  </w:r>
                  <w:r w:rsidRPr="00365D26">
                    <w:rPr>
                      <w:rFonts w:ascii="Times New Roman" w:hAnsi="Times New Roman"/>
                      <w:szCs w:val="28"/>
                      <w:u w:val="single"/>
                    </w:rPr>
                    <w:t>ba</w:t>
                  </w:r>
                  <w:r w:rsidRPr="00365D26">
                    <w:rPr>
                      <w:rFonts w:ascii="Times New Roman" w:hAnsi="Times New Roman"/>
                      <w:szCs w:val="28"/>
                    </w:rPr>
                    <w:t>.</w:t>
                  </w:r>
                </w:p>
                <w:p w:rsidR="00365D26" w:rsidRPr="00365D26" w:rsidRDefault="00365D26" w:rsidP="00365D26">
                  <w:pPr>
                    <w:jc w:val="both"/>
                    <w:rPr>
                      <w:rFonts w:ascii="Times New Roman" w:hAnsi="Times New Roman"/>
                      <w:szCs w:val="28"/>
                    </w:rPr>
                  </w:pPr>
                  <w:r w:rsidRPr="00365D26">
                    <w:rPr>
                      <w:rFonts w:ascii="Times New Roman" w:hAnsi="Times New Roman"/>
                      <w:szCs w:val="28"/>
                      <w:u w:val="single"/>
                    </w:rPr>
                    <w:t>Ma</w:t>
                  </w:r>
                  <w:r w:rsidRPr="00365D26">
                    <w:rPr>
                      <w:rFonts w:ascii="Times New Roman" w:hAnsi="Times New Roman"/>
                      <w:szCs w:val="28"/>
                    </w:rPr>
                    <w:t xml:space="preserve">, </w:t>
                  </w:r>
                  <w:r w:rsidRPr="00365D26">
                    <w:rPr>
                      <w:rFonts w:ascii="Times New Roman" w:hAnsi="Times New Roman"/>
                      <w:szCs w:val="28"/>
                      <w:u w:val="single"/>
                    </w:rPr>
                    <w:t>má,</w:t>
                  </w:r>
                  <w:r w:rsidRPr="00365D26">
                    <w:rPr>
                      <w:rFonts w:ascii="Times New Roman" w:hAnsi="Times New Roman"/>
                      <w:szCs w:val="28"/>
                    </w:rPr>
                    <w:t xml:space="preserve"> </w:t>
                  </w:r>
                  <w:r w:rsidRPr="00365D26">
                    <w:rPr>
                      <w:rFonts w:ascii="Times New Roman" w:hAnsi="Times New Roman"/>
                      <w:szCs w:val="28"/>
                      <w:u w:val="single"/>
                    </w:rPr>
                    <w:t>u, bầm</w:t>
                  </w:r>
                </w:p>
                <w:p w:rsidR="00365D26" w:rsidRPr="00365D26" w:rsidRDefault="00365D26" w:rsidP="00365D26">
                  <w:pPr>
                    <w:jc w:val="both"/>
                    <w:rPr>
                      <w:rFonts w:ascii="Times New Roman" w:hAnsi="Times New Roman"/>
                      <w:szCs w:val="28"/>
                    </w:rPr>
                  </w:pPr>
                  <w:r w:rsidRPr="00365D26">
                    <w:rPr>
                      <w:rFonts w:ascii="Times New Roman" w:hAnsi="Times New Roman"/>
                      <w:szCs w:val="28"/>
                    </w:rPr>
                    <w:t>Ông, ông nội</w:t>
                  </w:r>
                </w:p>
                <w:p w:rsidR="00365D26" w:rsidRPr="00365D26" w:rsidRDefault="00365D26" w:rsidP="00365D26">
                  <w:pPr>
                    <w:jc w:val="both"/>
                    <w:rPr>
                      <w:rFonts w:ascii="Times New Roman" w:hAnsi="Times New Roman"/>
                      <w:szCs w:val="28"/>
                    </w:rPr>
                  </w:pPr>
                  <w:r w:rsidRPr="00365D26">
                    <w:rPr>
                      <w:rFonts w:ascii="Times New Roman" w:hAnsi="Times New Roman"/>
                      <w:szCs w:val="28"/>
                    </w:rPr>
                    <w:t>Bà nội, bà</w:t>
                  </w:r>
                </w:p>
                <w:p w:rsidR="00365D26" w:rsidRPr="00365D26" w:rsidRDefault="00365D26" w:rsidP="00365D26">
                  <w:pPr>
                    <w:jc w:val="both"/>
                    <w:rPr>
                      <w:rFonts w:ascii="Times New Roman" w:hAnsi="Times New Roman"/>
                      <w:szCs w:val="28"/>
                    </w:rPr>
                  </w:pPr>
                  <w:r w:rsidRPr="00365D26">
                    <w:rPr>
                      <w:rFonts w:ascii="Times New Roman" w:hAnsi="Times New Roman"/>
                      <w:szCs w:val="28"/>
                    </w:rPr>
                    <w:t>Ông ngoại</w:t>
                  </w:r>
                </w:p>
                <w:p w:rsidR="00365D26" w:rsidRPr="00365D26" w:rsidRDefault="00365D26" w:rsidP="00365D26">
                  <w:pPr>
                    <w:jc w:val="both"/>
                    <w:rPr>
                      <w:rFonts w:ascii="Times New Roman" w:hAnsi="Times New Roman"/>
                      <w:szCs w:val="28"/>
                    </w:rPr>
                  </w:pPr>
                  <w:r w:rsidRPr="00365D26">
                    <w:rPr>
                      <w:rFonts w:ascii="Times New Roman" w:hAnsi="Times New Roman"/>
                      <w:szCs w:val="28"/>
                    </w:rPr>
                    <w:t>Bác</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Bác</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Chú</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Thím</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Bác, cô</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Bác, dượng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Cô</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Dượng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Cậu</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Mợ</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Cậu</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Mợ</w:t>
                  </w:r>
                </w:p>
                <w:p w:rsidR="00365D26" w:rsidRPr="00365D26" w:rsidRDefault="00365D26" w:rsidP="00365D26">
                  <w:pPr>
                    <w:jc w:val="both"/>
                    <w:rPr>
                      <w:rFonts w:ascii="Times New Roman" w:hAnsi="Times New Roman"/>
                      <w:szCs w:val="28"/>
                    </w:rPr>
                  </w:pPr>
                  <w:r w:rsidRPr="00365D26">
                    <w:rPr>
                      <w:rFonts w:ascii="Times New Roman" w:hAnsi="Times New Roman"/>
                      <w:szCs w:val="28"/>
                    </w:rPr>
                    <w:tab/>
                  </w:r>
                </w:p>
                <w:p w:rsidR="00365D26" w:rsidRPr="00365D26" w:rsidRDefault="00A06AFE" w:rsidP="00365D26">
                  <w:pPr>
                    <w:jc w:val="both"/>
                    <w:rPr>
                      <w:rFonts w:ascii="Times New Roman" w:hAnsi="Times New Roman"/>
                      <w:szCs w:val="28"/>
                    </w:rPr>
                  </w:pPr>
                  <w:r>
                    <w:rPr>
                      <w:rFonts w:ascii="Times New Roman" w:hAnsi="Times New Roman"/>
                      <w:szCs w:val="28"/>
                    </w:rPr>
                    <w:t>Dì, bác</w:t>
                  </w:r>
                </w:p>
                <w:p w:rsidR="00365D26" w:rsidRPr="00365D26" w:rsidRDefault="00A06AFE" w:rsidP="00365D26">
                  <w:pPr>
                    <w:jc w:val="both"/>
                    <w:rPr>
                      <w:rFonts w:ascii="Times New Roman" w:hAnsi="Times New Roman"/>
                      <w:szCs w:val="28"/>
                    </w:rPr>
                  </w:pPr>
                  <w:r>
                    <w:rPr>
                      <w:rFonts w:ascii="Times New Roman" w:hAnsi="Times New Roman"/>
                      <w:szCs w:val="28"/>
                    </w:rPr>
                    <w:t xml:space="preserve">Bác </w:t>
                  </w:r>
                </w:p>
                <w:p w:rsidR="00365D26" w:rsidRPr="00365D26" w:rsidRDefault="00A06AFE" w:rsidP="00365D26">
                  <w:pPr>
                    <w:jc w:val="both"/>
                    <w:rPr>
                      <w:rFonts w:ascii="Times New Roman" w:hAnsi="Times New Roman"/>
                      <w:szCs w:val="28"/>
                    </w:rPr>
                  </w:pPr>
                  <w:r>
                    <w:rPr>
                      <w:rFonts w:ascii="Times New Roman" w:hAnsi="Times New Roman"/>
                      <w:szCs w:val="28"/>
                    </w:rPr>
                    <w:t>Dì</w:t>
                  </w:r>
                </w:p>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Dượng, chú</w:t>
                  </w:r>
                </w:p>
                <w:p w:rsidR="00365D26" w:rsidRPr="00365D26" w:rsidRDefault="00365D26" w:rsidP="00365D26">
                  <w:pPr>
                    <w:jc w:val="both"/>
                    <w:rPr>
                      <w:rFonts w:ascii="Times New Roman" w:hAnsi="Times New Roman"/>
                      <w:szCs w:val="28"/>
                    </w:rPr>
                  </w:pPr>
                  <w:r w:rsidRPr="00365D26">
                    <w:rPr>
                      <w:rFonts w:ascii="Times New Roman" w:hAnsi="Times New Roman"/>
                      <w:szCs w:val="28"/>
                    </w:rPr>
                    <w:t>Anh</w:t>
                  </w:r>
                </w:p>
                <w:p w:rsidR="00365D26" w:rsidRPr="00365D26" w:rsidRDefault="00A06AFE" w:rsidP="00365D26">
                  <w:pPr>
                    <w:jc w:val="both"/>
                    <w:rPr>
                      <w:rFonts w:ascii="Times New Roman" w:hAnsi="Times New Roman"/>
                      <w:szCs w:val="28"/>
                    </w:rPr>
                  </w:pPr>
                  <w:r>
                    <w:rPr>
                      <w:rFonts w:ascii="Times New Roman" w:hAnsi="Times New Roman"/>
                      <w:szCs w:val="28"/>
                    </w:rPr>
                    <w:t>Chị dâu</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Em trai</w:t>
                  </w:r>
                </w:p>
                <w:p w:rsidR="00365D26" w:rsidRPr="00365D26" w:rsidRDefault="00A06AFE" w:rsidP="00365D26">
                  <w:pPr>
                    <w:jc w:val="both"/>
                    <w:rPr>
                      <w:rFonts w:ascii="Times New Roman" w:hAnsi="Times New Roman"/>
                      <w:szCs w:val="28"/>
                      <w:lang w:val="nl-NL"/>
                    </w:rPr>
                  </w:pPr>
                  <w:r>
                    <w:rPr>
                      <w:rFonts w:ascii="Times New Roman" w:hAnsi="Times New Roman"/>
                      <w:szCs w:val="28"/>
                      <w:lang w:val="nl-NL"/>
                    </w:rPr>
                    <w:t>Em dâu</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Chị</w:t>
                  </w:r>
                </w:p>
                <w:p w:rsidR="00365D26" w:rsidRPr="00365D26" w:rsidRDefault="00A06AFE" w:rsidP="00365D26">
                  <w:pPr>
                    <w:jc w:val="both"/>
                    <w:rPr>
                      <w:rFonts w:ascii="Times New Roman" w:hAnsi="Times New Roman"/>
                      <w:szCs w:val="28"/>
                    </w:rPr>
                  </w:pPr>
                  <w:r>
                    <w:rPr>
                      <w:rFonts w:ascii="Times New Roman" w:hAnsi="Times New Roman"/>
                      <w:szCs w:val="28"/>
                    </w:rPr>
                    <w:t>Anh rể</w:t>
                  </w:r>
                </w:p>
                <w:p w:rsidR="00365D26" w:rsidRPr="00365D26" w:rsidRDefault="00365D26" w:rsidP="00365D26">
                  <w:pPr>
                    <w:jc w:val="both"/>
                    <w:rPr>
                      <w:rFonts w:ascii="Times New Roman" w:hAnsi="Times New Roman"/>
                      <w:szCs w:val="28"/>
                    </w:rPr>
                  </w:pPr>
                  <w:r w:rsidRPr="00365D26">
                    <w:rPr>
                      <w:rFonts w:ascii="Times New Roman" w:hAnsi="Times New Roman"/>
                      <w:szCs w:val="28"/>
                    </w:rPr>
                    <w:t>Em gái</w:t>
                  </w:r>
                </w:p>
                <w:p w:rsidR="00365D26" w:rsidRPr="00365D26" w:rsidRDefault="00A06AFE" w:rsidP="00365D26">
                  <w:pPr>
                    <w:jc w:val="both"/>
                    <w:rPr>
                      <w:rFonts w:ascii="Times New Roman" w:hAnsi="Times New Roman"/>
                      <w:szCs w:val="28"/>
                    </w:rPr>
                  </w:pPr>
                  <w:r>
                    <w:rPr>
                      <w:rFonts w:ascii="Times New Roman" w:hAnsi="Times New Roman"/>
                      <w:szCs w:val="28"/>
                    </w:rPr>
                    <w:t>Em rể</w:t>
                  </w:r>
                </w:p>
                <w:p w:rsidR="00365D26" w:rsidRPr="00365D26" w:rsidRDefault="00365D26" w:rsidP="00365D26">
                  <w:pPr>
                    <w:jc w:val="both"/>
                    <w:rPr>
                      <w:rFonts w:ascii="Times New Roman" w:hAnsi="Times New Roman"/>
                      <w:szCs w:val="28"/>
                    </w:rPr>
                  </w:pPr>
                  <w:r w:rsidRPr="00365D26">
                    <w:rPr>
                      <w:rFonts w:ascii="Times New Roman" w:hAnsi="Times New Roman"/>
                      <w:szCs w:val="28"/>
                    </w:rPr>
                    <w:t>Con</w:t>
                  </w:r>
                </w:p>
              </w:tc>
            </w:tr>
          </w:tbl>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Có những từ trùng với từ toàn dân, có những từ không dùng với từ ngữ toàn dân </w:t>
            </w:r>
          </w:p>
          <w:p w:rsidR="00365D26" w:rsidRPr="00365D26" w:rsidRDefault="00365D26" w:rsidP="00365D26">
            <w:pPr>
              <w:jc w:val="both"/>
              <w:rPr>
                <w:rFonts w:ascii="Times New Roman" w:hAnsi="Times New Roman"/>
                <w:szCs w:val="28"/>
              </w:rPr>
            </w:pPr>
          </w:p>
          <w:p w:rsidR="00A06AFE" w:rsidRDefault="00A06AFE" w:rsidP="00365D26">
            <w:pPr>
              <w:jc w:val="both"/>
              <w:rPr>
                <w:rFonts w:ascii="Times New Roman" w:hAnsi="Times New Roman"/>
                <w:i/>
                <w:szCs w:val="28"/>
              </w:rPr>
            </w:pPr>
          </w:p>
          <w:p w:rsidR="00A06AFE" w:rsidRDefault="00A06AFE" w:rsidP="00365D26">
            <w:pPr>
              <w:jc w:val="both"/>
              <w:rPr>
                <w:rFonts w:ascii="Times New Roman" w:hAnsi="Times New Roman"/>
                <w:i/>
                <w:szCs w:val="28"/>
              </w:rPr>
            </w:pPr>
          </w:p>
          <w:p w:rsidR="00365D26" w:rsidRPr="00365D26" w:rsidRDefault="00365D26" w:rsidP="00365D26">
            <w:pPr>
              <w:jc w:val="both"/>
              <w:rPr>
                <w:rFonts w:ascii="Times New Roman" w:hAnsi="Times New Roman"/>
                <w:szCs w:val="28"/>
              </w:rPr>
            </w:pPr>
            <w:r w:rsidRPr="00365D26">
              <w:rPr>
                <w:rFonts w:ascii="Times New Roman" w:hAnsi="Times New Roman"/>
                <w:i/>
                <w:szCs w:val="28"/>
              </w:rPr>
              <w:t>II</w:t>
            </w:r>
            <w:r w:rsidRPr="00365D26">
              <w:rPr>
                <w:rFonts w:ascii="Times New Roman" w:hAnsi="Times New Roman"/>
                <w:b/>
                <w:bCs/>
                <w:i/>
                <w:szCs w:val="28"/>
                <w:u w:val="single"/>
              </w:rPr>
              <w:t>. Một số từ ngữ chỉ quan hệ ruột thịt được dùng ở địa</w:t>
            </w:r>
            <w:r w:rsidRPr="00365D26">
              <w:rPr>
                <w:rFonts w:ascii="Times New Roman" w:hAnsi="Times New Roman"/>
                <w:b/>
                <w:bCs/>
                <w:szCs w:val="28"/>
                <w:u w:val="single"/>
              </w:rPr>
              <w:t xml:space="preserve"> </w:t>
            </w:r>
            <w:r w:rsidRPr="00365D26">
              <w:rPr>
                <w:rFonts w:ascii="Times New Roman" w:hAnsi="Times New Roman"/>
                <w:szCs w:val="28"/>
              </w:rPr>
              <w:t>phương khác.</w:t>
            </w:r>
          </w:p>
          <w:p w:rsidR="00365D26" w:rsidRPr="00365D26" w:rsidRDefault="00365D26" w:rsidP="00365D26">
            <w:pPr>
              <w:jc w:val="both"/>
              <w:rPr>
                <w:rFonts w:ascii="Times New Roman" w:hAnsi="Times New Roman"/>
                <w:szCs w:val="28"/>
              </w:rPr>
            </w:pPr>
            <w:r w:rsidRPr="00365D26">
              <w:rPr>
                <w:rFonts w:ascii="Times New Roman" w:hAnsi="Times New Roman"/>
                <w:szCs w:val="28"/>
              </w:rPr>
              <w:t>Một số vùng bắc bộ</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Cha gọi là thầy</w:t>
            </w:r>
          </w:p>
          <w:p w:rsidR="00365D26" w:rsidRPr="00365D26" w:rsidRDefault="00365D26" w:rsidP="00365D26">
            <w:pPr>
              <w:jc w:val="both"/>
              <w:rPr>
                <w:rFonts w:ascii="Times New Roman" w:hAnsi="Times New Roman"/>
                <w:szCs w:val="28"/>
              </w:rPr>
            </w:pPr>
            <w:r w:rsidRPr="00365D26">
              <w:rPr>
                <w:rFonts w:ascii="Times New Roman" w:hAnsi="Times New Roman"/>
                <w:szCs w:val="28"/>
              </w:rPr>
              <w:t>Mẹ gọi là:Bầm, U, Bủ</w:t>
            </w:r>
          </w:p>
          <w:p w:rsidR="00365D26" w:rsidRPr="00365D26" w:rsidRDefault="00365D26" w:rsidP="00365D26">
            <w:pPr>
              <w:jc w:val="both"/>
              <w:rPr>
                <w:rFonts w:ascii="Times New Roman" w:hAnsi="Times New Roman"/>
                <w:szCs w:val="28"/>
              </w:rPr>
            </w:pPr>
            <w:r w:rsidRPr="00365D26">
              <w:rPr>
                <w:rFonts w:ascii="Times New Roman" w:hAnsi="Times New Roman"/>
                <w:szCs w:val="28"/>
              </w:rPr>
              <w:t>Vùng  nam bộ</w:t>
            </w:r>
          </w:p>
          <w:p w:rsidR="00365D26" w:rsidRPr="00365D26" w:rsidRDefault="00365D26" w:rsidP="00365D26">
            <w:pPr>
              <w:jc w:val="both"/>
              <w:rPr>
                <w:rFonts w:ascii="Times New Roman" w:hAnsi="Times New Roman"/>
                <w:szCs w:val="28"/>
              </w:rPr>
            </w:pPr>
            <w:r w:rsidRPr="00365D26">
              <w:rPr>
                <w:rFonts w:ascii="Times New Roman" w:hAnsi="Times New Roman"/>
                <w:szCs w:val="28"/>
              </w:rPr>
              <w:t>Cha- Ba, Tía</w:t>
            </w:r>
          </w:p>
          <w:p w:rsidR="00365D26" w:rsidRPr="00365D26" w:rsidRDefault="00365D26" w:rsidP="00365D26">
            <w:pPr>
              <w:jc w:val="both"/>
              <w:rPr>
                <w:rFonts w:ascii="Times New Roman" w:hAnsi="Times New Roman"/>
                <w:szCs w:val="28"/>
              </w:rPr>
            </w:pPr>
            <w:r w:rsidRPr="00365D26">
              <w:rPr>
                <w:rFonts w:ascii="Times New Roman" w:hAnsi="Times New Roman"/>
                <w:szCs w:val="28"/>
              </w:rPr>
              <w:t>Anh cả - Anh hai</w:t>
            </w:r>
          </w:p>
          <w:p w:rsidR="00365D26" w:rsidRPr="00365D26" w:rsidRDefault="00365D26" w:rsidP="00365D26">
            <w:pPr>
              <w:jc w:val="both"/>
              <w:rPr>
                <w:rFonts w:ascii="Times New Roman" w:hAnsi="Times New Roman"/>
                <w:szCs w:val="28"/>
              </w:rPr>
            </w:pPr>
            <w:r w:rsidRPr="00365D26">
              <w:rPr>
                <w:rFonts w:ascii="Times New Roman" w:hAnsi="Times New Roman"/>
                <w:szCs w:val="28"/>
              </w:rPr>
              <w:t>Chị cả - Chị hai.</w:t>
            </w:r>
          </w:p>
          <w:p w:rsidR="00365D26" w:rsidRPr="00365D26" w:rsidRDefault="00365D26" w:rsidP="00365D26">
            <w:pPr>
              <w:jc w:val="both"/>
              <w:rPr>
                <w:rFonts w:ascii="Times New Roman" w:hAnsi="Times New Roman"/>
                <w:i/>
                <w:szCs w:val="28"/>
              </w:rPr>
            </w:pPr>
            <w:r w:rsidRPr="00365D26">
              <w:rPr>
                <w:rFonts w:ascii="Times New Roman" w:hAnsi="Times New Roman"/>
                <w:i/>
                <w:szCs w:val="28"/>
              </w:rPr>
              <w:t>3. Sưu tầm một số thơ ca có sử dụng từ ngữ địa phương chỉ quan hệ ruột thịt</w:t>
            </w:r>
          </w:p>
          <w:p w:rsidR="00365D26" w:rsidRPr="00365D26" w:rsidRDefault="00365D26" w:rsidP="00365D26">
            <w:pPr>
              <w:jc w:val="both"/>
              <w:rPr>
                <w:rFonts w:ascii="Times New Roman" w:hAnsi="Times New Roman"/>
                <w:szCs w:val="28"/>
              </w:rPr>
            </w:pPr>
            <w:r w:rsidRPr="00365D26">
              <w:rPr>
                <w:rFonts w:ascii="Times New Roman" w:hAnsi="Times New Roman"/>
                <w:szCs w:val="28"/>
              </w:rPr>
              <w:t>- Con chị nó đi con gì nó lớn</w:t>
            </w:r>
          </w:p>
          <w:p w:rsidR="00365D26" w:rsidRPr="00365D26" w:rsidRDefault="00365D26" w:rsidP="00365D26">
            <w:pPr>
              <w:jc w:val="both"/>
              <w:rPr>
                <w:rFonts w:ascii="Times New Roman" w:hAnsi="Times New Roman"/>
                <w:szCs w:val="28"/>
              </w:rPr>
            </w:pPr>
            <w:r w:rsidRPr="00365D26">
              <w:rPr>
                <w:rFonts w:ascii="Times New Roman" w:hAnsi="Times New Roman"/>
                <w:szCs w:val="28"/>
              </w:rPr>
              <w:t>- Sẩy cha còn chú sẩy mẹ bú dì</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Thật thà như thể lai châu </w:t>
            </w:r>
          </w:p>
          <w:p w:rsidR="00365D26" w:rsidRPr="00365D26" w:rsidRDefault="00365D26" w:rsidP="00365D26">
            <w:pPr>
              <w:jc w:val="both"/>
              <w:rPr>
                <w:rFonts w:ascii="Times New Roman" w:hAnsi="Times New Roman"/>
                <w:szCs w:val="28"/>
              </w:rPr>
            </w:pPr>
            <w:r w:rsidRPr="00365D26">
              <w:rPr>
                <w:rFonts w:ascii="Times New Roman" w:hAnsi="Times New Roman"/>
                <w:szCs w:val="28"/>
              </w:rPr>
              <w:t>Thương nhau như thể nàng dâu mẹ chồng.</w:t>
            </w:r>
          </w:p>
          <w:p w:rsidR="00365D26" w:rsidRPr="00365D26" w:rsidRDefault="00365D26" w:rsidP="00365D26">
            <w:pPr>
              <w:jc w:val="both"/>
              <w:rPr>
                <w:rFonts w:ascii="Times New Roman" w:hAnsi="Times New Roman"/>
                <w:szCs w:val="28"/>
              </w:rPr>
            </w:pPr>
            <w:r w:rsidRPr="00365D26">
              <w:rPr>
                <w:rFonts w:ascii="Times New Roman" w:hAnsi="Times New Roman"/>
                <w:szCs w:val="28"/>
              </w:rPr>
              <w:t>Có cha có mẹ thì hơn</w:t>
            </w:r>
          </w:p>
          <w:p w:rsidR="00365D26" w:rsidRPr="00365D26" w:rsidRDefault="00365D26" w:rsidP="00365D26">
            <w:pPr>
              <w:rPr>
                <w:rFonts w:ascii="Times New Roman" w:hAnsi="Times New Roman"/>
                <w:szCs w:val="28"/>
              </w:rPr>
            </w:pPr>
            <w:r w:rsidRPr="00365D26">
              <w:rPr>
                <w:rFonts w:ascii="Times New Roman" w:hAnsi="Times New Roman"/>
                <w:szCs w:val="28"/>
              </w:rPr>
              <w:t>Không cha không mẹ như đàn đứt dây.</w:t>
            </w:r>
          </w:p>
        </w:tc>
      </w:tr>
    </w:tbl>
    <w:p w:rsidR="00365D26" w:rsidRPr="00365D26" w:rsidRDefault="00365D26" w:rsidP="00365D26">
      <w:pPr>
        <w:jc w:val="both"/>
        <w:rPr>
          <w:rFonts w:ascii="Times New Roman" w:hAnsi="Times New Roman"/>
        </w:rPr>
      </w:pPr>
      <w:r w:rsidRPr="00365D26">
        <w:rPr>
          <w:rFonts w:ascii="Times New Roman" w:hAnsi="Times New Roman"/>
          <w:b/>
          <w:szCs w:val="28"/>
        </w:rPr>
        <w:lastRenderedPageBreak/>
        <w:t xml:space="preserve">HOẠT ĐỘNG 2: </w:t>
      </w:r>
      <w:r w:rsidR="00A06AFE">
        <w:rPr>
          <w:rFonts w:ascii="Times New Roman" w:hAnsi="Times New Roman"/>
          <w:szCs w:val="28"/>
        </w:rPr>
        <w:t>Hướng dẫn học sinh tì</w:t>
      </w:r>
      <w:r w:rsidRPr="00365D26">
        <w:rPr>
          <w:rFonts w:ascii="Times New Roman" w:hAnsi="Times New Roman"/>
          <w:szCs w:val="28"/>
        </w:rPr>
        <w:t xml:space="preserve">m hiểu về </w:t>
      </w:r>
      <w:r w:rsidRPr="00365D26">
        <w:rPr>
          <w:rFonts w:ascii="Times New Roman" w:hAnsi="Times New Roman"/>
        </w:rPr>
        <w:t>m</w:t>
      </w:r>
      <w:r w:rsidRPr="00365D26">
        <w:rPr>
          <w:rFonts w:ascii="Times New Roman" w:hAnsi="Times New Roman"/>
          <w:bCs/>
        </w:rPr>
        <w:t xml:space="preserve">ột số từ ngữ chỉ quan hệ ruột thịt được dùng ở địa </w:t>
      </w:r>
      <w:r w:rsidRPr="00365D26">
        <w:rPr>
          <w:rFonts w:ascii="Times New Roman" w:hAnsi="Times New Roman"/>
        </w:rPr>
        <w:t>phương khác.</w:t>
      </w:r>
    </w:p>
    <w:p w:rsidR="00365D26" w:rsidRPr="00365D26" w:rsidRDefault="00365D26" w:rsidP="00365D26">
      <w:pPr>
        <w:rPr>
          <w:rFonts w:ascii="Times New Roman" w:hAnsi="Times New Roman"/>
        </w:rPr>
      </w:pPr>
      <w:r w:rsidRPr="00365D26">
        <w:rPr>
          <w:rFonts w:ascii="Times New Roman" w:hAnsi="Times New Roman"/>
          <w:b/>
          <w:szCs w:val="28"/>
        </w:rPr>
        <w:t>+ Mục ti</w:t>
      </w:r>
      <w:r w:rsidR="00A06AFE">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rPr>
        <w:t>Biết so sánh các từ ngữ địa phương với các từ ngữ tương ứng trong ngôn ngữ toàn dân để thấy rõ những từ ngữ nào trùng với từ ngữ toàn dân.</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thuyết tr</w:t>
      </w:r>
      <w:r w:rsidR="00A06AFE">
        <w:rPr>
          <w:rFonts w:ascii="Times New Roman" w:hAnsi="Times New Roman"/>
          <w:szCs w:val="28"/>
        </w:rPr>
        <w:t>ì</w:t>
      </w:r>
      <w:r w:rsidRPr="00365D26">
        <w:rPr>
          <w:rFonts w:ascii="Times New Roman" w:hAnsi="Times New Roman"/>
          <w:szCs w:val="28"/>
        </w:rPr>
        <w:t>nh</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A06AFE">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365D26" w:rsidRDefault="00A06AFE" w:rsidP="00365D26">
      <w:pPr>
        <w:rPr>
          <w:rFonts w:ascii="Times New Roman" w:hAnsi="Times New Roman"/>
          <w:szCs w:val="28"/>
        </w:rPr>
      </w:pPr>
      <w:r>
        <w:rPr>
          <w:rFonts w:ascii="Times New Roman" w:hAnsi="Times New Roman"/>
          <w:b/>
          <w:szCs w:val="28"/>
        </w:rPr>
        <w:t xml:space="preserve">+ </w:t>
      </w:r>
      <w:r w:rsidR="00365D26" w:rsidRPr="00365D26">
        <w:rPr>
          <w:rFonts w:ascii="Times New Roman" w:hAnsi="Times New Roman"/>
          <w:b/>
          <w:szCs w:val="28"/>
        </w:rPr>
        <w:t xml:space="preserve">Thời gian: </w:t>
      </w:r>
      <w:r w:rsidR="00365D26" w:rsidRPr="00365D26">
        <w:rPr>
          <w:rFonts w:ascii="Times New Roman" w:hAnsi="Times New Roman"/>
          <w:szCs w:val="28"/>
        </w:rPr>
        <w:t>7 ph</w:t>
      </w:r>
      <w:r>
        <w:rPr>
          <w:rFonts w:ascii="Times New Roman" w:hAnsi="Times New Roman"/>
          <w:szCs w:val="28"/>
        </w:rPr>
        <w:t>ú</w:t>
      </w:r>
      <w:r w:rsidR="00365D26" w:rsidRPr="00365D26">
        <w:rPr>
          <w:rFonts w:ascii="Times New Roman" w:hAnsi="Times New Roman"/>
          <w:szCs w:val="28"/>
        </w:rPr>
        <w:t>t</w:t>
      </w:r>
    </w:p>
    <w:tbl>
      <w:tblPr>
        <w:tblStyle w:val="TableGrid3"/>
        <w:tblW w:w="10278" w:type="dxa"/>
        <w:tblLook w:val="04A0" w:firstRow="1" w:lastRow="0" w:firstColumn="1" w:lastColumn="0" w:noHBand="0" w:noVBand="1"/>
      </w:tblPr>
      <w:tblGrid>
        <w:gridCol w:w="2538"/>
        <w:gridCol w:w="2520"/>
        <w:gridCol w:w="5220"/>
      </w:tblGrid>
      <w:tr w:rsidR="00365D26" w:rsidRPr="00365D26" w:rsidTr="00A06AFE">
        <w:tc>
          <w:tcPr>
            <w:tcW w:w="2538" w:type="dxa"/>
          </w:tcPr>
          <w:p w:rsidR="00365D26" w:rsidRPr="00365D26" w:rsidRDefault="00365D26" w:rsidP="00A06AF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A06AFE">
              <w:rPr>
                <w:rFonts w:ascii="Times New Roman" w:hAnsi="Times New Roman"/>
                <w:b/>
                <w:kern w:val="1"/>
                <w:szCs w:val="28"/>
              </w:rPr>
              <w:t>giáo viên</w:t>
            </w:r>
          </w:p>
        </w:tc>
        <w:tc>
          <w:tcPr>
            <w:tcW w:w="252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522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A06AFE">
        <w:tc>
          <w:tcPr>
            <w:tcW w:w="2538" w:type="dxa"/>
          </w:tcPr>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b/>
                <w:i/>
              </w:rPr>
            </w:pPr>
            <w:r w:rsidRPr="00365D26">
              <w:rPr>
                <w:rFonts w:ascii="Times New Roman" w:hAnsi="Times New Roman"/>
              </w:rPr>
              <w:t xml:space="preserve">GV nêu y/c: </w:t>
            </w:r>
            <w:r w:rsidRPr="00365D26">
              <w:rPr>
                <w:rFonts w:ascii="Times New Roman" w:hAnsi="Times New Roman"/>
                <w:b/>
                <w:i/>
              </w:rPr>
              <w:t>? Sưu tầm một số từ ngữ chỉ quan hệ ruột thịt thân thích được dùng ở địa phương khác.</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b/>
                <w:i/>
              </w:rPr>
            </w:pPr>
            <w:r w:rsidRPr="00365D26">
              <w:rPr>
                <w:rFonts w:ascii="Times New Roman" w:hAnsi="Times New Roman"/>
                <w:b/>
                <w:i/>
              </w:rPr>
              <w:t>? Sưu tầm 1 số thơ ca  có sử dụng từ ngữ chỉ quan hệ ruột thịt thân thích.</w:t>
            </w:r>
          </w:p>
          <w:p w:rsidR="00365D26" w:rsidRPr="00365D26" w:rsidRDefault="00365D26" w:rsidP="00365D26">
            <w:pPr>
              <w:rPr>
                <w:rFonts w:ascii="Times New Roman" w:hAnsi="Times New Roman"/>
                <w:b/>
                <w:i/>
              </w:rPr>
            </w:pPr>
          </w:p>
        </w:tc>
        <w:tc>
          <w:tcPr>
            <w:tcW w:w="2520" w:type="dxa"/>
          </w:tcPr>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b/>
                <w:bCs/>
                <w:i/>
              </w:rPr>
            </w:pPr>
          </w:p>
          <w:p w:rsidR="00365D26" w:rsidRPr="00365D26" w:rsidRDefault="00365D26" w:rsidP="00365D26">
            <w:pPr>
              <w:rPr>
                <w:rFonts w:ascii="Times New Roman" w:hAnsi="Times New Roman"/>
              </w:rPr>
            </w:pPr>
            <w:r w:rsidRPr="00365D26">
              <w:rPr>
                <w:rFonts w:ascii="Times New Roman" w:hAnsi="Times New Roman"/>
              </w:rPr>
              <w:t>- Học sinh suy nghĩ,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b/>
                <w:bCs/>
                <w:i/>
              </w:rPr>
            </w:pPr>
            <w:r w:rsidRPr="00365D26">
              <w:rPr>
                <w:rFonts w:ascii="Times New Roman" w:hAnsi="Times New Roman"/>
              </w:rPr>
              <w:t>- Học sinh suy nghĩ, trả lời</w:t>
            </w:r>
          </w:p>
        </w:tc>
        <w:tc>
          <w:tcPr>
            <w:tcW w:w="5220" w:type="dxa"/>
          </w:tcPr>
          <w:p w:rsidR="00365D26" w:rsidRPr="00365D26" w:rsidRDefault="00365D26" w:rsidP="00365D26">
            <w:pPr>
              <w:jc w:val="both"/>
              <w:rPr>
                <w:rFonts w:ascii="Times New Roman" w:hAnsi="Times New Roman"/>
                <w:b/>
                <w:i/>
                <w:u w:val="single"/>
              </w:rPr>
            </w:pPr>
            <w:r w:rsidRPr="00365D26">
              <w:rPr>
                <w:rFonts w:ascii="Times New Roman" w:hAnsi="Times New Roman"/>
                <w:b/>
                <w:i/>
                <w:u w:val="single"/>
              </w:rPr>
              <w:lastRenderedPageBreak/>
              <w:t>II</w:t>
            </w:r>
            <w:r w:rsidRPr="00365D26">
              <w:rPr>
                <w:rFonts w:ascii="Times New Roman" w:hAnsi="Times New Roman"/>
                <w:b/>
                <w:bCs/>
                <w:i/>
                <w:u w:val="single"/>
              </w:rPr>
              <w:t xml:space="preserve">. Một số từ ngữ chỉ quan hệ ruột thịt được dùng ở địa </w:t>
            </w:r>
            <w:r w:rsidRPr="00365D26">
              <w:rPr>
                <w:rFonts w:ascii="Times New Roman" w:hAnsi="Times New Roman"/>
                <w:b/>
                <w:i/>
                <w:u w:val="single"/>
              </w:rPr>
              <w:t>phương khác.</w:t>
            </w:r>
          </w:p>
          <w:p w:rsidR="00365D26" w:rsidRPr="00365D26" w:rsidRDefault="00365D26" w:rsidP="00365D26">
            <w:pPr>
              <w:jc w:val="both"/>
              <w:rPr>
                <w:rFonts w:ascii="Times New Roman" w:hAnsi="Times New Roman"/>
              </w:rPr>
            </w:pPr>
            <w:r w:rsidRPr="00365D26">
              <w:rPr>
                <w:rFonts w:ascii="Times New Roman" w:hAnsi="Times New Roman"/>
              </w:rPr>
              <w:t>Một số vùng bắc bộ</w:t>
            </w:r>
          </w:p>
          <w:p w:rsidR="00365D26" w:rsidRPr="00365D26" w:rsidRDefault="00365D26" w:rsidP="00365D26">
            <w:pPr>
              <w:jc w:val="both"/>
              <w:rPr>
                <w:rFonts w:ascii="Times New Roman" w:hAnsi="Times New Roman"/>
              </w:rPr>
            </w:pPr>
            <w:r w:rsidRPr="00365D26">
              <w:rPr>
                <w:rFonts w:ascii="Times New Roman" w:hAnsi="Times New Roman"/>
              </w:rPr>
              <w:t xml:space="preserve"> Cha gọi là thầy</w:t>
            </w:r>
          </w:p>
          <w:p w:rsidR="00365D26" w:rsidRPr="00365D26" w:rsidRDefault="00365D26" w:rsidP="00365D26">
            <w:pPr>
              <w:jc w:val="both"/>
              <w:rPr>
                <w:rFonts w:ascii="Times New Roman" w:hAnsi="Times New Roman"/>
              </w:rPr>
            </w:pPr>
            <w:r w:rsidRPr="00365D26">
              <w:rPr>
                <w:rFonts w:ascii="Times New Roman" w:hAnsi="Times New Roman"/>
              </w:rPr>
              <w:lastRenderedPageBreak/>
              <w:t>Mẹ gọi là:Bầm, U, Bủ</w:t>
            </w:r>
          </w:p>
          <w:p w:rsidR="00365D26" w:rsidRPr="00365D26" w:rsidRDefault="00365D26" w:rsidP="00365D26">
            <w:pPr>
              <w:jc w:val="both"/>
              <w:rPr>
                <w:rFonts w:ascii="Times New Roman" w:hAnsi="Times New Roman"/>
              </w:rPr>
            </w:pPr>
            <w:r w:rsidRPr="00365D26">
              <w:rPr>
                <w:rFonts w:ascii="Times New Roman" w:hAnsi="Times New Roman"/>
              </w:rPr>
              <w:t>Vùng  nam bộ</w:t>
            </w:r>
          </w:p>
          <w:p w:rsidR="00365D26" w:rsidRPr="00365D26" w:rsidRDefault="00365D26" w:rsidP="00365D26">
            <w:pPr>
              <w:jc w:val="both"/>
              <w:rPr>
                <w:rFonts w:ascii="Times New Roman" w:hAnsi="Times New Roman"/>
              </w:rPr>
            </w:pPr>
            <w:r w:rsidRPr="00365D26">
              <w:rPr>
                <w:rFonts w:ascii="Times New Roman" w:hAnsi="Times New Roman"/>
              </w:rPr>
              <w:t>Cha- Ba, Tía</w:t>
            </w:r>
          </w:p>
          <w:p w:rsidR="00365D26" w:rsidRPr="00365D26" w:rsidRDefault="00365D26" w:rsidP="00365D26">
            <w:pPr>
              <w:jc w:val="both"/>
              <w:rPr>
                <w:rFonts w:ascii="Times New Roman" w:hAnsi="Times New Roman"/>
              </w:rPr>
            </w:pPr>
            <w:r w:rsidRPr="00365D26">
              <w:rPr>
                <w:rFonts w:ascii="Times New Roman" w:hAnsi="Times New Roman"/>
              </w:rPr>
              <w:t>Anh cả - Anh hai</w:t>
            </w:r>
          </w:p>
          <w:p w:rsidR="00365D26" w:rsidRPr="00365D26" w:rsidRDefault="00365D26" w:rsidP="00365D26">
            <w:pPr>
              <w:jc w:val="both"/>
              <w:rPr>
                <w:rFonts w:ascii="Times New Roman" w:hAnsi="Times New Roman"/>
              </w:rPr>
            </w:pPr>
            <w:r w:rsidRPr="00365D26">
              <w:rPr>
                <w:rFonts w:ascii="Times New Roman" w:hAnsi="Times New Roman"/>
              </w:rPr>
              <w:t>Chị cả - Chị hai.</w:t>
            </w:r>
          </w:p>
          <w:p w:rsidR="00365D26" w:rsidRPr="00365D26" w:rsidRDefault="00365D26" w:rsidP="00365D26">
            <w:pPr>
              <w:jc w:val="both"/>
              <w:rPr>
                <w:rFonts w:ascii="Times New Roman" w:hAnsi="Times New Roman"/>
              </w:rPr>
            </w:pPr>
            <w:r w:rsidRPr="00365D26">
              <w:rPr>
                <w:rFonts w:ascii="Times New Roman" w:hAnsi="Times New Roman"/>
              </w:rPr>
              <w:t>*</w:t>
            </w:r>
            <w:r w:rsidRPr="00365D26">
              <w:rPr>
                <w:rFonts w:ascii="Times New Roman" w:hAnsi="Times New Roman"/>
                <w:i/>
              </w:rPr>
              <w:t xml:space="preserve"> Sưu tầm một số thơ ca có sử dụng từ ngữ địa phương chỉ quan hệ ruột thịt</w:t>
            </w:r>
          </w:p>
          <w:p w:rsidR="00365D26" w:rsidRPr="00365D26" w:rsidRDefault="00365D26" w:rsidP="00365D26">
            <w:pPr>
              <w:jc w:val="both"/>
              <w:rPr>
                <w:rFonts w:ascii="Times New Roman" w:hAnsi="Times New Roman"/>
              </w:rPr>
            </w:pPr>
            <w:r w:rsidRPr="00365D26">
              <w:rPr>
                <w:rFonts w:ascii="Times New Roman" w:hAnsi="Times New Roman"/>
              </w:rPr>
              <w:t>- Con chị nó đi con gì nó lớn</w:t>
            </w:r>
          </w:p>
          <w:p w:rsidR="00365D26" w:rsidRPr="00365D26" w:rsidRDefault="00365D26" w:rsidP="00365D26">
            <w:pPr>
              <w:jc w:val="both"/>
              <w:rPr>
                <w:rFonts w:ascii="Times New Roman" w:hAnsi="Times New Roman"/>
              </w:rPr>
            </w:pPr>
            <w:r w:rsidRPr="00365D26">
              <w:rPr>
                <w:rFonts w:ascii="Times New Roman" w:hAnsi="Times New Roman"/>
              </w:rPr>
              <w:t>- Sẩy cha còn chú sẩy mẹ bú dì</w:t>
            </w:r>
          </w:p>
          <w:p w:rsidR="00365D26" w:rsidRPr="00365D26" w:rsidRDefault="00365D26" w:rsidP="00365D26">
            <w:pPr>
              <w:jc w:val="both"/>
              <w:rPr>
                <w:rFonts w:ascii="Times New Roman" w:hAnsi="Times New Roman"/>
              </w:rPr>
            </w:pPr>
            <w:r w:rsidRPr="00365D26">
              <w:rPr>
                <w:rFonts w:ascii="Times New Roman" w:hAnsi="Times New Roman"/>
              </w:rPr>
              <w:t xml:space="preserve">Thật thà như thể lai châu </w:t>
            </w:r>
          </w:p>
          <w:p w:rsidR="00365D26" w:rsidRPr="00365D26" w:rsidRDefault="00365D26" w:rsidP="00365D26">
            <w:pPr>
              <w:jc w:val="both"/>
              <w:rPr>
                <w:rFonts w:ascii="Times New Roman" w:hAnsi="Times New Roman"/>
              </w:rPr>
            </w:pPr>
            <w:r w:rsidRPr="00365D26">
              <w:rPr>
                <w:rFonts w:ascii="Times New Roman" w:hAnsi="Times New Roman"/>
              </w:rPr>
              <w:t>Thương nhau như thể nàng dâu mẹ chồng.</w:t>
            </w:r>
          </w:p>
          <w:p w:rsidR="00365D26" w:rsidRPr="00365D26" w:rsidRDefault="00365D26" w:rsidP="00365D26">
            <w:pPr>
              <w:jc w:val="both"/>
              <w:rPr>
                <w:rFonts w:ascii="Times New Roman" w:hAnsi="Times New Roman"/>
              </w:rPr>
            </w:pPr>
            <w:r w:rsidRPr="00365D26">
              <w:rPr>
                <w:rFonts w:ascii="Times New Roman" w:hAnsi="Times New Roman"/>
              </w:rPr>
              <w:t>Có cha có mẹ thì hơn</w:t>
            </w:r>
          </w:p>
          <w:p w:rsidR="00365D26" w:rsidRPr="00365D26" w:rsidRDefault="00365D26" w:rsidP="00365D26">
            <w:pPr>
              <w:rPr>
                <w:rFonts w:ascii="Times New Roman" w:hAnsi="Times New Roman"/>
                <w:b/>
                <w:bCs/>
                <w:i/>
              </w:rPr>
            </w:pPr>
            <w:r w:rsidRPr="00365D26">
              <w:rPr>
                <w:rFonts w:ascii="Times New Roman" w:hAnsi="Times New Roman"/>
              </w:rPr>
              <w:t>Không cha không mẹ như đàn đứt dây.</w:t>
            </w:r>
          </w:p>
        </w:tc>
      </w:tr>
    </w:tbl>
    <w:p w:rsidR="00365D26" w:rsidRPr="00A06AFE" w:rsidRDefault="00A06AFE" w:rsidP="00365D26">
      <w:pPr>
        <w:rPr>
          <w:rFonts w:ascii="Times New Roman" w:hAnsi="Times New Roman"/>
          <w:b/>
          <w:bCs/>
        </w:rPr>
      </w:pPr>
      <w:r>
        <w:rPr>
          <w:rFonts w:ascii="Times New Roman" w:hAnsi="Times New Roman"/>
          <w:b/>
          <w:bCs/>
        </w:rPr>
        <w:lastRenderedPageBreak/>
        <w:t>HOẠT ĐỘNG 4: CỦNG CỐ, VẬN DỤNG</w:t>
      </w:r>
    </w:p>
    <w:p w:rsidR="00365D26" w:rsidRPr="00365D26" w:rsidRDefault="00365D26" w:rsidP="00365D26">
      <w:pPr>
        <w:rPr>
          <w:rFonts w:ascii="Times New Roman" w:hAnsi="Times New Roman"/>
          <w:bCs/>
        </w:rPr>
      </w:pPr>
      <w:r w:rsidRPr="00365D26">
        <w:rPr>
          <w:rFonts w:ascii="Times New Roman" w:hAnsi="Times New Roman"/>
          <w:b/>
          <w:bCs/>
        </w:rPr>
        <w:t xml:space="preserve">Củng cố bài học: </w:t>
      </w:r>
      <w:r w:rsidRPr="00365D26">
        <w:rPr>
          <w:rFonts w:ascii="Times New Roman" w:hAnsi="Times New Roman"/>
          <w:bCs/>
        </w:rPr>
        <w:t>Gv tổng kết kiến thức.</w:t>
      </w:r>
    </w:p>
    <w:p w:rsidR="00365D26" w:rsidRPr="00365D26" w:rsidRDefault="00365D26" w:rsidP="00365D26">
      <w:pPr>
        <w:rPr>
          <w:rFonts w:ascii="Times New Roman" w:hAnsi="Times New Roman"/>
          <w:b/>
          <w:bCs/>
        </w:rPr>
      </w:pPr>
      <w:r w:rsidRPr="00365D26">
        <w:rPr>
          <w:rFonts w:ascii="Times New Roman" w:hAnsi="Times New Roman"/>
          <w:b/>
          <w:bCs/>
        </w:rPr>
        <w:t>Hoạt động tiếp nối:</w:t>
      </w:r>
    </w:p>
    <w:p w:rsidR="00365D26" w:rsidRPr="00365D26" w:rsidRDefault="00365D26" w:rsidP="00365D26">
      <w:pPr>
        <w:rPr>
          <w:rFonts w:ascii="Times New Roman" w:hAnsi="Times New Roman"/>
        </w:rPr>
      </w:pPr>
      <w:r w:rsidRPr="00365D26">
        <w:rPr>
          <w:rFonts w:ascii="Times New Roman" w:hAnsi="Times New Roman"/>
        </w:rPr>
        <w:t>- Học ở nhà: Hoàn thành các bài tập, chuẩn bị bài nói quá</w:t>
      </w:r>
    </w:p>
    <w:p w:rsidR="00365D26" w:rsidRPr="00365D26" w:rsidRDefault="00365D26" w:rsidP="00365D26">
      <w:pPr>
        <w:jc w:val="center"/>
        <w:rPr>
          <w:rFonts w:ascii="Times New Roman" w:hAnsi="Times New Roman"/>
        </w:rPr>
      </w:pPr>
      <w:r w:rsidRPr="00365D26">
        <w:rPr>
          <w:rFonts w:ascii="Times New Roman" w:hAnsi="Times New Roman"/>
        </w:rPr>
        <w:t>*********</w:t>
      </w:r>
    </w:p>
    <w:p w:rsidR="00365D26" w:rsidRPr="00365D26" w:rsidRDefault="00365D26" w:rsidP="00365D26">
      <w:pPr>
        <w:rPr>
          <w:rFonts w:ascii="Times New Roman" w:hAnsi="Times New Roman"/>
          <w:b/>
        </w:rPr>
      </w:pPr>
    </w:p>
    <w:p w:rsidR="00365D26" w:rsidRPr="00365D26" w:rsidRDefault="00365D26" w:rsidP="00365D26">
      <w:pPr>
        <w:rPr>
          <w:rFonts w:ascii="Times New Roman" w:hAnsi="Times New Roman"/>
          <w:b/>
        </w:rPr>
      </w:pPr>
    </w:p>
    <w:p w:rsidR="002F0DCC" w:rsidRPr="00365D26" w:rsidRDefault="002F0DCC" w:rsidP="002F0DCC">
      <w:pPr>
        <w:rPr>
          <w:rFonts w:ascii="Times New Roman" w:hAnsi="Times New Roman"/>
          <w:b/>
          <w:sz w:val="24"/>
        </w:rPr>
      </w:pPr>
      <w:r>
        <w:rPr>
          <w:rFonts w:ascii="Times New Roman" w:hAnsi="Times New Roman"/>
          <w:b/>
          <w:szCs w:val="28"/>
        </w:rPr>
        <w:t>Tiết 32</w:t>
      </w:r>
      <w:r w:rsidRPr="00365D26">
        <w:rPr>
          <w:rFonts w:ascii="Times New Roman" w:hAnsi="Times New Roman"/>
          <w:b/>
          <w:sz w:val="24"/>
        </w:rPr>
        <w:t xml:space="preserve">:   </w:t>
      </w:r>
    </w:p>
    <w:p w:rsidR="002F0DCC" w:rsidRPr="00365D26" w:rsidRDefault="002F0DCC" w:rsidP="002F0DCC">
      <w:pPr>
        <w:jc w:val="center"/>
        <w:rPr>
          <w:rFonts w:ascii="Times New Roman" w:hAnsi="Times New Roman"/>
          <w:b/>
          <w:i/>
          <w:sz w:val="52"/>
          <w:szCs w:val="52"/>
        </w:rPr>
      </w:pPr>
      <w:r w:rsidRPr="00365D26">
        <w:rPr>
          <w:rFonts w:ascii="Times New Roman" w:hAnsi="Times New Roman"/>
          <w:b/>
          <w:i/>
          <w:sz w:val="52"/>
          <w:szCs w:val="52"/>
        </w:rPr>
        <w:t>Từ ngữ địa phương và biệt ngữ xã hội</w:t>
      </w:r>
    </w:p>
    <w:p w:rsidR="002F0DCC" w:rsidRPr="00365D26" w:rsidRDefault="002F0DCC" w:rsidP="002F0DCC">
      <w:pPr>
        <w:jc w:val="center"/>
        <w:rPr>
          <w:rFonts w:ascii="Times New Roman" w:hAnsi="Times New Roman"/>
          <w:b/>
          <w:i/>
          <w:sz w:val="16"/>
          <w:szCs w:val="52"/>
        </w:rPr>
      </w:pPr>
    </w:p>
    <w:p w:rsidR="002F0DCC" w:rsidRDefault="002F0DCC" w:rsidP="002F0DCC">
      <w:pPr>
        <w:rPr>
          <w:rFonts w:ascii="Times New Roman" w:hAnsi="Times New Roman"/>
          <w:b/>
          <w:szCs w:val="28"/>
        </w:rPr>
      </w:pPr>
      <w:r w:rsidRPr="00365D26">
        <w:rPr>
          <w:rFonts w:ascii="Times New Roman" w:hAnsi="Times New Roman"/>
          <w:b/>
          <w:bCs/>
          <w:szCs w:val="28"/>
        </w:rPr>
        <w:t>I. Mục ti</w:t>
      </w:r>
      <w:r>
        <w:rPr>
          <w:rFonts w:ascii="Times New Roman" w:hAnsi="Times New Roman"/>
          <w:b/>
          <w:bCs/>
          <w:szCs w:val="28"/>
        </w:rPr>
        <w:t>ê</w:t>
      </w:r>
      <w:r w:rsidRPr="00365D26">
        <w:rPr>
          <w:rFonts w:ascii="Times New Roman" w:hAnsi="Times New Roman"/>
          <w:b/>
          <w:bCs/>
          <w:szCs w:val="28"/>
        </w:rPr>
        <w:t>u bài học:</w:t>
      </w:r>
      <w:r w:rsidRPr="00365D26">
        <w:rPr>
          <w:rFonts w:ascii="Times New Roman" w:hAnsi="Times New Roman"/>
          <w:b/>
          <w:szCs w:val="28"/>
        </w:rPr>
        <w:t xml:space="preserve">   </w:t>
      </w:r>
    </w:p>
    <w:p w:rsidR="002F0DCC" w:rsidRPr="0076656C" w:rsidRDefault="002F0DCC" w:rsidP="002F0DCC">
      <w:pPr>
        <w:rPr>
          <w:rFonts w:ascii="Times New Roman" w:hAnsi="Times New Roman"/>
          <w:b/>
          <w:bCs/>
          <w:szCs w:val="28"/>
          <w:lang w:val="nl-NL"/>
        </w:rPr>
      </w:pPr>
      <w:r w:rsidRPr="00365D26">
        <w:rPr>
          <w:rFonts w:ascii="Times New Roman" w:hAnsi="Times New Roman"/>
          <w:b/>
          <w:szCs w:val="28"/>
        </w:rPr>
        <w:t>1. Về kiến thức:</w:t>
      </w:r>
    </w:p>
    <w:p w:rsidR="002F0DCC" w:rsidRPr="0076656C" w:rsidRDefault="002F0DCC" w:rsidP="002F0DCC">
      <w:pPr>
        <w:pStyle w:val="ListParagraph"/>
        <w:rPr>
          <w:rFonts w:ascii="Times New Roman" w:hAnsi="Times New Roman"/>
        </w:rPr>
      </w:pPr>
      <w:r w:rsidRPr="0076656C">
        <w:rPr>
          <w:rFonts w:ascii="Times New Roman" w:hAnsi="Times New Roman"/>
        </w:rPr>
        <w:t>H</w:t>
      </w:r>
      <w:r>
        <w:rPr>
          <w:rFonts w:ascii="Times New Roman" w:hAnsi="Times New Roman"/>
        </w:rPr>
        <w:t>iểu</w:t>
      </w:r>
      <w:r w:rsidRPr="0076656C">
        <w:rPr>
          <w:rFonts w:ascii="Times New Roman" w:hAnsi="Times New Roman" w:cs="Arial"/>
        </w:rPr>
        <w:t>đượ</w:t>
      </w:r>
      <w:r w:rsidRPr="0076656C">
        <w:rPr>
          <w:rFonts w:ascii="Times New Roman" w:hAnsi="Times New Roman"/>
        </w:rPr>
        <w:t>c th</w:t>
      </w:r>
      <w:r w:rsidRPr="0076656C">
        <w:rPr>
          <w:rFonts w:ascii="Times New Roman" w:hAnsi="Times New Roman" w:cs="Arial"/>
        </w:rPr>
        <w:t>ế</w:t>
      </w:r>
      <w:r w:rsidRPr="0076656C">
        <w:rPr>
          <w:rFonts w:ascii="Times New Roman" w:hAnsi="Times New Roman"/>
        </w:rPr>
        <w:t xml:space="preserve"> n</w:t>
      </w:r>
      <w:r w:rsidRPr="0076656C">
        <w:rPr>
          <w:rFonts w:ascii="Times New Roman" w:hAnsi="Times New Roman" w:cs=".VnTime"/>
        </w:rPr>
        <w:t>à</w:t>
      </w:r>
      <w:r w:rsidRPr="0076656C">
        <w:rPr>
          <w:rFonts w:ascii="Times New Roman" w:hAnsi="Times New Roman"/>
        </w:rPr>
        <w:t>o l</w:t>
      </w:r>
      <w:r w:rsidRPr="0076656C">
        <w:rPr>
          <w:rFonts w:ascii="Times New Roman" w:hAnsi="Times New Roman" w:cs=".VnTime"/>
        </w:rPr>
        <w:t>à</w:t>
      </w:r>
      <w:r w:rsidRPr="0076656C">
        <w:rPr>
          <w:rFonts w:ascii="Times New Roman" w:hAnsi="Times New Roman"/>
        </w:rPr>
        <w:t xml:space="preserve"> t</w:t>
      </w:r>
      <w:r w:rsidRPr="0076656C">
        <w:rPr>
          <w:rFonts w:ascii="Times New Roman" w:hAnsi="Times New Roman" w:cs="Arial"/>
        </w:rPr>
        <w:t>ừ</w:t>
      </w:r>
      <w:r w:rsidRPr="0076656C">
        <w:rPr>
          <w:rFonts w:ascii="Times New Roman" w:hAnsi="Times New Roman"/>
        </w:rPr>
        <w:t xml:space="preserve"> ng</w:t>
      </w:r>
      <w:r w:rsidRPr="0076656C">
        <w:rPr>
          <w:rFonts w:ascii="Times New Roman" w:hAnsi="Times New Roman" w:cs="Arial"/>
        </w:rPr>
        <w:t>ữ</w:t>
      </w:r>
      <w:r w:rsidRPr="0076656C">
        <w:rPr>
          <w:rFonts w:ascii="Times New Roman" w:hAnsi="Times New Roman"/>
        </w:rPr>
        <w:t xml:space="preserve"> </w:t>
      </w:r>
      <w:r w:rsidRPr="0076656C">
        <w:rPr>
          <w:rFonts w:ascii="Times New Roman" w:hAnsi="Times New Roman" w:cs="Arial"/>
        </w:rPr>
        <w:t>đị</w:t>
      </w:r>
      <w:r w:rsidRPr="0076656C">
        <w:rPr>
          <w:rFonts w:ascii="Times New Roman" w:hAnsi="Times New Roman"/>
        </w:rPr>
        <w:t>a ph</w:t>
      </w:r>
      <w:r w:rsidRPr="0076656C">
        <w:rPr>
          <w:rFonts w:ascii="Times New Roman" w:hAnsi="Times New Roman" w:cs="Arial"/>
        </w:rPr>
        <w:t>ươ</w:t>
      </w:r>
      <w:r w:rsidRPr="0076656C">
        <w:rPr>
          <w:rFonts w:ascii="Times New Roman" w:hAnsi="Times New Roman"/>
        </w:rPr>
        <w:t>ng v</w:t>
      </w:r>
      <w:r w:rsidRPr="0076656C">
        <w:rPr>
          <w:rFonts w:ascii="Times New Roman" w:hAnsi="Times New Roman" w:cs=".VnTime"/>
        </w:rPr>
        <w:t>à</w:t>
      </w:r>
      <w:r w:rsidRPr="0076656C">
        <w:rPr>
          <w:rFonts w:ascii="Times New Roman" w:hAnsi="Times New Roman"/>
        </w:rPr>
        <w:t xml:space="preserve"> th</w:t>
      </w:r>
      <w:r w:rsidRPr="0076656C">
        <w:rPr>
          <w:rFonts w:ascii="Times New Roman" w:hAnsi="Times New Roman" w:cs="Arial"/>
        </w:rPr>
        <w:t>ế</w:t>
      </w:r>
      <w:r w:rsidRPr="0076656C">
        <w:rPr>
          <w:rFonts w:ascii="Times New Roman" w:hAnsi="Times New Roman"/>
        </w:rPr>
        <w:t xml:space="preserve"> n</w:t>
      </w:r>
      <w:r w:rsidRPr="0076656C">
        <w:rPr>
          <w:rFonts w:ascii="Times New Roman" w:hAnsi="Times New Roman" w:cs=".VnTime"/>
        </w:rPr>
        <w:t>à</w:t>
      </w:r>
      <w:r w:rsidRPr="0076656C">
        <w:rPr>
          <w:rFonts w:ascii="Times New Roman" w:hAnsi="Times New Roman"/>
        </w:rPr>
        <w:t>o l</w:t>
      </w:r>
      <w:r w:rsidRPr="0076656C">
        <w:rPr>
          <w:rFonts w:ascii="Times New Roman" w:hAnsi="Times New Roman" w:cs=".VnTime"/>
        </w:rPr>
        <w:t>à</w:t>
      </w:r>
      <w:r w:rsidRPr="0076656C">
        <w:rPr>
          <w:rFonts w:ascii="Times New Roman" w:hAnsi="Times New Roman"/>
        </w:rPr>
        <w:t xml:space="preserve"> bi</w:t>
      </w:r>
      <w:r w:rsidRPr="0076656C">
        <w:rPr>
          <w:rFonts w:ascii="Times New Roman" w:hAnsi="Times New Roman" w:cs="Arial"/>
        </w:rPr>
        <w:t>ệ</w:t>
      </w:r>
      <w:r w:rsidRPr="0076656C">
        <w:rPr>
          <w:rFonts w:ascii="Times New Roman" w:hAnsi="Times New Roman"/>
        </w:rPr>
        <w:t>t ng</w:t>
      </w:r>
      <w:r w:rsidRPr="0076656C">
        <w:rPr>
          <w:rFonts w:ascii="Times New Roman" w:hAnsi="Times New Roman" w:cs="Arial"/>
        </w:rPr>
        <w:t>ữ</w:t>
      </w:r>
      <w:r w:rsidRPr="0076656C">
        <w:rPr>
          <w:rFonts w:ascii="Times New Roman" w:hAnsi="Times New Roman"/>
        </w:rPr>
        <w:t xml:space="preserve"> x</w:t>
      </w:r>
      <w:r w:rsidRPr="0076656C">
        <w:rPr>
          <w:rFonts w:ascii="Times New Roman" w:hAnsi="Times New Roman" w:cs=".VnTime"/>
        </w:rPr>
        <w:t>ã</w:t>
      </w:r>
      <w:r w:rsidRPr="0076656C">
        <w:rPr>
          <w:rFonts w:ascii="Times New Roman" w:hAnsi="Times New Roman"/>
        </w:rPr>
        <w:t xml:space="preserve"> h</w:t>
      </w:r>
      <w:r w:rsidRPr="0076656C">
        <w:rPr>
          <w:rFonts w:ascii="Times New Roman" w:hAnsi="Times New Roman" w:cs="Arial"/>
        </w:rPr>
        <w:t>ộ</w:t>
      </w:r>
      <w:r w:rsidRPr="0076656C">
        <w:rPr>
          <w:rFonts w:ascii="Times New Roman" w:hAnsi="Times New Roman"/>
        </w:rPr>
        <w:t>i.</w:t>
      </w:r>
    </w:p>
    <w:p w:rsidR="002F0DCC" w:rsidRPr="0076656C" w:rsidRDefault="002F0DCC" w:rsidP="002F0DCC">
      <w:pPr>
        <w:pStyle w:val="ListParagraph"/>
        <w:rPr>
          <w:rFonts w:ascii="Times New Roman" w:hAnsi="Times New Roman"/>
          <w:b/>
          <w:szCs w:val="28"/>
        </w:rPr>
      </w:pPr>
      <w:r w:rsidRPr="0076656C">
        <w:rPr>
          <w:rFonts w:ascii="Times New Roman" w:hAnsi="Times New Roman"/>
          <w:b/>
          <w:szCs w:val="28"/>
        </w:rPr>
        <w:t>V</w:t>
      </w:r>
      <w:r w:rsidRPr="0076656C">
        <w:rPr>
          <w:rFonts w:ascii="Times New Roman" w:hAnsi="Times New Roman" w:cs="Arial"/>
          <w:b/>
          <w:szCs w:val="28"/>
        </w:rPr>
        <w:t>ề</w:t>
      </w:r>
      <w:r w:rsidRPr="0076656C">
        <w:rPr>
          <w:rFonts w:ascii="Times New Roman" w:hAnsi="Times New Roman"/>
          <w:b/>
          <w:szCs w:val="28"/>
        </w:rPr>
        <w:t xml:space="preserve"> k</w:t>
      </w:r>
      <w:r w:rsidRPr="0076656C">
        <w:rPr>
          <w:rFonts w:ascii="Times New Roman" w:hAnsi="Times New Roman" w:cs="Arial"/>
          <w:b/>
          <w:szCs w:val="28"/>
        </w:rPr>
        <w:t>ỹ</w:t>
      </w:r>
      <w:r w:rsidRPr="0076656C">
        <w:rPr>
          <w:rFonts w:ascii="Times New Roman" w:hAnsi="Times New Roman"/>
          <w:b/>
          <w:szCs w:val="28"/>
        </w:rPr>
        <w:t xml:space="preserve"> n</w:t>
      </w:r>
      <w:r w:rsidRPr="0076656C">
        <w:rPr>
          <w:rFonts w:ascii="Times New Roman" w:hAnsi="Times New Roman" w:cs="Arial"/>
          <w:b/>
          <w:szCs w:val="28"/>
        </w:rPr>
        <w:t>ă</w:t>
      </w:r>
      <w:r w:rsidRPr="0076656C">
        <w:rPr>
          <w:rFonts w:ascii="Times New Roman" w:hAnsi="Times New Roman"/>
          <w:b/>
          <w:szCs w:val="28"/>
        </w:rPr>
        <w:t>ng:</w:t>
      </w:r>
    </w:p>
    <w:p w:rsidR="002F0DCC" w:rsidRPr="00365D26" w:rsidRDefault="002F0DCC" w:rsidP="002F0DCC">
      <w:pPr>
        <w:rPr>
          <w:rFonts w:ascii="Times New Roman" w:hAnsi="Times New Roman"/>
        </w:rPr>
      </w:pPr>
      <w:r w:rsidRPr="00365D26">
        <w:rPr>
          <w:rFonts w:ascii="Times New Roman" w:hAnsi="Times New Roman"/>
        </w:rPr>
        <w:t xml:space="preserve">      Biết rèn kỹ năng sử dụng lớp từ trên đúng chỗ có hiệu quả.</w:t>
      </w:r>
    </w:p>
    <w:p w:rsidR="002F0DCC" w:rsidRPr="00365D26" w:rsidRDefault="002F0DCC" w:rsidP="002F0DCC">
      <w:pPr>
        <w:rPr>
          <w:rFonts w:ascii="Times New Roman" w:hAnsi="Times New Roman"/>
          <w:b/>
          <w:szCs w:val="28"/>
        </w:rPr>
      </w:pPr>
      <w:r w:rsidRPr="00365D26">
        <w:rPr>
          <w:rFonts w:ascii="Times New Roman" w:hAnsi="Times New Roman"/>
          <w:sz w:val="32"/>
          <w:szCs w:val="32"/>
        </w:rPr>
        <w:t xml:space="preserve"> </w:t>
      </w:r>
      <w:r w:rsidRPr="00365D26">
        <w:rPr>
          <w:rFonts w:ascii="Times New Roman" w:hAnsi="Times New Roman"/>
          <w:b/>
          <w:szCs w:val="28"/>
        </w:rPr>
        <w:t xml:space="preserve">3. Về thái độ: </w:t>
      </w:r>
    </w:p>
    <w:p w:rsidR="002F0DCC" w:rsidRPr="00365D26" w:rsidRDefault="002F0DCC" w:rsidP="002F0DCC">
      <w:pPr>
        <w:rPr>
          <w:rFonts w:ascii="Times New Roman" w:hAnsi="Times New Roman"/>
        </w:rPr>
      </w:pPr>
      <w:r w:rsidRPr="00365D26">
        <w:rPr>
          <w:rFonts w:ascii="Times New Roman" w:hAnsi="Times New Roman"/>
        </w:rPr>
        <w:t xml:space="preserve">       Có thái độ đúng khi sử dụng từ địa phương và biệt ngữ xã hội. Biết tích hợp với văn ở các văn bản và với tập làm văn.</w:t>
      </w:r>
    </w:p>
    <w:p w:rsidR="002F0DCC" w:rsidRPr="00365D26" w:rsidRDefault="002F0DCC" w:rsidP="002F0DCC">
      <w:pPr>
        <w:rPr>
          <w:rFonts w:ascii="Times New Roman" w:hAnsi="Times New Roman"/>
          <w:b/>
          <w:bCs/>
          <w:szCs w:val="28"/>
        </w:rPr>
      </w:pPr>
      <w:r w:rsidRPr="00365D26">
        <w:rPr>
          <w:rFonts w:ascii="Times New Roman" w:hAnsi="Times New Roman"/>
          <w:b/>
          <w:bCs/>
          <w:szCs w:val="28"/>
        </w:rPr>
        <w:t xml:space="preserve">II. Chuẩn bị </w:t>
      </w:r>
    </w:p>
    <w:p w:rsidR="002F0DCC" w:rsidRPr="00365D26" w:rsidRDefault="002F0DCC" w:rsidP="002F0DCC">
      <w:pPr>
        <w:rPr>
          <w:rFonts w:ascii="Times New Roman" w:hAnsi="Times New Roman"/>
        </w:rPr>
      </w:pPr>
      <w:r w:rsidRPr="00365D26">
        <w:rPr>
          <w:rFonts w:ascii="Times New Roman" w:hAnsi="Times New Roman"/>
        </w:rPr>
        <w:t xml:space="preserve">   </w:t>
      </w:r>
      <w:r w:rsidRPr="00365D26">
        <w:rPr>
          <w:rFonts w:ascii="Times New Roman" w:hAnsi="Times New Roman"/>
          <w:b/>
        </w:rPr>
        <w:t xml:space="preserve">1. </w:t>
      </w:r>
      <w:r>
        <w:rPr>
          <w:rFonts w:ascii="Times New Roman" w:hAnsi="Times New Roman"/>
          <w:b/>
        </w:rPr>
        <w:t>Giáo viên</w:t>
      </w:r>
      <w:r w:rsidRPr="00365D26">
        <w:rPr>
          <w:rFonts w:ascii="Times New Roman" w:hAnsi="Times New Roman"/>
          <w:b/>
        </w:rPr>
        <w:t xml:space="preserve"> :</w:t>
      </w:r>
      <w:r w:rsidRPr="00365D26">
        <w:rPr>
          <w:rFonts w:ascii="Times New Roman" w:hAnsi="Times New Roman"/>
        </w:rPr>
        <w:t xml:space="preserve"> Soạn bài tài liệu. </w:t>
      </w:r>
    </w:p>
    <w:p w:rsidR="002F0DCC" w:rsidRPr="00365D26" w:rsidRDefault="002F0DCC" w:rsidP="002F0DCC">
      <w:pPr>
        <w:rPr>
          <w:rFonts w:ascii="Times New Roman" w:hAnsi="Times New Roman"/>
        </w:rPr>
      </w:pPr>
      <w:r w:rsidRPr="00365D26">
        <w:rPr>
          <w:rFonts w:ascii="Times New Roman" w:hAnsi="Times New Roman"/>
        </w:rPr>
        <w:t xml:space="preserve">   </w:t>
      </w:r>
      <w:r w:rsidRPr="00365D26">
        <w:rPr>
          <w:rFonts w:ascii="Times New Roman" w:hAnsi="Times New Roman"/>
          <w:b/>
        </w:rPr>
        <w:t>2. Học sinh:</w:t>
      </w:r>
      <w:r w:rsidRPr="00365D26">
        <w:rPr>
          <w:rFonts w:ascii="Times New Roman" w:hAnsi="Times New Roman"/>
        </w:rPr>
        <w:t xml:space="preserve"> Học và chuẩn bị bài.</w:t>
      </w:r>
    </w:p>
    <w:p w:rsidR="002F0DCC" w:rsidRPr="00365D26" w:rsidRDefault="002F0DCC" w:rsidP="002F0DCC">
      <w:pPr>
        <w:jc w:val="both"/>
        <w:rPr>
          <w:rFonts w:ascii="Times New Roman" w:hAnsi="Times New Roman"/>
          <w:b/>
          <w:szCs w:val="28"/>
        </w:rPr>
      </w:pPr>
      <w:r w:rsidRPr="00365D26">
        <w:rPr>
          <w:rFonts w:ascii="Times New Roman" w:hAnsi="Times New Roman"/>
          <w:b/>
          <w:bCs/>
        </w:rPr>
        <w:t>III. Ph</w:t>
      </w:r>
      <w:r w:rsidRPr="00365D26">
        <w:rPr>
          <w:rFonts w:ascii="Times New Roman" w:hAnsi="Times New Roman"/>
          <w:b/>
          <w:bCs/>
          <w:lang w:val="vi-VN"/>
        </w:rPr>
        <w:t>ương pháp dạy học</w:t>
      </w:r>
      <w:r w:rsidRPr="00365D26">
        <w:rPr>
          <w:rFonts w:ascii="Times New Roman" w:hAnsi="Times New Roman"/>
          <w:b/>
          <w:bCs/>
        </w:rPr>
        <w:t>:</w:t>
      </w:r>
      <w:r w:rsidRPr="00365D26">
        <w:rPr>
          <w:rFonts w:ascii="Times New Roman" w:hAnsi="Times New Roman"/>
          <w:szCs w:val="28"/>
        </w:rPr>
        <w:t xml:space="preserve"> Vấn đáp, thảo luận, thuyết trỡnh</w:t>
      </w:r>
    </w:p>
    <w:p w:rsidR="002F0DCC" w:rsidRPr="00365D26" w:rsidRDefault="002F0DCC" w:rsidP="002F0DCC">
      <w:pPr>
        <w:rPr>
          <w:rFonts w:ascii="Times New Roman" w:hAnsi="Times New Roman"/>
          <w:b/>
          <w:bCs/>
        </w:rPr>
      </w:pPr>
      <w:r w:rsidRPr="00365D26">
        <w:rPr>
          <w:rFonts w:ascii="Times New Roman" w:hAnsi="Times New Roman"/>
          <w:b/>
          <w:bCs/>
        </w:rPr>
        <w:t>IV. Tiến trỡnh dạy- học:</w:t>
      </w:r>
    </w:p>
    <w:p w:rsidR="002F0DCC" w:rsidRPr="00365D26" w:rsidRDefault="002F0DCC" w:rsidP="002F0DCC">
      <w:pPr>
        <w:rPr>
          <w:rFonts w:ascii="Arial" w:hAnsi="Arial" w:cs="Arial"/>
          <w:bCs/>
          <w:lang w:val="vi-VN"/>
        </w:rPr>
      </w:pPr>
      <w:r>
        <w:rPr>
          <w:rFonts w:ascii="Times New Roman" w:hAnsi="Times New Roman"/>
          <w:b/>
          <w:bCs/>
        </w:rPr>
        <w:t>HOẠT ĐỘNG 1: KHỞI ĐỘNG</w:t>
      </w:r>
    </w:p>
    <w:p w:rsidR="002F0DCC" w:rsidRPr="00365D26" w:rsidRDefault="002F0DCC" w:rsidP="002F0DCC">
      <w:pPr>
        <w:ind w:firstLine="720"/>
        <w:rPr>
          <w:rFonts w:ascii="Times New Roman" w:hAnsi="Times New Roman"/>
          <w:b/>
          <w:bCs/>
        </w:rPr>
      </w:pPr>
      <w:r w:rsidRPr="00365D26">
        <w:rPr>
          <w:rFonts w:ascii="Times New Roman" w:hAnsi="Times New Roman"/>
          <w:b/>
        </w:rPr>
        <w:t xml:space="preserve">Kiểm tra bài cũ </w:t>
      </w:r>
    </w:p>
    <w:p w:rsidR="002F0DCC" w:rsidRPr="00F75C05" w:rsidRDefault="002F0DCC" w:rsidP="002F0DCC">
      <w:pPr>
        <w:ind w:firstLine="720"/>
        <w:rPr>
          <w:rFonts w:ascii="Times New Roman" w:hAnsi="Times New Roman"/>
          <w:i/>
          <w:spacing w:val="-6"/>
        </w:rPr>
      </w:pPr>
      <w:r w:rsidRPr="00F75C05">
        <w:rPr>
          <w:rFonts w:ascii="Times New Roman" w:hAnsi="Times New Roman"/>
          <w:i/>
          <w:spacing w:val="-6"/>
        </w:rPr>
        <w:lastRenderedPageBreak/>
        <w:t>? Thế nào là từ tượng hình tượng thanh? Lấy ví dụ và phân tích  tác dụng của nó?</w:t>
      </w:r>
    </w:p>
    <w:p w:rsidR="002F0DCC" w:rsidRPr="00365D26" w:rsidRDefault="002F0DCC" w:rsidP="002F0DCC">
      <w:pPr>
        <w:ind w:firstLine="720"/>
        <w:rPr>
          <w:rFonts w:ascii="Times New Roman" w:hAnsi="Times New Roman"/>
          <w:b/>
        </w:rPr>
      </w:pPr>
      <w:r w:rsidRPr="00365D26">
        <w:rPr>
          <w:rFonts w:ascii="Times New Roman" w:hAnsi="Times New Roman"/>
          <w:b/>
        </w:rPr>
        <w:t>Gi</w:t>
      </w:r>
      <w:r w:rsidRPr="00365D26">
        <w:rPr>
          <w:rFonts w:ascii="Times New Roman" w:hAnsi="Times New Roman"/>
          <w:b/>
          <w:lang w:val="vi-VN"/>
        </w:rPr>
        <w:t>ới thiệu và dạy bài mới</w:t>
      </w:r>
      <w:r w:rsidRPr="00365D26">
        <w:rPr>
          <w:rFonts w:ascii="Times New Roman" w:hAnsi="Times New Roman"/>
          <w:b/>
        </w:rPr>
        <w:t>:</w:t>
      </w:r>
    </w:p>
    <w:p w:rsidR="002F0DCC" w:rsidRPr="00365D26" w:rsidRDefault="002F0DCC" w:rsidP="002F0DCC">
      <w:pPr>
        <w:ind w:firstLine="720"/>
        <w:rPr>
          <w:rFonts w:ascii="Times New Roman" w:hAnsi="Times New Roman"/>
        </w:rPr>
      </w:pPr>
      <w:r w:rsidRPr="00365D26">
        <w:rPr>
          <w:rFonts w:ascii="Times New Roman" w:hAnsi="Times New Roman"/>
        </w:rPr>
        <w:t xml:space="preserve">* Giới thiệu bài </w:t>
      </w:r>
    </w:p>
    <w:p w:rsidR="002F0DCC" w:rsidRPr="00365D26" w:rsidRDefault="002F0DCC" w:rsidP="002F0DCC">
      <w:pPr>
        <w:ind w:firstLine="720"/>
        <w:rPr>
          <w:rFonts w:ascii="Times New Roman" w:hAnsi="Times New Roman"/>
        </w:rPr>
      </w:pPr>
      <w:r w:rsidRPr="00365D26">
        <w:rPr>
          <w:rFonts w:ascii="Times New Roman" w:hAnsi="Times New Roman"/>
        </w:rPr>
        <w:t xml:space="preserve"> Chúng ta có tiếng nói chung được sử dụng thống nhất trong toàn quốc song bên cạnh đó mỗi địa phương lại có những từ ngữ riêng được sử dụng trong 1 số địa phương nhất định, từ  ngữ đó có đặc điểm như thế nào ? cách sử dụng ra sao ? chúng ta cùng tìm hiểu bài học  hôm nay.</w:t>
      </w:r>
      <w:r w:rsidRPr="00365D26">
        <w:rPr>
          <w:rFonts w:ascii="Times New Roman" w:hAnsi="Times New Roman"/>
          <w:b/>
          <w:szCs w:val="28"/>
        </w:rPr>
        <w:t xml:space="preserve">  </w:t>
      </w:r>
    </w:p>
    <w:p w:rsidR="002F0DCC" w:rsidRPr="00F75C05" w:rsidRDefault="002F0DCC" w:rsidP="002F0DCC">
      <w:pPr>
        <w:tabs>
          <w:tab w:val="left" w:pos="60"/>
        </w:tabs>
        <w:jc w:val="both"/>
        <w:rPr>
          <w:rFonts w:ascii="Times New Roman" w:hAnsi="Times New Roman"/>
          <w:spacing w:val="-6"/>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Pr>
          <w:rFonts w:ascii="Times New Roman" w:hAnsi="Times New Roman"/>
          <w:spacing w:val="-6"/>
          <w:szCs w:val="28"/>
        </w:rPr>
        <w:t>Hướng dẫn học sinh tì</w:t>
      </w:r>
      <w:r w:rsidRPr="00F75C05">
        <w:rPr>
          <w:rFonts w:ascii="Times New Roman" w:hAnsi="Times New Roman"/>
          <w:spacing w:val="-6"/>
          <w:szCs w:val="28"/>
        </w:rPr>
        <w:t>m hiểu về từ ngữ địa phương và biệt ngữ xó hội.</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w:t>
      </w:r>
      <w:r>
        <w:rPr>
          <w:rFonts w:ascii="Times New Roman" w:hAnsi="Times New Roman"/>
          <w:szCs w:val="28"/>
        </w:rPr>
        <w:t>ì</w:t>
      </w:r>
      <w:r w:rsidRPr="00365D26">
        <w:rPr>
          <w:rFonts w:ascii="Times New Roman" w:hAnsi="Times New Roman"/>
          <w:szCs w:val="28"/>
        </w:rPr>
        <w:t>nh thành khỏi niệm về từ ngữ địa phương.</w:t>
      </w:r>
    </w:p>
    <w:p w:rsidR="002F0DCC" w:rsidRPr="00365D26" w:rsidRDefault="002F0DCC" w:rsidP="002F0DCC">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2F0DCC" w:rsidRPr="00365D26" w:rsidRDefault="002F0DCC" w:rsidP="002F0DCC">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15 ph</w:t>
      </w:r>
      <w:r>
        <w:rPr>
          <w:rFonts w:ascii="Times New Roman" w:hAnsi="Times New Roman"/>
          <w:szCs w:val="28"/>
        </w:rPr>
        <w:t>ú</w:t>
      </w:r>
      <w:r w:rsidRPr="00365D26">
        <w:rPr>
          <w:rFonts w:ascii="Times New Roman" w:hAnsi="Times New Roman"/>
          <w:szCs w:val="28"/>
        </w:rPr>
        <w:t>t</w:t>
      </w:r>
    </w:p>
    <w:tbl>
      <w:tblPr>
        <w:tblStyle w:val="TableGrid3"/>
        <w:tblW w:w="0" w:type="auto"/>
        <w:tblLook w:val="04A0" w:firstRow="1" w:lastRow="0" w:firstColumn="1" w:lastColumn="0" w:noHBand="0" w:noVBand="1"/>
      </w:tblPr>
      <w:tblGrid>
        <w:gridCol w:w="3192"/>
        <w:gridCol w:w="3192"/>
        <w:gridCol w:w="3534"/>
      </w:tblGrid>
      <w:tr w:rsidR="002F0DCC" w:rsidRPr="00365D26" w:rsidTr="003B3DBD">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534"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3192" w:type="dxa"/>
          </w:tcPr>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xml:space="preserve">? Hai từ bắp bẹ thuộc loại từ gì? </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xml:space="preserve"> ?Nhắc lại khái niệm từ đồng nghĩa?</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xml:space="preserve">?Trong ba từ: Bắp, bẹ, ngô từ nào được dùng phổ biến </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hơn ?Tại sao</w:t>
            </w:r>
          </w:p>
          <w:p w:rsidR="002F0DCC" w:rsidRPr="00365D26" w:rsidRDefault="002F0DCC" w:rsidP="003B3DBD">
            <w:pPr>
              <w:spacing w:before="120" w:after="120"/>
              <w:jc w:val="both"/>
              <w:rPr>
                <w:rFonts w:ascii="Times New Roman" w:hAnsi="Times New Roman"/>
              </w:rPr>
            </w:pPr>
            <w:r w:rsidRPr="00365D26">
              <w:rPr>
                <w:rFonts w:ascii="Times New Roman" w:hAnsi="Times New Roman"/>
                <w:i/>
              </w:rPr>
              <w:t>GV: Bắp, bẹ chỉ được dùng trong phạm vi hẹp vì chưa có tính chuẩn mực văn hoá.</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Qua các ví dụ em hiểu thế nào là từ địa phương?</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GV khái quát </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xml:space="preserve">? Qua phân tích em hãy cho biết thế nào là từ địa phương? </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 Bài tập nhanh:</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Các từ mè đen, trái thơm có nghĩa là gì? chúng là từ địa</w:t>
            </w:r>
            <w:r w:rsidRPr="00365D26">
              <w:rPr>
                <w:rFonts w:ascii="Times New Roman" w:hAnsi="Times New Roman"/>
              </w:rPr>
              <w:t xml:space="preserve"> </w:t>
            </w:r>
            <w:r w:rsidRPr="00365D26">
              <w:rPr>
                <w:rFonts w:ascii="Times New Roman" w:hAnsi="Times New Roman"/>
                <w:i/>
              </w:rPr>
              <w:t>phương nào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Dựa vào kiến thức đã học ở lớp 7 cho biết hai từ mẹ, mợ gọi  là những từ gì ?</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lastRenderedPageBreak/>
              <w:t>? Tại sao trong đoạn văn này có chỗ tác giả dùng từ mẹ, có chỗ dùng từ mợ ? Trước CM tháng 8 tầng lớp xã hội nào thường dùng mợ, cậu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i/>
              </w:rPr>
              <w:t>? Các từ ngỗng, trúng tủ có nghĩa là gì? Tầng lớp xã hội nào thường dùng từ ngữ này</w:t>
            </w:r>
            <w:r w:rsidRPr="00365D26">
              <w:rPr>
                <w:rFonts w:ascii="Times New Roman" w:hAnsi="Times New Roman"/>
              </w:rPr>
              <w:t xml:space="preserve"> ?</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Qua phân tích ví dụ em hiểu biệt ngữ xã hội là             gì ?</w:t>
            </w:r>
          </w:p>
          <w:p w:rsidR="002F0DCC" w:rsidRPr="00365D26" w:rsidRDefault="002F0DCC" w:rsidP="003B3DBD">
            <w:pPr>
              <w:spacing w:after="120" w:line="480" w:lineRule="auto"/>
              <w:jc w:val="both"/>
              <w:rPr>
                <w:rFonts w:ascii="Times New Roman" w:hAnsi="Times New Roman"/>
              </w:rPr>
            </w:pPr>
            <w:r w:rsidRPr="00365D26">
              <w:rPr>
                <w:rFonts w:ascii="Times New Roman" w:hAnsi="Times New Roman"/>
              </w:rPr>
              <w:t>Bài tập nhanh:</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xml:space="preserve">? Cho biết các từ trẫm, khanh , long sàng, ngự thiện có nghĩa là gì? tầng lớp nào thường dùng từ ngữ này? </w:t>
            </w:r>
          </w:p>
          <w:p w:rsidR="002F0DCC" w:rsidRPr="00365D26" w:rsidRDefault="002F0DCC" w:rsidP="003B3DBD">
            <w:pPr>
              <w:spacing w:before="120" w:after="120"/>
              <w:jc w:val="both"/>
              <w:rPr>
                <w:rFonts w:ascii="Times New Roman" w:hAnsi="Times New Roman"/>
                <w:i/>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Khi sử dụng lớp từ ngữ này cần chú ý điều gì ? Tại sao?</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GV không nên lạm dụng lớp từ ngữ này một cách tuỳ tiện vì nó gây  ra sự tối nghĩa khó hiểu. </w:t>
            </w: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Trong các tác phẩm văn học tác giả có thể sự dụng lớp từ này, vậy chúng có tác dụng gì?</w:t>
            </w:r>
          </w:p>
          <w:p w:rsidR="002F0DCC" w:rsidRPr="00365D26" w:rsidRDefault="002F0DCC" w:rsidP="003B3DBD">
            <w:pPr>
              <w:spacing w:before="120" w:after="120"/>
              <w:jc w:val="both"/>
              <w:rPr>
                <w:rFonts w:ascii="Times New Roman" w:hAnsi="Times New Roman"/>
                <w:i/>
              </w:rPr>
            </w:pPr>
          </w:p>
          <w:p w:rsidR="002F0DCC" w:rsidRPr="00365D26" w:rsidRDefault="002F0DCC" w:rsidP="003B3DBD">
            <w:pPr>
              <w:spacing w:before="120" w:after="120"/>
              <w:jc w:val="both"/>
              <w:rPr>
                <w:rFonts w:ascii="Times New Roman" w:hAnsi="Times New Roman"/>
                <w:i/>
              </w:rPr>
            </w:pPr>
            <w:r w:rsidRPr="00365D26">
              <w:rPr>
                <w:rFonts w:ascii="Times New Roman" w:hAnsi="Times New Roman"/>
                <w:i/>
              </w:rPr>
              <w:t>? Có nên sử dụng từ này 1 cách tuỳ tiện không? Tại sao?</w:t>
            </w:r>
          </w:p>
        </w:tc>
        <w:tc>
          <w:tcPr>
            <w:tcW w:w="3192" w:type="dxa"/>
          </w:tcPr>
          <w:p w:rsidR="002F0DCC" w:rsidRPr="00365D26" w:rsidRDefault="002F0DCC" w:rsidP="003B3DBD">
            <w:pPr>
              <w:keepNext/>
              <w:keepLines/>
              <w:spacing w:before="200"/>
              <w:outlineLvl w:val="3"/>
              <w:rPr>
                <w:rFonts w:asciiTheme="majorHAnsi" w:eastAsiaTheme="majorEastAsia" w:hAnsiTheme="majorHAnsi"/>
                <w:b/>
                <w:bCs/>
                <w:i/>
                <w:iCs/>
                <w:color w:val="4F81BD" w:themeColor="accent1"/>
                <w:lang w:val="nl-NL"/>
              </w:rPr>
            </w:pPr>
          </w:p>
          <w:p w:rsidR="002F0DCC" w:rsidRPr="00365D26" w:rsidRDefault="002F0DCC" w:rsidP="003B3DBD">
            <w:pPr>
              <w:keepNext/>
              <w:keepLines/>
              <w:spacing w:before="200"/>
              <w:outlineLvl w:val="3"/>
              <w:rPr>
                <w:rFonts w:ascii="Times New Roman" w:eastAsiaTheme="majorEastAsia" w:hAnsi="Times New Roman"/>
                <w:i/>
                <w:iCs/>
                <w:color w:val="000000" w:themeColor="text1"/>
              </w:rPr>
            </w:pPr>
            <w:r w:rsidRPr="00365D26">
              <w:rPr>
                <w:rFonts w:ascii="Times New Roman" w:eastAsiaTheme="majorEastAsia" w:hAnsi="Times New Roman"/>
                <w:i/>
                <w:iCs/>
                <w:color w:val="000000" w:themeColor="text1"/>
              </w:rPr>
              <w:t>- HS đọc bài tập</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nhận xét, giải thích</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khái quát trả lời</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xác định</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Đọc bài tập</w:t>
            </w:r>
          </w:p>
          <w:p w:rsidR="002F0DCC" w:rsidRPr="00365D26" w:rsidRDefault="002F0DCC" w:rsidP="003B3DBD">
            <w:pPr>
              <w:spacing w:before="120" w:after="120"/>
              <w:rPr>
                <w:rFonts w:ascii="Times New Roman" w:hAnsi="Times New Roman"/>
              </w:rPr>
            </w:pPr>
            <w:r w:rsidRPr="00365D26">
              <w:rPr>
                <w:rFonts w:ascii="Times New Roman" w:hAnsi="Times New Roman"/>
              </w:rPr>
              <w:t>- HS độc lập trả lời</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giải thích</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độc lập trả lời</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khái quát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HS giải thích</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Đọc ví dụ</w:t>
            </w:r>
          </w:p>
          <w:p w:rsidR="002F0DCC" w:rsidRPr="00365D26" w:rsidRDefault="002F0DCC" w:rsidP="003B3DBD">
            <w:pPr>
              <w:spacing w:before="120" w:after="120"/>
              <w:rPr>
                <w:rFonts w:ascii="Times New Roman" w:hAnsi="Times New Roman"/>
              </w:rPr>
            </w:pPr>
            <w:r w:rsidRPr="00365D26">
              <w:rPr>
                <w:rFonts w:ascii="Times New Roman" w:hAnsi="Times New Roman"/>
              </w:rPr>
              <w:t>- HS thảo luận</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HS nhận xét</w:t>
            </w:r>
          </w:p>
          <w:p w:rsidR="002F0DCC" w:rsidRPr="00365D26" w:rsidRDefault="002F0DCC" w:rsidP="003B3DBD">
            <w:pPr>
              <w:spacing w:before="120" w:after="120"/>
              <w:rPr>
                <w:rFonts w:ascii="Times New Roman" w:hAnsi="Times New Roman"/>
              </w:rPr>
            </w:pPr>
            <w:r w:rsidRPr="00365D26">
              <w:rPr>
                <w:rFonts w:ascii="Times New Roman" w:hAnsi="Times New Roman"/>
              </w:rPr>
              <w:t>- HS độc lập trả lời</w:t>
            </w:r>
          </w:p>
          <w:p w:rsidR="002F0DCC" w:rsidRPr="00365D26" w:rsidRDefault="002F0DCC" w:rsidP="003B3DBD">
            <w:pPr>
              <w:spacing w:before="120" w:after="120"/>
              <w:rPr>
                <w:rFonts w:ascii="Times New Roman" w:hAnsi="Times New Roman"/>
              </w:rPr>
            </w:pPr>
            <w:r w:rsidRPr="00365D26">
              <w:rPr>
                <w:rFonts w:ascii="Times New Roman" w:hAnsi="Times New Roman"/>
              </w:rPr>
              <w:t>-</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xml:space="preserve"> Đọc ghi  nhớ</w:t>
            </w:r>
          </w:p>
          <w:p w:rsidR="002F0DCC" w:rsidRPr="00365D26" w:rsidRDefault="002F0DCC" w:rsidP="003B3DBD">
            <w:pPr>
              <w:tabs>
                <w:tab w:val="left" w:pos="2838"/>
              </w:tabs>
              <w:rPr>
                <w:rFonts w:ascii="Times New Roman" w:hAnsi="Times New Roman"/>
              </w:rPr>
            </w:pPr>
          </w:p>
        </w:tc>
        <w:tc>
          <w:tcPr>
            <w:tcW w:w="3534" w:type="dxa"/>
          </w:tcPr>
          <w:p w:rsidR="002F0DCC" w:rsidRPr="00365D26" w:rsidRDefault="002F0DCC" w:rsidP="003B3DBD">
            <w:pPr>
              <w:spacing w:before="120" w:after="120"/>
              <w:jc w:val="both"/>
              <w:rPr>
                <w:rFonts w:ascii="Times New Roman" w:hAnsi="Times New Roman"/>
                <w:b/>
                <w:bCs/>
                <w:i/>
                <w:u w:val="single"/>
              </w:rPr>
            </w:pPr>
            <w:r w:rsidRPr="00365D26">
              <w:rPr>
                <w:rFonts w:ascii="Times New Roman" w:hAnsi="Times New Roman"/>
                <w:b/>
                <w:bCs/>
                <w:i/>
                <w:u w:val="single"/>
              </w:rPr>
              <w:lastRenderedPageBreak/>
              <w:t>I. Từ ngữ địa phương.</w:t>
            </w:r>
          </w:p>
          <w:p w:rsidR="002F0DCC" w:rsidRPr="00365D26" w:rsidRDefault="002F0DCC" w:rsidP="003B3DBD">
            <w:pPr>
              <w:spacing w:after="120"/>
              <w:jc w:val="both"/>
              <w:rPr>
                <w:rFonts w:ascii="Times New Roman" w:hAnsi="Times New Roman"/>
                <w:i/>
                <w:szCs w:val="28"/>
              </w:rPr>
            </w:pPr>
            <w:r w:rsidRPr="00365D26">
              <w:rPr>
                <w:rFonts w:ascii="Times New Roman" w:hAnsi="Times New Roman"/>
                <w:i/>
                <w:szCs w:val="28"/>
              </w:rPr>
              <w:t>1. Ngữ liệu:</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Từ đồng nghĩa</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Từ ngô được dùng phổ biến hơn vì từ ngô có tính chuẩn mực, văn hoá cao hơn.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Từ bắp bẹ chỉ được dùng trong phạm vi hẹp vì chưa có tính chuẩn mực văn hoá.</w:t>
            </w:r>
          </w:p>
          <w:p w:rsidR="002F0DCC" w:rsidRPr="00365D26" w:rsidRDefault="002F0DCC" w:rsidP="003B3DBD">
            <w:pPr>
              <w:spacing w:after="120"/>
              <w:jc w:val="both"/>
              <w:rPr>
                <w:rFonts w:ascii="Times New Roman" w:hAnsi="Times New Roman"/>
                <w:i/>
                <w:szCs w:val="28"/>
                <w:lang w:val="nl-NL"/>
              </w:rPr>
            </w:pPr>
            <w:r w:rsidRPr="00365D26">
              <w:rPr>
                <w:rFonts w:ascii="Times New Roman" w:hAnsi="Times New Roman"/>
                <w:i/>
                <w:szCs w:val="28"/>
                <w:lang w:val="nl-NL"/>
              </w:rPr>
              <w:t>2. Ghi nhớ (sgk)</w:t>
            </w: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p>
          <w:p w:rsidR="002F0DCC" w:rsidRPr="00365D26" w:rsidRDefault="002F0DCC" w:rsidP="003B3DBD">
            <w:pPr>
              <w:spacing w:before="120" w:after="120"/>
              <w:jc w:val="both"/>
              <w:rPr>
                <w:rFonts w:ascii="Times New Roman" w:hAnsi="Times New Roman"/>
                <w:lang w:val="nl-NL"/>
              </w:rPr>
            </w:pPr>
            <w:r w:rsidRPr="00365D26">
              <w:rPr>
                <w:rFonts w:ascii="Times New Roman" w:hAnsi="Times New Roman"/>
                <w:lang w:val="nl-NL"/>
              </w:rPr>
              <w:t>- Mè đen: Vừng đen</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Trái thơm: Quả dứa</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Từ địa phương Nam Bộ</w:t>
            </w:r>
          </w:p>
          <w:p w:rsidR="002F0DCC" w:rsidRPr="00365D26" w:rsidRDefault="002F0DCC" w:rsidP="003B3DBD">
            <w:pPr>
              <w:spacing w:before="120" w:after="120"/>
              <w:jc w:val="both"/>
              <w:rPr>
                <w:rFonts w:ascii="Times New Roman" w:hAnsi="Times New Roman"/>
                <w:b/>
                <w:bCs/>
                <w:i/>
                <w:u w:val="single"/>
              </w:rPr>
            </w:pPr>
            <w:r w:rsidRPr="00365D26">
              <w:rPr>
                <w:rFonts w:ascii="Times New Roman" w:hAnsi="Times New Roman"/>
                <w:b/>
                <w:bCs/>
                <w:i/>
                <w:u w:val="single"/>
              </w:rPr>
              <w:t>II. Biệt ngữ xã hội.</w:t>
            </w:r>
          </w:p>
          <w:p w:rsidR="002F0DCC" w:rsidRPr="00365D26" w:rsidRDefault="002F0DCC" w:rsidP="003B3DBD">
            <w:pPr>
              <w:spacing w:before="120" w:after="120"/>
              <w:jc w:val="both"/>
              <w:rPr>
                <w:rFonts w:ascii="Times New Roman" w:hAnsi="Times New Roman"/>
                <w:b/>
                <w:bCs/>
                <w:i/>
                <w:u w:val="single"/>
              </w:rPr>
            </w:pPr>
            <w:r w:rsidRPr="00365D26">
              <w:rPr>
                <w:rFonts w:ascii="Times New Roman" w:hAnsi="Times New Roman"/>
                <w:b/>
                <w:bCs/>
                <w:i/>
                <w:u w:val="single"/>
              </w:rPr>
              <w:t>1. Bài tập.</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Mẹ- mợ: từ đồng nghĩa</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Dùng từ mẹ để miêu tả những suy nghĩ của nhân vật, </w:t>
            </w:r>
            <w:r w:rsidRPr="00365D26">
              <w:rPr>
                <w:rFonts w:ascii="Times New Roman" w:hAnsi="Times New Roman"/>
              </w:rPr>
              <w:lastRenderedPageBreak/>
              <w:t>từ mợ để nhận vật xưng hô đúng với đối tượng và phù hợp đúng với đối tượng giao tiếp.</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Tầng  lớp xã hội trung lưu thường dùng từ này.</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Ngỗng: Điểm 2.</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Trúng tủ đúng cái phần đã học thuộc lòng.</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Tầng lớp hs, sinh viên thường dùng từ này.</w:t>
            </w:r>
          </w:p>
          <w:p w:rsidR="002F0DCC" w:rsidRPr="00365D26" w:rsidRDefault="002F0DCC" w:rsidP="003B3DBD">
            <w:pPr>
              <w:spacing w:after="120"/>
              <w:jc w:val="both"/>
              <w:rPr>
                <w:rFonts w:ascii="Times New Roman" w:hAnsi="Times New Roman"/>
                <w:i/>
                <w:sz w:val="16"/>
                <w:szCs w:val="16"/>
              </w:rPr>
            </w:pPr>
            <w:r w:rsidRPr="00365D26">
              <w:rPr>
                <w:rFonts w:ascii="Times New Roman" w:hAnsi="Times New Roman"/>
                <w:i/>
                <w:sz w:val="16"/>
                <w:szCs w:val="16"/>
              </w:rPr>
              <w:t>2. Ghi nhớ1 (sgk).</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Trẫm- vua, khanh là cách gọi các quan, long sàng giường của nhà vua , ngự thiện vua dùng bữa.</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Từ ngữ thường dùng của tầng lớp vua quan trong triều đình phong kiến </w:t>
            </w:r>
          </w:p>
          <w:p w:rsidR="002F0DCC" w:rsidRPr="00365D26" w:rsidRDefault="002F0DCC" w:rsidP="003B3DBD">
            <w:pPr>
              <w:spacing w:after="120"/>
              <w:jc w:val="both"/>
              <w:rPr>
                <w:rFonts w:ascii="Times New Roman" w:hAnsi="Times New Roman"/>
                <w:i/>
                <w:sz w:val="16"/>
                <w:szCs w:val="16"/>
              </w:rPr>
            </w:pPr>
            <w:r w:rsidRPr="00365D26">
              <w:rPr>
                <w:rFonts w:ascii="Times New Roman" w:hAnsi="Times New Roman"/>
                <w:i/>
                <w:sz w:val="32"/>
                <w:szCs w:val="32"/>
              </w:rPr>
              <w:t>III. Sử dụng từ ngữ địa phương và biệt ngữ xã hộ</w:t>
            </w:r>
            <w:r w:rsidRPr="00365D26">
              <w:rPr>
                <w:rFonts w:ascii="Times New Roman" w:hAnsi="Times New Roman"/>
                <w:i/>
                <w:sz w:val="16"/>
                <w:szCs w:val="16"/>
              </w:rPr>
              <w:t xml:space="preserve">i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Lưu ý đến đối tượng giao tiếp tình huống giao tiếp, hoàn cảnh giao tiếp để đạt hiệu quả giao tiếp.</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Trong văn học: Để tô đậm sắc thái địa phương hoặc tầng lớp xuất thân , tính cách nhân vật</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Không nên lạm dụng vì  nó gây tối nghĩa khó hiểu</w:t>
            </w: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2. Ghi nhớ 2 ( sgk )</w:t>
            </w:r>
          </w:p>
          <w:p w:rsidR="002F0DCC" w:rsidRPr="00365D26" w:rsidRDefault="002F0DCC" w:rsidP="003B3DBD">
            <w:pPr>
              <w:tabs>
                <w:tab w:val="left" w:pos="2838"/>
              </w:tabs>
              <w:rPr>
                <w:rFonts w:ascii="Times New Roman" w:hAnsi="Times New Roman"/>
              </w:rPr>
            </w:pPr>
          </w:p>
        </w:tc>
      </w:tr>
    </w:tbl>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lastRenderedPageBreak/>
        <w:t>HOẠT ĐỘNG</w:t>
      </w:r>
      <w:r>
        <w:rPr>
          <w:rFonts w:ascii="Times New Roman" w:hAnsi="Times New Roman"/>
          <w:b/>
          <w:szCs w:val="28"/>
        </w:rPr>
        <w:t xml:space="preserve"> 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2F0DCC" w:rsidRPr="00365D26" w:rsidRDefault="002F0DCC" w:rsidP="002F0DCC">
      <w:pPr>
        <w:tabs>
          <w:tab w:val="left" w:pos="60"/>
        </w:tabs>
        <w:jc w:val="both"/>
        <w:rPr>
          <w:rFonts w:ascii="Times New Roman" w:hAnsi="Times New Roman"/>
          <w:b/>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 thức, biết sử dụng những lớp từ trên đúng chỗ và có hiệu quả.</w:t>
      </w:r>
    </w:p>
    <w:p w:rsidR="002F0DCC" w:rsidRPr="00365D26" w:rsidRDefault="002F0DCC" w:rsidP="002F0DCC">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2F0DCC" w:rsidRPr="00365D26" w:rsidRDefault="002F0DCC" w:rsidP="002F0DCC">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Pr>
          <w:rFonts w:ascii="Times New Roman" w:hAnsi="Times New Roman"/>
          <w:szCs w:val="28"/>
        </w:rPr>
        <w:t>cá nhân</w:t>
      </w:r>
    </w:p>
    <w:p w:rsidR="002F0DCC" w:rsidRPr="00BA23CD" w:rsidRDefault="002F0DCC" w:rsidP="002F0DCC">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30 ph</w:t>
      </w:r>
      <w:r>
        <w:rPr>
          <w:rFonts w:ascii="Times New Roman" w:hAnsi="Times New Roman"/>
          <w:szCs w:val="28"/>
        </w:rPr>
        <w:t>út</w:t>
      </w:r>
    </w:p>
    <w:tbl>
      <w:tblPr>
        <w:tblStyle w:val="TableGrid3"/>
        <w:tblW w:w="0" w:type="auto"/>
        <w:tblLook w:val="04A0" w:firstRow="1" w:lastRow="0" w:firstColumn="1" w:lastColumn="0" w:noHBand="0" w:noVBand="1"/>
      </w:tblPr>
      <w:tblGrid>
        <w:gridCol w:w="2895"/>
        <w:gridCol w:w="2713"/>
        <w:gridCol w:w="4418"/>
      </w:tblGrid>
      <w:tr w:rsidR="002F0DCC" w:rsidRPr="00365D26" w:rsidTr="003B3DBD">
        <w:tc>
          <w:tcPr>
            <w:tcW w:w="2898"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2715"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395" w:type="dxa"/>
          </w:tcPr>
          <w:p w:rsidR="002F0DCC" w:rsidRPr="00365D26" w:rsidRDefault="002F0DCC"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F0DCC" w:rsidRPr="00365D26" w:rsidTr="003B3DBD">
        <w:tc>
          <w:tcPr>
            <w:tcW w:w="2898" w:type="dxa"/>
          </w:tcPr>
          <w:p w:rsidR="002F0DCC" w:rsidRPr="00365D26" w:rsidRDefault="002F0DCC" w:rsidP="003B3DBD">
            <w:pPr>
              <w:spacing w:before="120" w:after="120"/>
              <w:jc w:val="both"/>
              <w:rPr>
                <w:rFonts w:ascii="Times New Roman" w:hAnsi="Times New Roman"/>
                <w:i/>
              </w:rPr>
            </w:pPr>
          </w:p>
          <w:p w:rsidR="002F0DCC" w:rsidRPr="00365D26" w:rsidRDefault="002F0DCC" w:rsidP="003B3DBD">
            <w:pPr>
              <w:spacing w:before="120" w:after="120"/>
              <w:jc w:val="both"/>
              <w:rPr>
                <w:rFonts w:ascii="Times New Roman" w:hAnsi="Times New Roman"/>
              </w:rPr>
            </w:pPr>
            <w:r w:rsidRPr="00365D26">
              <w:rPr>
                <w:rFonts w:ascii="Times New Roman" w:hAnsi="Times New Roman"/>
              </w:rPr>
              <w:t>- GV hướng dẫn hs làm bài</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 </w:t>
            </w: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tabs>
                <w:tab w:val="left" w:pos="2838"/>
              </w:tabs>
              <w:rPr>
                <w:rFonts w:ascii="Times New Roman" w:hAnsi="Times New Roman"/>
              </w:rPr>
            </w:pPr>
          </w:p>
          <w:p w:rsidR="002F0DCC" w:rsidRPr="00365D26" w:rsidRDefault="002F0DCC" w:rsidP="003B3DBD">
            <w:pPr>
              <w:spacing w:before="120" w:after="120"/>
              <w:jc w:val="both"/>
              <w:rPr>
                <w:rFonts w:ascii="Times New Roman" w:hAnsi="Times New Roman"/>
              </w:rPr>
            </w:pPr>
          </w:p>
          <w:p w:rsidR="002F0DCC" w:rsidRPr="00365D26" w:rsidRDefault="002F0DCC" w:rsidP="003B3DBD">
            <w:pPr>
              <w:spacing w:before="120" w:after="120"/>
              <w:jc w:val="both"/>
              <w:rPr>
                <w:rFonts w:ascii="Times New Roman" w:hAnsi="Times New Roman"/>
                <w:i/>
                <w:lang w:val="nl-NL"/>
              </w:rPr>
            </w:pPr>
            <w:r w:rsidRPr="00365D26">
              <w:rPr>
                <w:rFonts w:ascii="Times New Roman" w:hAnsi="Times New Roman"/>
                <w:i/>
                <w:lang w:val="nl-NL"/>
              </w:rPr>
              <w:t>? Nêu yêu cầu của bài tập 2?</w:t>
            </w:r>
          </w:p>
          <w:p w:rsidR="002F0DCC" w:rsidRPr="00365D26" w:rsidRDefault="002F0DCC" w:rsidP="003B3DBD">
            <w:pPr>
              <w:spacing w:before="120" w:after="120"/>
              <w:jc w:val="both"/>
              <w:rPr>
                <w:rFonts w:ascii="Times New Roman" w:hAnsi="Times New Roman"/>
                <w:i/>
                <w:lang w:val="nl-NL"/>
              </w:rPr>
            </w:pPr>
          </w:p>
          <w:p w:rsidR="002F0DCC" w:rsidRPr="00365D26" w:rsidRDefault="002F0DCC" w:rsidP="003B3DBD">
            <w:pPr>
              <w:tabs>
                <w:tab w:val="left" w:pos="2838"/>
              </w:tabs>
              <w:rPr>
                <w:rFonts w:ascii="Times New Roman" w:hAnsi="Times New Roman"/>
              </w:rPr>
            </w:pPr>
          </w:p>
        </w:tc>
        <w:tc>
          <w:tcPr>
            <w:tcW w:w="2715" w:type="dxa"/>
          </w:tcPr>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 Đọc yêu cầu bài 1</w:t>
            </w:r>
          </w:p>
          <w:p w:rsidR="002F0DCC" w:rsidRPr="00365D26" w:rsidRDefault="002F0DCC" w:rsidP="003B3DBD">
            <w:pPr>
              <w:spacing w:before="120" w:after="120"/>
              <w:rPr>
                <w:rFonts w:ascii="Times New Roman" w:hAnsi="Times New Roman"/>
              </w:rPr>
            </w:pPr>
            <w:r w:rsidRPr="00365D26">
              <w:rPr>
                <w:rFonts w:ascii="Times New Roman" w:hAnsi="Times New Roman"/>
              </w:rPr>
              <w:t>HS độc lập làm bài</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Thảo luận nhóm trình bày kết quả</w:t>
            </w: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p>
          <w:p w:rsidR="002F0DCC" w:rsidRPr="00365D26" w:rsidRDefault="002F0DCC" w:rsidP="003B3DBD">
            <w:pPr>
              <w:spacing w:before="120" w:after="120"/>
              <w:rPr>
                <w:rFonts w:ascii="Times New Roman" w:hAnsi="Times New Roman"/>
              </w:rPr>
            </w:pPr>
            <w:r w:rsidRPr="00365D26">
              <w:rPr>
                <w:rFonts w:ascii="Times New Roman" w:hAnsi="Times New Roman"/>
              </w:rPr>
              <w:t>HS độc lập làm bài</w:t>
            </w:r>
          </w:p>
          <w:p w:rsidR="002F0DCC" w:rsidRPr="00365D26" w:rsidRDefault="002F0DCC" w:rsidP="003B3DBD">
            <w:pPr>
              <w:tabs>
                <w:tab w:val="left" w:pos="2838"/>
              </w:tabs>
              <w:rPr>
                <w:rFonts w:ascii="Times New Roman" w:hAnsi="Times New Roman"/>
              </w:rPr>
            </w:pPr>
          </w:p>
        </w:tc>
        <w:tc>
          <w:tcPr>
            <w:tcW w:w="4395" w:type="dxa"/>
          </w:tcPr>
          <w:p w:rsidR="002F0DCC" w:rsidRPr="00365D26" w:rsidRDefault="002F0DCC" w:rsidP="003B3DBD">
            <w:pPr>
              <w:keepNext/>
              <w:keepLines/>
              <w:spacing w:before="200"/>
              <w:outlineLvl w:val="5"/>
              <w:rPr>
                <w:rFonts w:ascii="Times New Roman" w:eastAsiaTheme="majorEastAsia" w:hAnsi="Times New Roman"/>
                <w:iCs/>
                <w:color w:val="000000" w:themeColor="text1"/>
              </w:rPr>
            </w:pPr>
            <w:r w:rsidRPr="00365D26">
              <w:rPr>
                <w:rFonts w:ascii="Times New Roman" w:eastAsiaTheme="majorEastAsia" w:hAnsi="Times New Roman"/>
                <w:iCs/>
                <w:color w:val="000000" w:themeColor="text1"/>
              </w:rPr>
              <w:t>IV. Luyện tập</w:t>
            </w:r>
          </w:p>
          <w:p w:rsidR="002F0DCC" w:rsidRPr="00365D26" w:rsidRDefault="002F0DCC" w:rsidP="003B3DBD">
            <w:pPr>
              <w:spacing w:after="120"/>
              <w:rPr>
                <w:rFonts w:ascii="Times New Roman" w:hAnsi="Times New Roman"/>
                <w:i/>
                <w:color w:val="000000" w:themeColor="text1"/>
                <w:szCs w:val="28"/>
              </w:rPr>
            </w:pPr>
            <w:r w:rsidRPr="00365D26">
              <w:rPr>
                <w:rFonts w:ascii="Times New Roman" w:hAnsi="Times New Roman"/>
                <w:i/>
                <w:color w:val="000000" w:themeColor="text1"/>
                <w:szCs w:val="28"/>
              </w:rPr>
              <w:t>1. Bài tập 1:</w:t>
            </w:r>
          </w:p>
          <w:tbl>
            <w:tblPr>
              <w:tblW w:w="41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7"/>
              <w:gridCol w:w="2065"/>
            </w:tblGrid>
            <w:tr w:rsidR="002F0DCC" w:rsidRPr="00365D26" w:rsidTr="003B3DBD">
              <w:tc>
                <w:tcPr>
                  <w:tcW w:w="2127" w:type="dxa"/>
                  <w:tcBorders>
                    <w:top w:val="single" w:sz="4" w:space="0" w:color="auto"/>
                    <w:left w:val="single" w:sz="4" w:space="0" w:color="auto"/>
                    <w:bottom w:val="single" w:sz="4" w:space="0" w:color="auto"/>
                    <w:right w:val="single" w:sz="4" w:space="0" w:color="auto"/>
                  </w:tcBorders>
                </w:tcPr>
                <w:p w:rsidR="002F0DCC" w:rsidRPr="00365D26" w:rsidRDefault="002F0DCC" w:rsidP="003B3DBD">
                  <w:pPr>
                    <w:spacing w:before="120" w:after="120"/>
                    <w:rPr>
                      <w:rFonts w:ascii="Times New Roman" w:hAnsi="Times New Roman"/>
                    </w:rPr>
                  </w:pPr>
                  <w:r w:rsidRPr="00365D26">
                    <w:rPr>
                      <w:rFonts w:ascii="Times New Roman" w:hAnsi="Times New Roman"/>
                    </w:rPr>
                    <w:t>Từ ngữ địa phương</w:t>
                  </w:r>
                </w:p>
              </w:tc>
              <w:tc>
                <w:tcPr>
                  <w:tcW w:w="2065" w:type="dxa"/>
                  <w:tcBorders>
                    <w:top w:val="single" w:sz="4" w:space="0" w:color="auto"/>
                    <w:left w:val="single" w:sz="4" w:space="0" w:color="auto"/>
                    <w:bottom w:val="single" w:sz="4" w:space="0" w:color="auto"/>
                    <w:right w:val="single" w:sz="4" w:space="0" w:color="auto"/>
                  </w:tcBorders>
                </w:tcPr>
                <w:p w:rsidR="002F0DCC" w:rsidRPr="00365D26" w:rsidRDefault="002F0DCC" w:rsidP="003B3DBD">
                  <w:pPr>
                    <w:spacing w:before="120" w:after="120"/>
                    <w:rPr>
                      <w:rFonts w:ascii="Times New Roman" w:hAnsi="Times New Roman"/>
                    </w:rPr>
                  </w:pPr>
                  <w:r w:rsidRPr="00365D26">
                    <w:rPr>
                      <w:rFonts w:ascii="Times New Roman" w:hAnsi="Times New Roman"/>
                    </w:rPr>
                    <w:t>Từ toàn dân</w:t>
                  </w:r>
                </w:p>
              </w:tc>
            </w:tr>
            <w:tr w:rsidR="002F0DCC" w:rsidRPr="00365D26" w:rsidTr="003B3DBD">
              <w:tc>
                <w:tcPr>
                  <w:tcW w:w="2127" w:type="dxa"/>
                  <w:tcBorders>
                    <w:top w:val="single" w:sz="4" w:space="0" w:color="auto"/>
                    <w:left w:val="single" w:sz="4" w:space="0" w:color="auto"/>
                    <w:bottom w:val="single" w:sz="4" w:space="0" w:color="auto"/>
                    <w:right w:val="single" w:sz="4" w:space="0" w:color="auto"/>
                  </w:tcBorders>
                </w:tcPr>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Ngái- Nghệ tĩnh</w:t>
                  </w:r>
                </w:p>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Chộ</w:t>
                  </w:r>
                </w:p>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Nón - Nam bộ</w:t>
                  </w:r>
                </w:p>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 xml:space="preserve">Chén </w:t>
                  </w:r>
                </w:p>
                <w:p w:rsidR="002F0DCC" w:rsidRPr="00365D26" w:rsidRDefault="002F0DCC" w:rsidP="003B3DBD">
                  <w:pPr>
                    <w:spacing w:before="120" w:after="120"/>
                    <w:rPr>
                      <w:rFonts w:ascii="Times New Roman" w:hAnsi="Times New Roman"/>
                      <w:sz w:val="24"/>
                    </w:rPr>
                  </w:pPr>
                  <w:r w:rsidRPr="00365D26">
                    <w:rPr>
                      <w:rFonts w:ascii="Times New Roman" w:hAnsi="Times New Roman"/>
                      <w:b/>
                      <w:sz w:val="24"/>
                    </w:rPr>
                    <w:t>Cá lóc</w:t>
                  </w:r>
                </w:p>
              </w:tc>
              <w:tc>
                <w:tcPr>
                  <w:tcW w:w="2065" w:type="dxa"/>
                  <w:tcBorders>
                    <w:top w:val="single" w:sz="4" w:space="0" w:color="auto"/>
                    <w:left w:val="single" w:sz="4" w:space="0" w:color="auto"/>
                    <w:bottom w:val="single" w:sz="4" w:space="0" w:color="auto"/>
                    <w:right w:val="single" w:sz="4" w:space="0" w:color="auto"/>
                  </w:tcBorders>
                </w:tcPr>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Xa</w:t>
                  </w:r>
                </w:p>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 xml:space="preserve">Thấy </w:t>
                  </w:r>
                </w:p>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Mũ</w:t>
                  </w:r>
                </w:p>
                <w:p w:rsidR="002F0DCC" w:rsidRPr="00365D26" w:rsidRDefault="002F0DCC" w:rsidP="003B3DBD">
                  <w:pPr>
                    <w:spacing w:before="120" w:after="120"/>
                    <w:rPr>
                      <w:rFonts w:ascii="Times New Roman" w:hAnsi="Times New Roman"/>
                      <w:b/>
                      <w:sz w:val="24"/>
                    </w:rPr>
                  </w:pPr>
                  <w:r w:rsidRPr="00365D26">
                    <w:rPr>
                      <w:rFonts w:ascii="Times New Roman" w:hAnsi="Times New Roman"/>
                      <w:b/>
                      <w:sz w:val="24"/>
                    </w:rPr>
                    <w:t>Cái bát</w:t>
                  </w:r>
                </w:p>
                <w:p w:rsidR="002F0DCC" w:rsidRPr="00365D26" w:rsidRDefault="002F0DCC" w:rsidP="003B3DBD">
                  <w:pPr>
                    <w:spacing w:before="120" w:after="120"/>
                    <w:rPr>
                      <w:rFonts w:ascii="Times New Roman" w:hAnsi="Times New Roman"/>
                      <w:sz w:val="24"/>
                    </w:rPr>
                  </w:pPr>
                  <w:r w:rsidRPr="00365D26">
                    <w:rPr>
                      <w:rFonts w:ascii="Times New Roman" w:hAnsi="Times New Roman"/>
                      <w:b/>
                      <w:sz w:val="24"/>
                    </w:rPr>
                    <w:t>Cá quả</w:t>
                  </w:r>
                </w:p>
              </w:tc>
            </w:tr>
          </w:tbl>
          <w:p w:rsidR="002F0DCC" w:rsidRPr="00365D26" w:rsidRDefault="002F0DCC" w:rsidP="003B3DBD">
            <w:pPr>
              <w:spacing w:after="120"/>
              <w:jc w:val="both"/>
              <w:rPr>
                <w:rFonts w:ascii="Times New Roman" w:hAnsi="Times New Roman"/>
                <w:sz w:val="16"/>
                <w:szCs w:val="16"/>
              </w:rPr>
            </w:pPr>
            <w:r w:rsidRPr="00365D26">
              <w:rPr>
                <w:rFonts w:ascii="Times New Roman" w:hAnsi="Times New Roman"/>
                <w:sz w:val="16"/>
                <w:szCs w:val="16"/>
              </w:rPr>
              <w:t>2. Bài 2:</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Học gạo: học thuộc lòng một cách máy móc</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Học tủ: Đoán mò một bài nào đó để học thuộc lòng, không nghĩ tới bài khác</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Gậy: Một điểm</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Dân phe phẩy: mua bán bất hợp pháp </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 xml:space="preserve">Nó đẩy xe con với giá hời: Đẩy - bán </w:t>
            </w:r>
          </w:p>
          <w:p w:rsidR="002F0DCC" w:rsidRPr="00365D26" w:rsidRDefault="002F0DCC" w:rsidP="003B3DBD">
            <w:pPr>
              <w:spacing w:after="120"/>
              <w:jc w:val="both"/>
              <w:rPr>
                <w:rFonts w:ascii="Times New Roman" w:hAnsi="Times New Roman"/>
                <w:szCs w:val="28"/>
              </w:rPr>
            </w:pPr>
            <w:r w:rsidRPr="00365D26">
              <w:rPr>
                <w:rFonts w:ascii="Times New Roman" w:hAnsi="Times New Roman"/>
                <w:szCs w:val="28"/>
              </w:rPr>
              <w:t>3. Bài 3:</w:t>
            </w:r>
          </w:p>
          <w:p w:rsidR="002F0DCC" w:rsidRPr="00365D26" w:rsidRDefault="002F0DCC" w:rsidP="003B3DBD">
            <w:pPr>
              <w:spacing w:before="120" w:after="120"/>
              <w:jc w:val="both"/>
              <w:rPr>
                <w:rFonts w:ascii="Times New Roman" w:hAnsi="Times New Roman"/>
              </w:rPr>
            </w:pPr>
            <w:r w:rsidRPr="00365D26">
              <w:rPr>
                <w:rFonts w:ascii="Times New Roman" w:hAnsi="Times New Roman"/>
              </w:rPr>
              <w:t>Dùng từ địa phương: Trường hợp a</w:t>
            </w:r>
          </w:p>
          <w:p w:rsidR="002F0DCC" w:rsidRPr="00365D26" w:rsidRDefault="002F0DCC" w:rsidP="003B3DBD">
            <w:pPr>
              <w:tabs>
                <w:tab w:val="left" w:pos="2838"/>
              </w:tabs>
              <w:rPr>
                <w:rFonts w:ascii="Times New Roman" w:hAnsi="Times New Roman"/>
              </w:rPr>
            </w:pPr>
            <w:r w:rsidRPr="00365D26">
              <w:rPr>
                <w:rFonts w:ascii="Times New Roman" w:hAnsi="Times New Roman"/>
                <w:lang w:val="nl-NL"/>
              </w:rPr>
              <w:t>Không dùng : b,c, d,e,g</w:t>
            </w:r>
          </w:p>
        </w:tc>
      </w:tr>
    </w:tbl>
    <w:p w:rsidR="002F0DCC" w:rsidRPr="00365D26" w:rsidRDefault="002F0DCC" w:rsidP="002F0DCC">
      <w:pPr>
        <w:tabs>
          <w:tab w:val="left" w:pos="2838"/>
        </w:tabs>
        <w:rPr>
          <w:rFonts w:ascii="Times New Roman" w:hAnsi="Times New Roman"/>
        </w:rPr>
      </w:pPr>
      <w:r>
        <w:rPr>
          <w:rFonts w:ascii="Times New Roman" w:hAnsi="Times New Roman"/>
        </w:rPr>
        <w:t>HOẠT ĐỘNG 4: CỦNG CỐ, VẬN DỤNG</w:t>
      </w:r>
    </w:p>
    <w:p w:rsidR="002F0DCC" w:rsidRPr="00365D26" w:rsidRDefault="002F0DCC" w:rsidP="002F0DCC">
      <w:pPr>
        <w:rPr>
          <w:rFonts w:ascii="Times New Roman" w:hAnsi="Times New Roman"/>
          <w:b/>
          <w:bCs/>
          <w:sz w:val="2"/>
          <w:lang w:val="nl-NL"/>
        </w:rPr>
      </w:pPr>
    </w:p>
    <w:p w:rsidR="002F0DCC" w:rsidRPr="00365D26" w:rsidRDefault="002F0DCC" w:rsidP="002F0DCC">
      <w:pPr>
        <w:ind w:firstLine="720"/>
        <w:rPr>
          <w:rFonts w:ascii="Times New Roman" w:hAnsi="Times New Roman"/>
          <w:bCs/>
          <w:szCs w:val="28"/>
          <w:lang w:val="nl-NL"/>
        </w:rPr>
      </w:pPr>
      <w:r w:rsidRPr="00365D26">
        <w:rPr>
          <w:rFonts w:ascii="Times New Roman" w:hAnsi="Times New Roman"/>
          <w:b/>
          <w:bCs/>
          <w:szCs w:val="28"/>
          <w:lang w:val="nl-NL"/>
        </w:rPr>
        <w:t xml:space="preserve">Củng cố bài học: </w:t>
      </w:r>
      <w:r w:rsidRPr="00365D26">
        <w:rPr>
          <w:rFonts w:ascii="Times New Roman" w:hAnsi="Times New Roman"/>
          <w:bCs/>
          <w:szCs w:val="28"/>
          <w:lang w:val="nl-NL"/>
        </w:rPr>
        <w:t>Gv tổng kết kiến thức.</w:t>
      </w:r>
    </w:p>
    <w:p w:rsidR="002F0DCC" w:rsidRPr="00365D26" w:rsidRDefault="002F0DCC" w:rsidP="002F0DCC">
      <w:pPr>
        <w:ind w:firstLine="720"/>
        <w:rPr>
          <w:rFonts w:ascii="Times New Roman" w:hAnsi="Times New Roman"/>
          <w:b/>
          <w:bCs/>
          <w:lang w:val="nl-NL"/>
        </w:rPr>
      </w:pPr>
      <w:r w:rsidRPr="00365D26">
        <w:rPr>
          <w:rFonts w:ascii="Times New Roman" w:hAnsi="Times New Roman"/>
          <w:b/>
          <w:bCs/>
          <w:lang w:val="nl-NL"/>
        </w:rPr>
        <w:t>Hoạt động tiếp nối:</w:t>
      </w:r>
    </w:p>
    <w:p w:rsidR="002F0DCC" w:rsidRPr="00365D26" w:rsidRDefault="002F0DCC" w:rsidP="002F0DCC">
      <w:pPr>
        <w:rPr>
          <w:rFonts w:ascii="Times New Roman" w:hAnsi="Times New Roman"/>
        </w:rPr>
      </w:pPr>
      <w:r w:rsidRPr="00365D26">
        <w:rPr>
          <w:rFonts w:ascii="Times New Roman" w:hAnsi="Times New Roman"/>
          <w:lang w:val="nl-NL"/>
        </w:rPr>
        <w:t xml:space="preserve"> </w:t>
      </w:r>
      <w:r>
        <w:rPr>
          <w:rFonts w:ascii="Times New Roman" w:hAnsi="Times New Roman"/>
          <w:lang w:val="nl-NL"/>
        </w:rPr>
        <w:tab/>
      </w:r>
      <w:r w:rsidRPr="00365D26">
        <w:rPr>
          <w:rFonts w:ascii="Times New Roman" w:hAnsi="Times New Roman"/>
          <w:lang w:val="nl-NL"/>
        </w:rPr>
        <w:t xml:space="preserve"> </w:t>
      </w:r>
      <w:r w:rsidRPr="00365D26">
        <w:rPr>
          <w:rFonts w:ascii="Times New Roman" w:hAnsi="Times New Roman"/>
        </w:rPr>
        <w:t>- Hướng  dẫn học ở nhà: học bài ghi nhớ, hoàn thành bài tập còn lại, chuẩn bị bài trợ từ, thán từ.</w:t>
      </w:r>
    </w:p>
    <w:p w:rsidR="002F0DCC" w:rsidRPr="00365D26" w:rsidRDefault="002F0DCC" w:rsidP="002F0DCC">
      <w:pPr>
        <w:rPr>
          <w:rFonts w:ascii="Times New Roman" w:hAnsi="Times New Roman"/>
        </w:rPr>
      </w:pPr>
    </w:p>
    <w:p w:rsidR="002F0DCC" w:rsidRPr="00365D26" w:rsidRDefault="002F0DCC" w:rsidP="002F0DCC">
      <w:pPr>
        <w:tabs>
          <w:tab w:val="left" w:pos="2838"/>
        </w:tabs>
        <w:rPr>
          <w:rFonts w:ascii="Times New Roman" w:hAnsi="Times New Roman"/>
        </w:rPr>
      </w:pPr>
    </w:p>
    <w:p w:rsidR="00365D26" w:rsidRPr="00365D26" w:rsidRDefault="00365D26" w:rsidP="00365D26">
      <w:pPr>
        <w:rPr>
          <w:rFonts w:ascii="Times New Roman" w:hAnsi="Times New Roman"/>
          <w:b/>
        </w:rPr>
      </w:pPr>
    </w:p>
    <w:p w:rsidR="00365D26" w:rsidRPr="00365D26" w:rsidRDefault="00365D26" w:rsidP="00365D26">
      <w:pPr>
        <w:rPr>
          <w:rFonts w:ascii="Times New Roman" w:hAnsi="Times New Roman"/>
          <w:b/>
        </w:rPr>
      </w:pPr>
    </w:p>
    <w:p w:rsidR="00365D26" w:rsidRPr="00365D26" w:rsidRDefault="00365D26" w:rsidP="00365D26">
      <w:pPr>
        <w:rPr>
          <w:rFonts w:ascii="Times New Roman" w:hAnsi="Times New Roman"/>
          <w:b/>
        </w:rPr>
      </w:pPr>
    </w:p>
    <w:p w:rsidR="00365D26" w:rsidRPr="00365D26" w:rsidRDefault="00365D26" w:rsidP="00365D26">
      <w:pPr>
        <w:rPr>
          <w:rFonts w:ascii="Times New Roman" w:hAnsi="Times New Roman"/>
          <w:b/>
        </w:rPr>
      </w:pPr>
    </w:p>
    <w:p w:rsidR="00365D26" w:rsidRPr="00365D26" w:rsidRDefault="00365D26" w:rsidP="00365D26">
      <w:pPr>
        <w:rPr>
          <w:rFonts w:ascii="Times New Roman" w:hAnsi="Times New Roman"/>
          <w:b/>
        </w:rPr>
      </w:pPr>
    </w:p>
    <w:p w:rsidR="00365D26" w:rsidRPr="00365D26" w:rsidRDefault="00365D26" w:rsidP="00365D26">
      <w:pPr>
        <w:rPr>
          <w:rFonts w:ascii="Times New Roman" w:hAnsi="Times New Roman"/>
          <w:b/>
        </w:rPr>
      </w:pPr>
    </w:p>
    <w:p w:rsidR="00365D26" w:rsidRPr="00365D26" w:rsidRDefault="00365D26" w:rsidP="00365D26">
      <w:pPr>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87588B" w:rsidRPr="00365D26" w:rsidRDefault="0087588B" w:rsidP="0087588B">
      <w:pPr>
        <w:rPr>
          <w:rFonts w:ascii="Times New Roman" w:hAnsi="Times New Roman"/>
          <w:b/>
        </w:rPr>
      </w:pPr>
      <w:r>
        <w:rPr>
          <w:rFonts w:ascii="Times New Roman" w:hAnsi="Times New Roman"/>
          <w:b/>
        </w:rPr>
        <w:t>Tiết 33-34</w:t>
      </w:r>
      <w:r w:rsidRPr="00365D26">
        <w:rPr>
          <w:rFonts w:ascii="Times New Roman" w:hAnsi="Times New Roman"/>
          <w:b/>
        </w:rPr>
        <w:t>:</w:t>
      </w:r>
    </w:p>
    <w:p w:rsidR="0087588B" w:rsidRPr="00365D26" w:rsidRDefault="0087588B" w:rsidP="0087588B">
      <w:pPr>
        <w:jc w:val="center"/>
        <w:rPr>
          <w:rFonts w:ascii="Times New Roman" w:hAnsi="Times New Roman"/>
          <w:b/>
          <w:bCs/>
          <w:i/>
          <w:sz w:val="52"/>
          <w:szCs w:val="52"/>
        </w:rPr>
      </w:pPr>
      <w:r w:rsidRPr="00365D26">
        <w:rPr>
          <w:rFonts w:ascii="Times New Roman" w:hAnsi="Times New Roman"/>
          <w:b/>
          <w:bCs/>
          <w:i/>
          <w:sz w:val="52"/>
          <w:szCs w:val="52"/>
        </w:rPr>
        <w:t>Trợ từ,  thán từ</w:t>
      </w:r>
    </w:p>
    <w:p w:rsidR="0087588B" w:rsidRPr="00365D26" w:rsidRDefault="0087588B" w:rsidP="0087588B">
      <w:pPr>
        <w:keepNext/>
        <w:keepLines/>
        <w:outlineLvl w:val="5"/>
        <w:rPr>
          <w:rFonts w:ascii="Times New Roman" w:eastAsiaTheme="majorEastAsia" w:hAnsi="Times New Roman"/>
          <w:i/>
          <w:iCs/>
          <w:color w:val="243F60" w:themeColor="accent1" w:themeShade="7F"/>
        </w:rPr>
      </w:pPr>
    </w:p>
    <w:p w:rsidR="0087588B" w:rsidRPr="00365D26" w:rsidRDefault="0087588B" w:rsidP="0087588B">
      <w:pPr>
        <w:rPr>
          <w:rFonts w:ascii="Times New Roman" w:hAnsi="Times New Roman"/>
          <w:b/>
        </w:rPr>
      </w:pPr>
      <w:r w:rsidRPr="00365D26">
        <w:rPr>
          <w:rFonts w:ascii="Times New Roman" w:hAnsi="Times New Roman"/>
        </w:rPr>
        <w:t>I</w:t>
      </w:r>
      <w:r>
        <w:rPr>
          <w:rFonts w:ascii="Times New Roman" w:hAnsi="Times New Roman"/>
          <w:b/>
        </w:rPr>
        <w:t>. Mục tiê</w:t>
      </w:r>
      <w:r w:rsidRPr="00365D26">
        <w:rPr>
          <w:rFonts w:ascii="Times New Roman" w:hAnsi="Times New Roman"/>
          <w:b/>
        </w:rPr>
        <w:t>u bài học:</w:t>
      </w:r>
    </w:p>
    <w:p w:rsidR="0087588B" w:rsidRPr="00365D26" w:rsidRDefault="0087588B" w:rsidP="0087588B">
      <w:pPr>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1. Về kiến thức:</w:t>
      </w:r>
      <w:r w:rsidRPr="00365D26">
        <w:rPr>
          <w:rFonts w:ascii="Times New Roman" w:hAnsi="Times New Roman"/>
        </w:rPr>
        <w:t xml:space="preserve"> Cần hiểu được thế nào là trợ từ, thán từ.</w:t>
      </w:r>
    </w:p>
    <w:p w:rsidR="0087588B" w:rsidRPr="00365D26" w:rsidRDefault="0087588B" w:rsidP="0087588B">
      <w:pPr>
        <w:rPr>
          <w:rFonts w:ascii="Times New Roman" w:hAnsi="Times New Roman"/>
          <w:szCs w:val="28"/>
        </w:rPr>
      </w:pPr>
      <w:r w:rsidRPr="00365D26">
        <w:rPr>
          <w:rFonts w:ascii="Times New Roman" w:hAnsi="Times New Roman"/>
          <w:b/>
          <w:szCs w:val="28"/>
        </w:rPr>
        <w:t xml:space="preserve">  2. Về kĩ năng:</w:t>
      </w:r>
      <w:r w:rsidRPr="00365D26">
        <w:rPr>
          <w:rFonts w:ascii="Times New Roman" w:hAnsi="Times New Roman"/>
          <w:szCs w:val="28"/>
        </w:rPr>
        <w:t xml:space="preserve"> </w:t>
      </w:r>
      <w:r w:rsidRPr="00365D26">
        <w:rPr>
          <w:rFonts w:ascii="Times New Roman" w:hAnsi="Times New Roman"/>
        </w:rPr>
        <w:t>Biết cách dùng trợ từ, thán từ trong các trường hợp giao tiếp cụ thể.</w:t>
      </w:r>
    </w:p>
    <w:p w:rsidR="0087588B" w:rsidRPr="00365D26" w:rsidRDefault="0087588B" w:rsidP="0087588B">
      <w:pPr>
        <w:rPr>
          <w:rFonts w:ascii="Times New Roman" w:hAnsi="Times New Roman"/>
          <w:szCs w:val="28"/>
        </w:rPr>
      </w:pPr>
      <w:r w:rsidRPr="00365D26">
        <w:rPr>
          <w:rFonts w:ascii="Times New Roman" w:hAnsi="Times New Roman"/>
          <w:b/>
          <w:szCs w:val="28"/>
        </w:rPr>
        <w:t xml:space="preserve">  3. Về thái độ:</w:t>
      </w:r>
      <w:r w:rsidRPr="00365D26">
        <w:rPr>
          <w:rFonts w:ascii="Times New Roman" w:hAnsi="Times New Roman"/>
        </w:rPr>
        <w:t xml:space="preserve"> Bồi dưỡng ý thức học tập bộ môn cho học sinh.</w:t>
      </w:r>
    </w:p>
    <w:p w:rsidR="0087588B" w:rsidRPr="00365D26" w:rsidRDefault="0087588B" w:rsidP="0087588B">
      <w:pPr>
        <w:rPr>
          <w:rFonts w:ascii="Times New Roman" w:hAnsi="Times New Roman"/>
          <w:b/>
        </w:rPr>
      </w:pPr>
      <w:r w:rsidRPr="00365D26">
        <w:rPr>
          <w:rFonts w:ascii="Times New Roman" w:hAnsi="Times New Roman"/>
          <w:b/>
        </w:rPr>
        <w:t>II. Ch</w:t>
      </w:r>
      <w:r>
        <w:rPr>
          <w:rFonts w:ascii="Times New Roman" w:hAnsi="Times New Roman"/>
          <w:b/>
        </w:rPr>
        <w:t>uẩn bị</w:t>
      </w:r>
      <w:r w:rsidRPr="00365D26">
        <w:rPr>
          <w:rFonts w:ascii="Times New Roman" w:hAnsi="Times New Roman"/>
          <w:b/>
        </w:rPr>
        <w:t>:</w:t>
      </w:r>
    </w:p>
    <w:p w:rsidR="0087588B" w:rsidRPr="00365D26" w:rsidRDefault="0087588B" w:rsidP="0087588B">
      <w:pPr>
        <w:rPr>
          <w:rFonts w:ascii="Times New Roman" w:hAnsi="Times New Roman"/>
        </w:rPr>
      </w:pPr>
      <w:r w:rsidRPr="00365D26">
        <w:rPr>
          <w:rFonts w:ascii="Times New Roman" w:hAnsi="Times New Roman"/>
        </w:rPr>
        <w:t xml:space="preserve">   </w:t>
      </w:r>
      <w:r>
        <w:rPr>
          <w:rFonts w:ascii="Times New Roman" w:hAnsi="Times New Roman"/>
          <w:b/>
        </w:rPr>
        <w:t>1- Giáo viên</w:t>
      </w:r>
      <w:r w:rsidRPr="00365D26">
        <w:rPr>
          <w:rFonts w:ascii="Times New Roman" w:hAnsi="Times New Roman"/>
          <w:b/>
        </w:rPr>
        <w:t>:</w:t>
      </w:r>
      <w:r w:rsidRPr="00365D26">
        <w:rPr>
          <w:rFonts w:ascii="Times New Roman" w:hAnsi="Times New Roman"/>
        </w:rPr>
        <w:t xml:space="preserve"> Chuẩn bị nội dung lên lớp, bảng phụ, phiếu học tập.</w:t>
      </w:r>
    </w:p>
    <w:p w:rsidR="0087588B" w:rsidRPr="00365D26" w:rsidRDefault="0087588B" w:rsidP="0087588B">
      <w:pPr>
        <w:rPr>
          <w:rFonts w:ascii="Times New Roman" w:hAnsi="Times New Roman"/>
        </w:rPr>
      </w:pPr>
      <w:r w:rsidRPr="00365D26">
        <w:rPr>
          <w:rFonts w:ascii="Times New Roman" w:hAnsi="Times New Roman"/>
        </w:rPr>
        <w:t xml:space="preserve">   </w:t>
      </w:r>
      <w:r w:rsidRPr="00365D26">
        <w:rPr>
          <w:rFonts w:ascii="Times New Roman" w:hAnsi="Times New Roman"/>
          <w:b/>
        </w:rPr>
        <w:t>2- Học sinh:</w:t>
      </w:r>
      <w:r w:rsidRPr="00365D26">
        <w:rPr>
          <w:rFonts w:ascii="Times New Roman" w:hAnsi="Times New Roman"/>
        </w:rPr>
        <w:t xml:space="preserve"> Chuẩn bị bài theo hướng dẫn.</w:t>
      </w:r>
    </w:p>
    <w:p w:rsidR="0087588B" w:rsidRPr="00365D26" w:rsidRDefault="0087588B" w:rsidP="0087588B">
      <w:pPr>
        <w:jc w:val="both"/>
        <w:rPr>
          <w:rFonts w:ascii="Times New Roman" w:hAnsi="Times New Roman"/>
          <w:b/>
          <w:szCs w:val="28"/>
        </w:rPr>
      </w:pPr>
      <w:r w:rsidRPr="00365D26">
        <w:rPr>
          <w:rFonts w:ascii="Times New Roman" w:hAnsi="Times New Roman"/>
          <w:b/>
        </w:rPr>
        <w:t>III. Phương pháp dạy – học:</w:t>
      </w:r>
      <w:r w:rsidRPr="00365D26">
        <w:rPr>
          <w:rFonts w:ascii="Times New Roman" w:hAnsi="Times New Roman"/>
          <w:szCs w:val="28"/>
        </w:rPr>
        <w:t xml:space="preserve"> Vấn đáp, thảo luận, thuyết trỡnh</w:t>
      </w:r>
    </w:p>
    <w:p w:rsidR="0087588B" w:rsidRPr="00365D26" w:rsidRDefault="0087588B" w:rsidP="0087588B">
      <w:pPr>
        <w:rPr>
          <w:rFonts w:ascii="Times New Roman" w:hAnsi="Times New Roman"/>
          <w:b/>
        </w:rPr>
      </w:pPr>
      <w:r w:rsidRPr="00365D26">
        <w:rPr>
          <w:rFonts w:ascii="Times New Roman" w:hAnsi="Times New Roman"/>
          <w:b/>
        </w:rPr>
        <w:t>IV. Tiến trỡnh dạy- học:</w:t>
      </w:r>
    </w:p>
    <w:p w:rsidR="0087588B" w:rsidRPr="00365D26" w:rsidRDefault="0087588B" w:rsidP="0087588B">
      <w:pPr>
        <w:contextualSpacing/>
        <w:rPr>
          <w:rFonts w:ascii="Times New Roman" w:hAnsi="Times New Roman"/>
          <w:b/>
        </w:rPr>
      </w:pPr>
      <w:r>
        <w:rPr>
          <w:rFonts w:ascii="Times New Roman" w:hAnsi="Times New Roman"/>
          <w:b/>
        </w:rPr>
        <w:t>HOẠT ĐỘNG 1: KHỞI ĐỘNG</w:t>
      </w:r>
    </w:p>
    <w:p w:rsidR="0087588B" w:rsidRPr="00365D26" w:rsidRDefault="0087588B" w:rsidP="0087588B">
      <w:pPr>
        <w:ind w:firstLine="720"/>
        <w:contextualSpacing/>
        <w:rPr>
          <w:rFonts w:ascii="Times New Roman" w:hAnsi="Times New Roman"/>
          <w:b/>
        </w:rPr>
      </w:pPr>
      <w:r w:rsidRPr="00365D26">
        <w:rPr>
          <w:rFonts w:ascii="Times New Roman" w:hAnsi="Times New Roman"/>
          <w:b/>
        </w:rPr>
        <w:t>Kiểm tra bài cũ:</w:t>
      </w:r>
    </w:p>
    <w:p w:rsidR="0087588B" w:rsidRPr="00365D26" w:rsidRDefault="0087588B" w:rsidP="0087588B">
      <w:pPr>
        <w:rPr>
          <w:rFonts w:ascii="Times New Roman" w:hAnsi="Times New Roman"/>
          <w:b/>
          <w:bCs/>
        </w:rPr>
      </w:pPr>
      <w:r w:rsidRPr="00365D26">
        <w:rPr>
          <w:rFonts w:ascii="Times New Roman" w:hAnsi="Times New Roman"/>
        </w:rPr>
        <w:t xml:space="preserve">    ? Hãy phân biệt từ ngữ địa phương và biệt ngữ xã hội? Trình bày bài tập 4 sgk/ 59</w:t>
      </w:r>
    </w:p>
    <w:p w:rsidR="0087588B" w:rsidRPr="00365D26" w:rsidRDefault="0087588B" w:rsidP="0087588B">
      <w:pPr>
        <w:rPr>
          <w:rFonts w:ascii="Times New Roman" w:hAnsi="Times New Roman"/>
          <w:b/>
        </w:rPr>
      </w:pPr>
      <w:r w:rsidRPr="00365D26">
        <w:rPr>
          <w:rFonts w:ascii="Times New Roman" w:hAnsi="Times New Roman"/>
        </w:rPr>
        <w:t xml:space="preserve">   </w:t>
      </w:r>
      <w:r>
        <w:rPr>
          <w:rFonts w:ascii="Times New Roman" w:hAnsi="Times New Roman"/>
          <w:b/>
        </w:rPr>
        <w:tab/>
      </w:r>
      <w:r w:rsidRPr="00365D26">
        <w:rPr>
          <w:rFonts w:ascii="Times New Roman" w:hAnsi="Times New Roman"/>
          <w:b/>
        </w:rPr>
        <w:t>Giới thiệu và dạy bài học mới:</w:t>
      </w:r>
    </w:p>
    <w:p w:rsidR="0087588B" w:rsidRPr="00365D26" w:rsidRDefault="0087588B" w:rsidP="0087588B">
      <w:pPr>
        <w:rPr>
          <w:rFonts w:ascii="Times New Roman" w:hAnsi="Times New Roman"/>
        </w:rPr>
      </w:pPr>
      <w:r w:rsidRPr="00365D26">
        <w:rPr>
          <w:rFonts w:ascii="Times New Roman" w:hAnsi="Times New Roman"/>
        </w:rPr>
        <w:t xml:space="preserve">       Người Việt Nam trong lời nói hằng ngày thường dùng một số từ ngữ để nhấn mạnh biểu thị sắc thái ý nghĩa lớp từ đó có cấu tạo và chức năng ra sao chúng ta cùng </w:t>
      </w:r>
      <w:r>
        <w:rPr>
          <w:rFonts w:ascii="Times New Roman" w:hAnsi="Times New Roman"/>
        </w:rPr>
        <w:t>tìm hiểu trong bài học hôm nay.</w:t>
      </w:r>
    </w:p>
    <w:p w:rsidR="0087588B" w:rsidRPr="00365D26" w:rsidRDefault="0087588B" w:rsidP="0087588B">
      <w:pPr>
        <w:tabs>
          <w:tab w:val="left" w:pos="60"/>
        </w:tabs>
        <w:jc w:val="both"/>
        <w:rPr>
          <w:rFonts w:ascii="Times New Roman" w:hAnsi="Times New Roman"/>
          <w:szCs w:val="28"/>
        </w:rPr>
      </w:pPr>
      <w:r>
        <w:rPr>
          <w:rFonts w:ascii="Times New Roman" w:hAnsi="Times New Roman"/>
          <w:b/>
          <w:szCs w:val="28"/>
        </w:rPr>
        <w:t>HOẠT ĐỘNG 2</w:t>
      </w:r>
      <w:r w:rsidRPr="00365D26">
        <w:rPr>
          <w:rFonts w:ascii="Times New Roman" w:hAnsi="Times New Roman"/>
          <w:b/>
          <w:szCs w:val="28"/>
        </w:rPr>
        <w:t xml:space="preserve">: </w:t>
      </w:r>
      <w:r>
        <w:rPr>
          <w:rFonts w:ascii="Times New Roman" w:hAnsi="Times New Roman"/>
          <w:szCs w:val="28"/>
        </w:rPr>
        <w:t>Hướng dẫn học sinh tì</w:t>
      </w:r>
      <w:r w:rsidRPr="00365D26">
        <w:rPr>
          <w:rFonts w:ascii="Times New Roman" w:hAnsi="Times New Roman"/>
          <w:szCs w:val="28"/>
        </w:rPr>
        <w:t>m hiểu về trợ từ.</w:t>
      </w:r>
    </w:p>
    <w:p w:rsidR="0087588B" w:rsidRPr="00365D26" w:rsidRDefault="0087588B" w:rsidP="0087588B">
      <w:pPr>
        <w:tabs>
          <w:tab w:val="left" w:pos="60"/>
        </w:tabs>
        <w:jc w:val="both"/>
        <w:rPr>
          <w:rFonts w:ascii="Times New Roman" w:hAnsi="Times New Roman"/>
          <w:szCs w:val="28"/>
        </w:rPr>
      </w:pPr>
      <w:r>
        <w:rPr>
          <w:rFonts w:ascii="Times New Roman" w:hAnsi="Times New Roman"/>
          <w:b/>
          <w:szCs w:val="28"/>
        </w:rPr>
        <w:t>+ Mục tiê</w:t>
      </w:r>
      <w:r w:rsidRPr="00365D26">
        <w:rPr>
          <w:rFonts w:ascii="Times New Roman" w:hAnsi="Times New Roman"/>
          <w:b/>
          <w:szCs w:val="28"/>
        </w:rPr>
        <w:t xml:space="preserve">u: </w:t>
      </w:r>
      <w:r>
        <w:rPr>
          <w:rFonts w:ascii="Times New Roman" w:hAnsi="Times New Roman"/>
          <w:szCs w:val="28"/>
        </w:rPr>
        <w:t>Hình thành khá</w:t>
      </w:r>
      <w:r w:rsidRPr="00365D26">
        <w:rPr>
          <w:rFonts w:ascii="Times New Roman" w:hAnsi="Times New Roman"/>
          <w:szCs w:val="28"/>
        </w:rPr>
        <w:t>i niệm về trợ từ</w:t>
      </w:r>
    </w:p>
    <w:p w:rsidR="0087588B" w:rsidRPr="00365D26" w:rsidRDefault="0087588B" w:rsidP="0087588B">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87588B" w:rsidRPr="00365D26" w:rsidRDefault="0087588B" w:rsidP="0087588B">
      <w:pPr>
        <w:tabs>
          <w:tab w:val="left" w:pos="60"/>
        </w:tabs>
        <w:jc w:val="both"/>
        <w:rPr>
          <w:rFonts w:ascii="Times New Roman" w:hAnsi="Times New Roman"/>
          <w:szCs w:val="28"/>
        </w:rPr>
      </w:pPr>
      <w:r>
        <w:rPr>
          <w:rFonts w:ascii="Times New Roman" w:hAnsi="Times New Roman"/>
          <w:b/>
          <w:szCs w:val="28"/>
        </w:rPr>
        <w:t>+ Hì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87588B" w:rsidRPr="00365D26" w:rsidRDefault="0087588B" w:rsidP="0087588B">
      <w:pPr>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7 phú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92"/>
        <w:gridCol w:w="3192"/>
        <w:gridCol w:w="380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 GV yêu cầu h/s đọc bài tập sgk- 69</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Nghĩa của các câu có gì khác nhau?</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Từ </w:t>
            </w:r>
            <w:r w:rsidRPr="00365D26">
              <w:rPr>
                <w:rFonts w:ascii="Times New Roman" w:hAnsi="Times New Roman"/>
                <w:b/>
                <w:iCs/>
              </w:rPr>
              <w:t>những</w:t>
            </w:r>
            <w:r w:rsidRPr="00365D26">
              <w:rPr>
                <w:rFonts w:ascii="Times New Roman" w:hAnsi="Times New Roman"/>
                <w:b/>
                <w:i/>
                <w:iCs/>
              </w:rPr>
              <w:t xml:space="preserve">, </w:t>
            </w:r>
            <w:r w:rsidRPr="00365D26">
              <w:rPr>
                <w:rFonts w:ascii="Times New Roman" w:hAnsi="Times New Roman"/>
                <w:b/>
                <w:i/>
              </w:rPr>
              <w:t>có ở câu b, c đi kèm với từ ngữ nào trong câu và nó biểu thị thái độ gì của người nói đối với sự việc?</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GV cho HS quan sát VD:</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ml:space="preserve">? Từ </w:t>
            </w:r>
            <w:r w:rsidRPr="00365D26">
              <w:rPr>
                <w:rFonts w:ascii="Times New Roman" w:hAnsi="Times New Roman"/>
                <w:b/>
              </w:rPr>
              <w:t>chính</w:t>
            </w:r>
            <w:r w:rsidRPr="00365D26">
              <w:rPr>
                <w:rFonts w:ascii="Times New Roman" w:hAnsi="Times New Roman"/>
                <w:b/>
                <w:i/>
              </w:rPr>
              <w:t xml:space="preserve"> được thêm vào câu nhằm mục đích gì?</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 xml:space="preserve"> GV Khái quát các từ như: </w:t>
            </w:r>
            <w:r w:rsidRPr="00365D26">
              <w:rPr>
                <w:rFonts w:ascii="Times New Roman" w:hAnsi="Times New Roman"/>
                <w:b/>
              </w:rPr>
              <w:t>Những , có , chính</w:t>
            </w:r>
            <w:r w:rsidRPr="00365D26">
              <w:rPr>
                <w:rFonts w:ascii="Times New Roman" w:hAnsi="Times New Roman"/>
              </w:rPr>
              <w:t xml:space="preserve"> được gọi là trợ từ.</w:t>
            </w:r>
          </w:p>
          <w:p w:rsidR="0087588B" w:rsidRPr="00365D26" w:rsidRDefault="0087588B" w:rsidP="003B3DBD">
            <w:pPr>
              <w:spacing w:before="120" w:after="120"/>
              <w:jc w:val="both"/>
              <w:rPr>
                <w:rFonts w:ascii="Times New Roman" w:hAnsi="Times New Roman"/>
              </w:rPr>
            </w:pPr>
            <w:r w:rsidRPr="00365D26">
              <w:rPr>
                <w:rFonts w:ascii="Times New Roman" w:hAnsi="Times New Roman"/>
                <w:b/>
                <w:i/>
              </w:rPr>
              <w:t>? Thế nào là trợ từ?</w:t>
            </w:r>
            <w:r w:rsidRPr="00365D26">
              <w:rPr>
                <w:rFonts w:ascii="Times New Roman" w:hAnsi="Times New Roman"/>
                <w:b/>
                <w:i/>
              </w:rPr>
              <w:br/>
            </w:r>
            <w:r w:rsidRPr="00365D26">
              <w:rPr>
                <w:rFonts w:ascii="Times New Roman" w:hAnsi="Times New Roman"/>
              </w:rPr>
              <w:t xml:space="preserve">GV cho hs làm bài tập vận dụng: </w:t>
            </w:r>
          </w:p>
          <w:p w:rsidR="0087588B" w:rsidRPr="00365D26" w:rsidRDefault="0087588B" w:rsidP="003B3DBD">
            <w:pPr>
              <w:spacing w:before="120" w:after="120"/>
              <w:jc w:val="both"/>
              <w:rPr>
                <w:rFonts w:ascii="Times New Roman" w:hAnsi="Times New Roman"/>
                <w:b/>
                <w:i/>
                <w:lang w:val="nl-NL"/>
              </w:rPr>
            </w:pPr>
            <w:r w:rsidRPr="00365D26">
              <w:rPr>
                <w:rFonts w:ascii="Times New Roman" w:hAnsi="Times New Roman"/>
                <w:b/>
                <w:i/>
                <w:lang w:val="nl-NL"/>
              </w:rPr>
              <w:t>? Xác định trợ từ trong câu sau ? Nêu ý nghĩa của nó?</w:t>
            </w: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GV nhận xét ý đúng.</w:t>
            </w:r>
          </w:p>
          <w:p w:rsidR="0087588B" w:rsidRPr="003435B6" w:rsidRDefault="0087588B" w:rsidP="003B3DBD">
            <w:pPr>
              <w:spacing w:after="120" w:line="480" w:lineRule="auto"/>
              <w:jc w:val="both"/>
              <w:rPr>
                <w:rFonts w:ascii="Times New Roman" w:hAnsi="Times New Roman"/>
                <w:lang w:val="nl-NL"/>
              </w:rPr>
            </w:pPr>
            <w:r>
              <w:rPr>
                <w:rFonts w:ascii="Times New Roman" w:hAnsi="Times New Roman"/>
                <w:lang w:val="nl-NL"/>
              </w:rPr>
              <w:t>GVKQ chuyển ý.</w:t>
            </w:r>
          </w:p>
        </w:tc>
        <w:tc>
          <w:tcPr>
            <w:tcW w:w="3192" w:type="dxa"/>
          </w:tcPr>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HS đọc VD.</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Trả lời độc lập</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Trả lời độc lập</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HS  quan sát vd bảng phụ.</w:t>
            </w:r>
          </w:p>
          <w:p w:rsidR="0087588B" w:rsidRPr="00365D26" w:rsidRDefault="0087588B" w:rsidP="003B3DBD">
            <w:pPr>
              <w:spacing w:before="120" w:after="120"/>
              <w:ind w:left="1080"/>
              <w:rPr>
                <w:rFonts w:ascii="Times New Roman" w:hAnsi="Times New Roman"/>
              </w:rPr>
            </w:pPr>
          </w:p>
          <w:p w:rsidR="0087588B" w:rsidRPr="00365D26" w:rsidRDefault="0087588B" w:rsidP="003B3DBD">
            <w:pPr>
              <w:spacing w:before="120" w:after="120"/>
              <w:ind w:left="108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Suy nghĩ trả lời.</w:t>
            </w:r>
          </w:p>
          <w:p w:rsidR="0087588B" w:rsidRPr="00365D26" w:rsidRDefault="0087588B" w:rsidP="003B3DBD">
            <w:pPr>
              <w:spacing w:before="120" w:after="120"/>
              <w:rPr>
                <w:rFonts w:ascii="Times New Roman" w:hAnsi="Times New Roman"/>
              </w:rPr>
            </w:pPr>
            <w:r w:rsidRPr="00365D26">
              <w:rPr>
                <w:rFonts w:ascii="Times New Roman" w:hAnsi="Times New Roman"/>
              </w:rPr>
              <w:t>- HS khái quát .</w:t>
            </w:r>
          </w:p>
          <w:p w:rsidR="0087588B" w:rsidRPr="00365D26" w:rsidRDefault="0087588B" w:rsidP="003B3DBD">
            <w:pPr>
              <w:spacing w:before="120" w:after="120"/>
              <w:rPr>
                <w:rFonts w:ascii="Times New Roman" w:hAnsi="Times New Roman"/>
              </w:rPr>
            </w:pPr>
            <w:r w:rsidRPr="00365D26">
              <w:rPr>
                <w:rFonts w:ascii="Times New Roman" w:hAnsi="Times New Roman"/>
              </w:rPr>
              <w:t>- HS đọc ghi nhớ.</w:t>
            </w:r>
          </w:p>
          <w:p w:rsidR="0087588B" w:rsidRPr="00365D26" w:rsidRDefault="0087588B" w:rsidP="003B3DBD">
            <w:pPr>
              <w:spacing w:before="120" w:after="120"/>
              <w:ind w:left="1080"/>
              <w:rPr>
                <w:rFonts w:ascii="Times New Roman" w:hAnsi="Times New Roman"/>
              </w:rPr>
            </w:pPr>
          </w:p>
          <w:p w:rsidR="0087588B" w:rsidRPr="00365D26" w:rsidRDefault="0087588B" w:rsidP="003B3DBD">
            <w:pPr>
              <w:tabs>
                <w:tab w:val="left" w:pos="2838"/>
              </w:tabs>
              <w:rPr>
                <w:rFonts w:ascii="Times New Roman" w:hAnsi="Times New Roman"/>
              </w:rPr>
            </w:pPr>
            <w:r w:rsidRPr="00365D26">
              <w:rPr>
                <w:rFonts w:ascii="Times New Roman" w:hAnsi="Times New Roman"/>
              </w:rPr>
              <w:t>- Làm bài tập</w:t>
            </w:r>
          </w:p>
        </w:tc>
        <w:tc>
          <w:tcPr>
            <w:tcW w:w="3804" w:type="dxa"/>
          </w:tcPr>
          <w:p w:rsidR="0087588B" w:rsidRPr="00365D26" w:rsidRDefault="0087588B" w:rsidP="003B3DBD">
            <w:pPr>
              <w:jc w:val="both"/>
              <w:rPr>
                <w:rFonts w:ascii="Times New Roman" w:hAnsi="Times New Roman"/>
                <w:b/>
                <w:i/>
                <w:u w:val="single"/>
              </w:rPr>
            </w:pPr>
            <w:r w:rsidRPr="00365D26">
              <w:rPr>
                <w:rFonts w:ascii="Times New Roman" w:hAnsi="Times New Roman"/>
                <w:b/>
                <w:i/>
                <w:u w:val="single"/>
              </w:rPr>
              <w:lastRenderedPageBreak/>
              <w:t>I. Trợ từ</w:t>
            </w:r>
          </w:p>
          <w:p w:rsidR="0087588B" w:rsidRPr="00365D26" w:rsidRDefault="0087588B" w:rsidP="003B3DBD">
            <w:pPr>
              <w:jc w:val="both"/>
              <w:rPr>
                <w:rFonts w:ascii="Times New Roman" w:hAnsi="Times New Roman"/>
                <w:b/>
                <w:u w:val="single"/>
              </w:rPr>
            </w:pPr>
            <w:r w:rsidRPr="00365D26">
              <w:rPr>
                <w:rFonts w:ascii="Times New Roman" w:hAnsi="Times New Roman"/>
                <w:b/>
                <w:u w:val="single"/>
              </w:rPr>
              <w:t>1. Bài tập:</w:t>
            </w:r>
          </w:p>
          <w:p w:rsidR="0087588B" w:rsidRPr="00365D26" w:rsidRDefault="0087588B" w:rsidP="003B3DBD">
            <w:pPr>
              <w:jc w:val="both"/>
              <w:rPr>
                <w:rFonts w:ascii="Times New Roman" w:hAnsi="Times New Roman"/>
              </w:rPr>
            </w:pPr>
            <w:r w:rsidRPr="00365D26">
              <w:rPr>
                <w:rFonts w:ascii="Times New Roman" w:hAnsi="Times New Roman"/>
              </w:rPr>
              <w:t>a. Nó ăn hai bát cơm.</w:t>
            </w:r>
          </w:p>
          <w:p w:rsidR="0087588B" w:rsidRPr="00365D26" w:rsidRDefault="0087588B" w:rsidP="003B3DBD">
            <w:pPr>
              <w:jc w:val="both"/>
              <w:rPr>
                <w:rFonts w:ascii="Times New Roman" w:hAnsi="Times New Roman"/>
              </w:rPr>
            </w:pPr>
            <w:r w:rsidRPr="00365D26">
              <w:rPr>
                <w:rFonts w:ascii="Times New Roman" w:hAnsi="Times New Roman"/>
              </w:rPr>
              <w:t>b. Nó ăn những hai bát cơm.</w:t>
            </w:r>
          </w:p>
          <w:p w:rsidR="0087588B" w:rsidRPr="00365D26" w:rsidRDefault="0087588B" w:rsidP="003B3DBD">
            <w:pPr>
              <w:jc w:val="both"/>
              <w:rPr>
                <w:rFonts w:ascii="Times New Roman" w:hAnsi="Times New Roman"/>
              </w:rPr>
            </w:pPr>
            <w:r w:rsidRPr="00365D26">
              <w:rPr>
                <w:rFonts w:ascii="Times New Roman" w:hAnsi="Times New Roman"/>
              </w:rPr>
              <w:t>c. Nó ăn có hai bát cơm.</w:t>
            </w:r>
          </w:p>
          <w:p w:rsidR="0087588B" w:rsidRPr="00365D26" w:rsidRDefault="0087588B" w:rsidP="003B3DBD">
            <w:pPr>
              <w:jc w:val="both"/>
              <w:rPr>
                <w:rFonts w:ascii="Times New Roman" w:hAnsi="Times New Roman"/>
                <w:b/>
                <w:lang w:val="nl-NL"/>
              </w:rPr>
            </w:pPr>
            <w:r w:rsidRPr="00365D26">
              <w:rPr>
                <w:rFonts w:ascii="Times New Roman" w:hAnsi="Times New Roman"/>
                <w:b/>
                <w:lang w:val="nl-NL"/>
              </w:rPr>
              <w:t>* Nghĩa của các câu:</w:t>
            </w:r>
          </w:p>
          <w:p w:rsidR="0087588B" w:rsidRPr="00365D26" w:rsidRDefault="0087588B" w:rsidP="003B3DBD">
            <w:pPr>
              <w:jc w:val="both"/>
              <w:rPr>
                <w:rFonts w:ascii="Times New Roman" w:hAnsi="Times New Roman"/>
              </w:rPr>
            </w:pPr>
            <w:r w:rsidRPr="00365D26">
              <w:rPr>
                <w:rFonts w:ascii="Times New Roman" w:hAnsi="Times New Roman"/>
              </w:rPr>
              <w:t>- Câu a: Nghĩa bình thường.</w:t>
            </w:r>
          </w:p>
          <w:p w:rsidR="0087588B" w:rsidRPr="00365D26" w:rsidRDefault="0087588B" w:rsidP="003B3DBD">
            <w:pPr>
              <w:jc w:val="both"/>
              <w:rPr>
                <w:rFonts w:ascii="Times New Roman" w:hAnsi="Times New Roman"/>
              </w:rPr>
            </w:pPr>
            <w:r w:rsidRPr="00365D26">
              <w:rPr>
                <w:rFonts w:ascii="Times New Roman" w:hAnsi="Times New Roman"/>
              </w:rPr>
              <w:t>- Câu b: Nhấn mạnh ý: ăn nhiều so với bình thường.</w:t>
            </w:r>
          </w:p>
          <w:p w:rsidR="0087588B" w:rsidRPr="00365D26" w:rsidRDefault="0087588B" w:rsidP="003B3DBD">
            <w:pPr>
              <w:jc w:val="both"/>
              <w:rPr>
                <w:rFonts w:ascii="Times New Roman" w:hAnsi="Times New Roman"/>
              </w:rPr>
            </w:pPr>
            <w:r w:rsidRPr="00365D26">
              <w:rPr>
                <w:rFonts w:ascii="Times New Roman" w:hAnsi="Times New Roman"/>
              </w:rPr>
              <w:t>- Câu c: Nhấn mạnh ý ăn ít so với bình thường.</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xml:space="preserve">- Từ </w:t>
            </w:r>
            <w:r w:rsidRPr="00365D26">
              <w:rPr>
                <w:rFonts w:ascii="Times New Roman" w:hAnsi="Times New Roman"/>
                <w:b/>
              </w:rPr>
              <w:t>những</w:t>
            </w:r>
            <w:r w:rsidRPr="00365D26">
              <w:rPr>
                <w:rFonts w:ascii="Times New Roman" w:hAnsi="Times New Roman"/>
              </w:rPr>
              <w:t>,  có đi kèm với các từ hai bát cơm đằng sau nó. Biểu thị thái độ nhấn mạnh, đánh giá của người nói đối với sự việc nói trong câu là nó ăn hai bát cơm.</w:t>
            </w:r>
          </w:p>
          <w:p w:rsidR="0087588B" w:rsidRPr="00365D26" w:rsidRDefault="0087588B" w:rsidP="003B3DBD">
            <w:pPr>
              <w:jc w:val="both"/>
              <w:rPr>
                <w:rFonts w:ascii="Times New Roman" w:hAnsi="Times New Roman"/>
                <w:b/>
              </w:rPr>
            </w:pPr>
            <w:r w:rsidRPr="00365D26">
              <w:rPr>
                <w:rFonts w:ascii="Times New Roman" w:hAnsi="Times New Roman"/>
                <w:b/>
              </w:rPr>
              <w:t>* Ví dụ:</w:t>
            </w:r>
          </w:p>
          <w:p w:rsidR="0087588B" w:rsidRPr="00365D26" w:rsidRDefault="0087588B" w:rsidP="003B3DBD">
            <w:pPr>
              <w:jc w:val="both"/>
              <w:rPr>
                <w:rFonts w:ascii="Times New Roman" w:hAnsi="Times New Roman"/>
              </w:rPr>
            </w:pPr>
            <w:r w:rsidRPr="00365D26">
              <w:rPr>
                <w:rFonts w:ascii="Times New Roman" w:hAnsi="Times New Roman"/>
              </w:rPr>
              <w:t>- Thầy hiệu trưởng tặng tôi quyển sách này.</w:t>
            </w:r>
          </w:p>
          <w:p w:rsidR="0087588B" w:rsidRPr="00365D26" w:rsidRDefault="0087588B" w:rsidP="003B3DBD">
            <w:pPr>
              <w:jc w:val="both"/>
              <w:rPr>
                <w:rFonts w:ascii="Times New Roman" w:hAnsi="Times New Roman"/>
              </w:rPr>
            </w:pPr>
            <w:r w:rsidRPr="00365D26">
              <w:rPr>
                <w:rFonts w:ascii="Times New Roman" w:hAnsi="Times New Roman"/>
              </w:rPr>
              <w:t>-Chính thầy hiệu trưởng tặng tôi quyển sách này.</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xml:space="preserve">- Từ </w:t>
            </w:r>
            <w:r w:rsidRPr="00365D26">
              <w:rPr>
                <w:rFonts w:ascii="Times New Roman" w:hAnsi="Times New Roman"/>
                <w:b/>
              </w:rPr>
              <w:t xml:space="preserve">chính </w:t>
            </w:r>
            <w:r w:rsidRPr="00365D26">
              <w:rPr>
                <w:rFonts w:ascii="Times New Roman" w:hAnsi="Times New Roman"/>
              </w:rPr>
              <w:t>thêm vào câu để nhấn mạnh người tặng, bộc lộ sự tự hào được thầy hiệu trưởng tặng sách.</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u w:val="single"/>
              </w:rPr>
            </w:pPr>
            <w:r w:rsidRPr="00365D26">
              <w:rPr>
                <w:rFonts w:ascii="Times New Roman" w:hAnsi="Times New Roman"/>
                <w:b/>
                <w:u w:val="single"/>
              </w:rPr>
              <w:t>2. Ghi nhớ</w:t>
            </w:r>
            <w:r w:rsidRPr="00365D26">
              <w:rPr>
                <w:rFonts w:ascii="Times New Roman" w:hAnsi="Times New Roman"/>
                <w:u w:val="single"/>
              </w:rPr>
              <w:t>: SGK – 69.</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b/>
              </w:rPr>
            </w:pPr>
            <w:r w:rsidRPr="00365D26">
              <w:rPr>
                <w:rFonts w:ascii="Times New Roman" w:hAnsi="Times New Roman"/>
                <w:b/>
              </w:rPr>
              <w:t>* Bài tập vận dụng:</w:t>
            </w:r>
          </w:p>
          <w:p w:rsidR="0087588B" w:rsidRPr="00365D26" w:rsidRDefault="0087588B" w:rsidP="003B3DBD">
            <w:pPr>
              <w:jc w:val="both"/>
              <w:rPr>
                <w:rFonts w:ascii="Times New Roman" w:hAnsi="Times New Roman"/>
              </w:rPr>
            </w:pPr>
            <w:r w:rsidRPr="00365D26">
              <w:rPr>
                <w:rFonts w:ascii="Times New Roman" w:hAnsi="Times New Roman"/>
              </w:rPr>
              <w:t>- Tôi không biết đến việc này.</w:t>
            </w:r>
          </w:p>
          <w:p w:rsidR="0087588B" w:rsidRPr="00365D26" w:rsidRDefault="0087588B" w:rsidP="003B3DBD">
            <w:pPr>
              <w:jc w:val="both"/>
              <w:rPr>
                <w:rFonts w:ascii="Times New Roman" w:hAnsi="Times New Roman"/>
              </w:rPr>
            </w:pPr>
            <w:r w:rsidRPr="00365D26">
              <w:rPr>
                <w:rFonts w:ascii="Times New Roman" w:hAnsi="Times New Roman"/>
              </w:rPr>
              <w:t>- Ngay tôi cũng không hề biết đến việc này.</w:t>
            </w:r>
          </w:p>
          <w:p w:rsidR="0087588B" w:rsidRPr="00365D26" w:rsidRDefault="0087588B" w:rsidP="003B3DBD">
            <w:pPr>
              <w:jc w:val="both"/>
              <w:rPr>
                <w:rFonts w:ascii="Times New Roman" w:hAnsi="Times New Roman"/>
              </w:rPr>
            </w:pPr>
            <w:r w:rsidRPr="00365D26">
              <w:rPr>
                <w:rFonts w:ascii="Times New Roman" w:hAnsi="Times New Roman"/>
              </w:rPr>
              <w:t xml:space="preserve">- Trợ từ </w:t>
            </w:r>
            <w:r w:rsidRPr="00365D26">
              <w:rPr>
                <w:rFonts w:ascii="Times New Roman" w:hAnsi="Times New Roman"/>
                <w:b/>
              </w:rPr>
              <w:t>ngay</w:t>
            </w:r>
            <w:r w:rsidRPr="00365D26">
              <w:rPr>
                <w:rFonts w:ascii="Times New Roman" w:hAnsi="Times New Roman"/>
              </w:rPr>
              <w:t xml:space="preserve"> nhấn mạnh ý gần gũi, người đáng ra phải biết, biểu thị thái độ oán trách ai đó không cho mình biết việc đó.</w:t>
            </w:r>
          </w:p>
          <w:p w:rsidR="0087588B" w:rsidRPr="00365D26" w:rsidRDefault="0087588B" w:rsidP="003B3DBD">
            <w:pPr>
              <w:tabs>
                <w:tab w:val="left" w:pos="2838"/>
              </w:tabs>
              <w:rPr>
                <w:rFonts w:ascii="Times New Roman" w:hAnsi="Times New Roman"/>
              </w:rPr>
            </w:pPr>
          </w:p>
        </w:tc>
      </w:tr>
    </w:tbl>
    <w:p w:rsidR="0087588B" w:rsidRPr="00365D26" w:rsidRDefault="0087588B" w:rsidP="0087588B">
      <w:pPr>
        <w:tabs>
          <w:tab w:val="left" w:pos="60"/>
        </w:tabs>
        <w:jc w:val="both"/>
        <w:rPr>
          <w:rFonts w:ascii="Times New Roman" w:hAnsi="Times New Roman"/>
          <w:b/>
          <w:szCs w:val="28"/>
        </w:rPr>
      </w:pPr>
    </w:p>
    <w:p w:rsidR="0087588B" w:rsidRPr="00365D26" w:rsidRDefault="0087588B" w:rsidP="0087588B">
      <w:pPr>
        <w:tabs>
          <w:tab w:val="left" w:pos="60"/>
        </w:tabs>
        <w:spacing w:line="276" w:lineRule="auto"/>
        <w:jc w:val="both"/>
        <w:rPr>
          <w:rFonts w:ascii="Times New Roman" w:hAnsi="Times New Roman"/>
          <w:szCs w:val="28"/>
        </w:rPr>
      </w:pPr>
      <w:r w:rsidRPr="00365D26">
        <w:rPr>
          <w:rFonts w:ascii="Times New Roman" w:hAnsi="Times New Roman"/>
          <w:b/>
          <w:szCs w:val="28"/>
        </w:rPr>
        <w:t xml:space="preserve">HOẠT ĐỘNG 2: </w:t>
      </w:r>
      <w:r>
        <w:rPr>
          <w:rFonts w:ascii="Times New Roman" w:hAnsi="Times New Roman"/>
          <w:szCs w:val="28"/>
        </w:rPr>
        <w:t>Hướng dẫn học sinh tìm hiểu về thá</w:t>
      </w:r>
      <w:r w:rsidRPr="00365D26">
        <w:rPr>
          <w:rFonts w:ascii="Times New Roman" w:hAnsi="Times New Roman"/>
          <w:szCs w:val="28"/>
        </w:rPr>
        <w:t>n từ.</w:t>
      </w:r>
    </w:p>
    <w:p w:rsidR="0087588B" w:rsidRPr="00365D26" w:rsidRDefault="0087588B" w:rsidP="0087588B">
      <w:pPr>
        <w:tabs>
          <w:tab w:val="left" w:pos="60"/>
        </w:tabs>
        <w:spacing w:line="276" w:lineRule="auto"/>
        <w:jc w:val="both"/>
        <w:rPr>
          <w:rFonts w:ascii="Times New Roman" w:hAnsi="Times New Roman"/>
          <w:szCs w:val="28"/>
        </w:rPr>
      </w:pPr>
      <w:r>
        <w:rPr>
          <w:rFonts w:ascii="Times New Roman" w:hAnsi="Times New Roman"/>
          <w:b/>
          <w:szCs w:val="28"/>
        </w:rPr>
        <w:t>+ Mục tiê</w:t>
      </w:r>
      <w:r w:rsidRPr="00365D26">
        <w:rPr>
          <w:rFonts w:ascii="Times New Roman" w:hAnsi="Times New Roman"/>
          <w:b/>
          <w:szCs w:val="28"/>
        </w:rPr>
        <w:t xml:space="preserve">u: </w:t>
      </w:r>
      <w:r>
        <w:rPr>
          <w:rFonts w:ascii="Times New Roman" w:hAnsi="Times New Roman"/>
          <w:szCs w:val="28"/>
        </w:rPr>
        <w:t>Hình thành khỏi niệm về thá</w:t>
      </w:r>
      <w:r w:rsidRPr="00365D26">
        <w:rPr>
          <w:rFonts w:ascii="Times New Roman" w:hAnsi="Times New Roman"/>
          <w:szCs w:val="28"/>
        </w:rPr>
        <w:t>n từ.</w:t>
      </w:r>
    </w:p>
    <w:p w:rsidR="0087588B" w:rsidRPr="00365D26" w:rsidRDefault="0087588B" w:rsidP="0087588B">
      <w:pPr>
        <w:tabs>
          <w:tab w:val="left" w:pos="60"/>
        </w:tabs>
        <w:spacing w:line="276" w:lineRule="auto"/>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87588B" w:rsidRPr="00365D26" w:rsidRDefault="0087588B" w:rsidP="0087588B">
      <w:pPr>
        <w:tabs>
          <w:tab w:val="left" w:pos="60"/>
        </w:tabs>
        <w:spacing w:line="276" w:lineRule="auto"/>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87588B" w:rsidRPr="003435B6" w:rsidRDefault="0087588B" w:rsidP="0087588B">
      <w:pPr>
        <w:spacing w:line="276" w:lineRule="auto"/>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7 phút</w:t>
      </w:r>
    </w:p>
    <w:tbl>
      <w:tblPr>
        <w:tblStyle w:val="TableGrid3"/>
        <w:tblW w:w="10188" w:type="dxa"/>
        <w:tblLook w:val="04A0" w:firstRow="1" w:lastRow="0" w:firstColumn="1" w:lastColumn="0" w:noHBand="0" w:noVBand="1"/>
      </w:tblPr>
      <w:tblGrid>
        <w:gridCol w:w="3192"/>
        <w:gridCol w:w="3192"/>
        <w:gridCol w:w="380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GV cho hs đọc các VD sgk – 69.</w:t>
            </w:r>
          </w:p>
          <w:p w:rsidR="0087588B" w:rsidRPr="00365D26" w:rsidRDefault="0087588B" w:rsidP="003B3DBD">
            <w:pPr>
              <w:spacing w:before="120" w:after="120"/>
              <w:jc w:val="both"/>
              <w:rPr>
                <w:rFonts w:ascii="Times New Roman" w:hAnsi="Times New Roman"/>
                <w:b/>
                <w:i/>
                <w:lang w:val="nl-NL"/>
              </w:rPr>
            </w:pPr>
            <w:r w:rsidRPr="00365D26">
              <w:rPr>
                <w:rFonts w:ascii="Times New Roman" w:hAnsi="Times New Roman"/>
                <w:b/>
                <w:i/>
                <w:lang w:val="nl-NL"/>
              </w:rPr>
              <w:t>? Các từ này, ạ, vâng trong ví dụ biểu thị điều gì?</w:t>
            </w: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GV phát phiếu học tập.</w:t>
            </w:r>
          </w:p>
          <w:p w:rsidR="0087588B" w:rsidRPr="00365D26" w:rsidRDefault="0087588B" w:rsidP="003B3DBD">
            <w:pPr>
              <w:spacing w:before="120" w:after="120"/>
              <w:jc w:val="both"/>
              <w:rPr>
                <w:rFonts w:ascii="Times New Roman" w:hAnsi="Times New Roman"/>
                <w:b/>
                <w:i/>
                <w:lang w:val="nl-NL"/>
              </w:rPr>
            </w:pPr>
            <w:r w:rsidRPr="00365D26">
              <w:rPr>
                <w:rFonts w:ascii="Times New Roman" w:hAnsi="Times New Roman"/>
                <w:b/>
                <w:i/>
                <w:lang w:val="nl-NL"/>
              </w:rPr>
              <w:t xml:space="preserve">? Nhận xét cách dùng từ </w:t>
            </w:r>
            <w:r w:rsidRPr="00365D26">
              <w:rPr>
                <w:rFonts w:ascii="Times New Roman" w:hAnsi="Times New Roman"/>
                <w:b/>
                <w:lang w:val="nl-NL"/>
              </w:rPr>
              <w:t>này, ạ, vâng</w:t>
            </w:r>
            <w:r w:rsidRPr="00365D26">
              <w:rPr>
                <w:rFonts w:ascii="Times New Roman" w:hAnsi="Times New Roman"/>
                <w:b/>
                <w:i/>
                <w:lang w:val="nl-NL"/>
              </w:rPr>
              <w:t xml:space="preserve"> qua cách lựa chọn những câu trả lời đúng?</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Qua tìm hiểu VD hãy cho biết thế nào là thán từ?</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Thán từ có thể chia làm mấy loại?</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r w:rsidRPr="00365D26">
              <w:rPr>
                <w:rFonts w:ascii="Times New Roman" w:hAnsi="Times New Roman"/>
              </w:rPr>
              <w:t>GVKQ toàn bài cho hs luyện tập.</w:t>
            </w:r>
          </w:p>
          <w:p w:rsidR="0087588B" w:rsidRPr="00365D26" w:rsidRDefault="0087588B" w:rsidP="003B3DBD">
            <w:pPr>
              <w:tabs>
                <w:tab w:val="left" w:pos="2838"/>
              </w:tabs>
              <w:rPr>
                <w:rFonts w:ascii="Times New Roman" w:hAnsi="Times New Roman"/>
              </w:rPr>
            </w:pPr>
          </w:p>
        </w:tc>
        <w:tc>
          <w:tcPr>
            <w:tcW w:w="3192" w:type="dxa"/>
          </w:tcPr>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HS đọc ví dụ.</w:t>
            </w:r>
          </w:p>
          <w:p w:rsidR="0087588B" w:rsidRPr="00365D26" w:rsidRDefault="0087588B" w:rsidP="003B3DBD">
            <w:pPr>
              <w:spacing w:before="120" w:after="120"/>
              <w:rPr>
                <w:rFonts w:ascii="Times New Roman" w:hAnsi="Times New Roman"/>
              </w:rPr>
            </w:pPr>
            <w:r w:rsidRPr="00365D26">
              <w:rPr>
                <w:rFonts w:ascii="Times New Roman" w:hAnsi="Times New Roman"/>
              </w:rPr>
              <w:t>Phân tích trả lời.</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xml:space="preserve">- Làm theo nhóm </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w:t>
            </w:r>
          </w:p>
          <w:p w:rsidR="0087588B" w:rsidRPr="00365D26" w:rsidRDefault="0087588B" w:rsidP="003B3DBD">
            <w:pPr>
              <w:spacing w:before="120" w:after="120"/>
              <w:rPr>
                <w:rFonts w:ascii="Times New Roman" w:hAnsi="Times New Roman"/>
              </w:rPr>
            </w:pPr>
            <w:r w:rsidRPr="00365D26">
              <w:rPr>
                <w:rFonts w:ascii="Times New Roman" w:hAnsi="Times New Roman"/>
              </w:rPr>
              <w:t xml:space="preserve">  Khái quát</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Trả lời độc lập</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HS đọc ghi nhớ</w:t>
            </w:r>
          </w:p>
        </w:tc>
        <w:tc>
          <w:tcPr>
            <w:tcW w:w="3804" w:type="dxa"/>
          </w:tcPr>
          <w:p w:rsidR="0087588B" w:rsidRPr="00365D26" w:rsidRDefault="0087588B" w:rsidP="003B3DBD">
            <w:pPr>
              <w:jc w:val="both"/>
              <w:rPr>
                <w:rFonts w:ascii="Times New Roman" w:hAnsi="Times New Roman"/>
                <w:b/>
                <w:i/>
                <w:u w:val="single"/>
              </w:rPr>
            </w:pPr>
            <w:r w:rsidRPr="00365D26">
              <w:rPr>
                <w:rFonts w:ascii="Times New Roman" w:hAnsi="Times New Roman"/>
                <w:b/>
                <w:i/>
                <w:u w:val="single"/>
              </w:rPr>
              <w:lastRenderedPageBreak/>
              <w:t>II. Thán từ</w:t>
            </w:r>
          </w:p>
          <w:p w:rsidR="0087588B" w:rsidRPr="00365D26" w:rsidRDefault="0087588B" w:rsidP="003B3DBD">
            <w:pPr>
              <w:jc w:val="both"/>
              <w:rPr>
                <w:rFonts w:ascii="Times New Roman" w:hAnsi="Times New Roman"/>
                <w:u w:val="single"/>
              </w:rPr>
            </w:pPr>
            <w:r w:rsidRPr="00365D26">
              <w:rPr>
                <w:rFonts w:ascii="Times New Roman" w:hAnsi="Times New Roman"/>
                <w:b/>
                <w:u w:val="single"/>
              </w:rPr>
              <w:t>1.Bài tập</w:t>
            </w:r>
            <w:r w:rsidRPr="00365D26">
              <w:rPr>
                <w:rFonts w:ascii="Times New Roman" w:hAnsi="Times New Roman"/>
                <w:u w:val="single"/>
              </w:rPr>
              <w:t>: SGK – 69</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Này: Tiếng thốt ra để gây ra sự chú ý của người đối thoại.</w:t>
            </w:r>
          </w:p>
          <w:p w:rsidR="0087588B" w:rsidRPr="00365D26" w:rsidRDefault="0087588B" w:rsidP="003B3DBD">
            <w:pPr>
              <w:jc w:val="both"/>
              <w:rPr>
                <w:rFonts w:ascii="Times New Roman" w:hAnsi="Times New Roman"/>
              </w:rPr>
            </w:pPr>
            <w:r w:rsidRPr="00365D26">
              <w:rPr>
                <w:rFonts w:ascii="Times New Roman" w:hAnsi="Times New Roman"/>
              </w:rPr>
              <w:t xml:space="preserve">- A: Tiếng thốt ra để biểu thị sự </w:t>
            </w:r>
            <w:r w:rsidRPr="00365D26">
              <w:rPr>
                <w:rFonts w:ascii="Times New Roman" w:hAnsi="Times New Roman"/>
              </w:rPr>
              <w:lastRenderedPageBreak/>
              <w:t>tức giận khi nhận ra một điều gì  đó không tốt.</w:t>
            </w:r>
          </w:p>
          <w:p w:rsidR="0087588B" w:rsidRPr="00365D26" w:rsidRDefault="0087588B" w:rsidP="003B3DBD">
            <w:pPr>
              <w:jc w:val="both"/>
              <w:rPr>
                <w:rFonts w:ascii="Times New Roman" w:hAnsi="Times New Roman"/>
              </w:rPr>
            </w:pPr>
            <w:r w:rsidRPr="00365D26">
              <w:rPr>
                <w:rFonts w:ascii="Times New Roman" w:hAnsi="Times New Roman"/>
              </w:rPr>
              <w:t>- Vâng: Tiếng dùng để đáp lại lời của người khác một cách lễ phép.</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Đáp án a, d.</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Thán từ là những từ dùng để bộc lộ cảm xúc hoặc dùng từ để gọi đáp.</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Thán từ là những từ dùng để bộc lộ cảm xúc hoặc dùng để gọi đáp.</w:t>
            </w:r>
          </w:p>
          <w:p w:rsidR="0087588B" w:rsidRPr="00365D26" w:rsidRDefault="0087588B" w:rsidP="003B3DBD">
            <w:pPr>
              <w:jc w:val="both"/>
              <w:rPr>
                <w:rFonts w:ascii="Times New Roman" w:hAnsi="Times New Roman"/>
                <w:b/>
                <w:u w:val="single"/>
              </w:rPr>
            </w:pPr>
          </w:p>
          <w:p w:rsidR="0087588B" w:rsidRPr="00365D26" w:rsidRDefault="0087588B" w:rsidP="003B3DBD">
            <w:pPr>
              <w:jc w:val="both"/>
              <w:rPr>
                <w:rFonts w:ascii="Times New Roman" w:hAnsi="Times New Roman"/>
                <w:b/>
                <w:u w:val="single"/>
              </w:rPr>
            </w:pPr>
          </w:p>
          <w:p w:rsidR="0087588B" w:rsidRPr="00365D26" w:rsidRDefault="0087588B" w:rsidP="003B3DBD">
            <w:pPr>
              <w:jc w:val="both"/>
              <w:rPr>
                <w:rFonts w:ascii="Times New Roman" w:hAnsi="Times New Roman"/>
                <w:b/>
                <w:u w:val="single"/>
              </w:rPr>
            </w:pPr>
          </w:p>
          <w:p w:rsidR="0087588B" w:rsidRPr="00365D26" w:rsidRDefault="0087588B" w:rsidP="003B3DBD">
            <w:pPr>
              <w:jc w:val="both"/>
              <w:rPr>
                <w:rFonts w:ascii="Times New Roman" w:hAnsi="Times New Roman"/>
                <w:b/>
                <w:u w:val="single"/>
              </w:rPr>
            </w:pPr>
          </w:p>
          <w:p w:rsidR="0087588B" w:rsidRPr="00365D26" w:rsidRDefault="0087588B" w:rsidP="003B3DBD">
            <w:pPr>
              <w:jc w:val="both"/>
              <w:rPr>
                <w:rFonts w:ascii="Times New Roman" w:hAnsi="Times New Roman"/>
                <w:b/>
                <w:u w:val="single"/>
              </w:rPr>
            </w:pPr>
          </w:p>
          <w:p w:rsidR="0087588B" w:rsidRPr="00365D26" w:rsidRDefault="0087588B" w:rsidP="003B3DBD">
            <w:pPr>
              <w:jc w:val="both"/>
              <w:rPr>
                <w:rFonts w:ascii="Times New Roman" w:hAnsi="Times New Roman"/>
                <w:u w:val="single"/>
              </w:rPr>
            </w:pPr>
            <w:r w:rsidRPr="00365D26">
              <w:rPr>
                <w:rFonts w:ascii="Times New Roman" w:hAnsi="Times New Roman"/>
                <w:b/>
                <w:u w:val="single"/>
              </w:rPr>
              <w:t>2. Ghi nhớ</w:t>
            </w:r>
            <w:r w:rsidRPr="00365D26">
              <w:rPr>
                <w:rFonts w:ascii="Times New Roman" w:hAnsi="Times New Roman"/>
                <w:u w:val="single"/>
              </w:rPr>
              <w:t>: sgk  - 70</w:t>
            </w:r>
          </w:p>
          <w:p w:rsidR="0087588B" w:rsidRPr="00365D26" w:rsidRDefault="0087588B" w:rsidP="003B3DBD">
            <w:pPr>
              <w:tabs>
                <w:tab w:val="left" w:pos="2838"/>
              </w:tabs>
              <w:rPr>
                <w:rFonts w:ascii="Times New Roman" w:hAnsi="Times New Roman"/>
              </w:rPr>
            </w:pPr>
          </w:p>
        </w:tc>
      </w:tr>
    </w:tbl>
    <w:p w:rsidR="0087588B" w:rsidRPr="00365D26" w:rsidRDefault="0087588B" w:rsidP="0087588B">
      <w:pPr>
        <w:tabs>
          <w:tab w:val="left" w:pos="60"/>
        </w:tabs>
        <w:jc w:val="both"/>
        <w:rPr>
          <w:rFonts w:ascii="Times New Roman" w:hAnsi="Times New Roman"/>
          <w:b/>
          <w:szCs w:val="28"/>
        </w:rPr>
      </w:pP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  HOẠT ĐỘNG 3: </w:t>
      </w:r>
      <w:r w:rsidRPr="00365D26">
        <w:rPr>
          <w:rFonts w:ascii="Times New Roman" w:hAnsi="Times New Roman"/>
          <w:szCs w:val="28"/>
        </w:rPr>
        <w:t>Hướng dẫn học sinh luyện tập</w:t>
      </w:r>
    </w:p>
    <w:p w:rsidR="0087588B" w:rsidRPr="00365D26" w:rsidRDefault="0087588B" w:rsidP="0087588B">
      <w:pPr>
        <w:tabs>
          <w:tab w:val="left" w:pos="60"/>
        </w:tabs>
        <w:jc w:val="both"/>
        <w:rPr>
          <w:rFonts w:ascii="Times New Roman" w:hAnsi="Times New Roman"/>
          <w:b/>
          <w:szCs w:val="28"/>
        </w:rPr>
      </w:pPr>
      <w:r>
        <w:rPr>
          <w:rFonts w:ascii="Times New Roman" w:hAnsi="Times New Roman"/>
          <w:b/>
          <w:szCs w:val="28"/>
        </w:rPr>
        <w:t>+ Mục tiê</w:t>
      </w:r>
      <w:r w:rsidRPr="00365D26">
        <w:rPr>
          <w:rFonts w:ascii="Times New Roman" w:hAnsi="Times New Roman"/>
          <w:b/>
          <w:szCs w:val="28"/>
        </w:rPr>
        <w:t xml:space="preserve">u: </w:t>
      </w:r>
      <w:r w:rsidRPr="00365D26">
        <w:rPr>
          <w:rFonts w:ascii="Times New Roman" w:hAnsi="Times New Roman"/>
          <w:szCs w:val="28"/>
        </w:rPr>
        <w:t>Vận dụng, củng cố kiến thức</w:t>
      </w:r>
    </w:p>
    <w:p w:rsidR="0087588B" w:rsidRPr="00365D26" w:rsidRDefault="0087588B" w:rsidP="0087588B">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87588B" w:rsidRPr="00365D26" w:rsidRDefault="0087588B" w:rsidP="0087588B">
      <w:pPr>
        <w:tabs>
          <w:tab w:val="left" w:pos="60"/>
        </w:tabs>
        <w:jc w:val="both"/>
        <w:rPr>
          <w:rFonts w:ascii="Times New Roman" w:hAnsi="Times New Roman"/>
          <w:b/>
          <w:szCs w:val="28"/>
        </w:rPr>
      </w:pPr>
      <w:r>
        <w:rPr>
          <w:rFonts w:ascii="Times New Roman" w:hAnsi="Times New Roman"/>
          <w:b/>
          <w:szCs w:val="28"/>
        </w:rPr>
        <w:t>+ Hì</w:t>
      </w:r>
      <w:r w:rsidRPr="00365D26">
        <w:rPr>
          <w:rFonts w:ascii="Times New Roman" w:hAnsi="Times New Roman"/>
          <w:b/>
          <w:szCs w:val="28"/>
        </w:rPr>
        <w:t xml:space="preserve">nh thức tổ chức dạy học: </w:t>
      </w:r>
      <w:r>
        <w:rPr>
          <w:rFonts w:ascii="Times New Roman" w:hAnsi="Times New Roman"/>
          <w:szCs w:val="28"/>
        </w:rPr>
        <w:t>Cá nhân</w:t>
      </w:r>
    </w:p>
    <w:p w:rsidR="0087588B" w:rsidRPr="003435B6" w:rsidRDefault="0087588B" w:rsidP="0087588B">
      <w:pPr>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25 phút</w:t>
      </w:r>
    </w:p>
    <w:tbl>
      <w:tblPr>
        <w:tblStyle w:val="TableGrid3"/>
        <w:tblW w:w="10188" w:type="dxa"/>
        <w:tblLook w:val="04A0" w:firstRow="1" w:lastRow="0" w:firstColumn="1" w:lastColumn="0" w:noHBand="0" w:noVBand="1"/>
      </w:tblPr>
      <w:tblGrid>
        <w:gridCol w:w="3192"/>
        <w:gridCol w:w="3192"/>
        <w:gridCol w:w="3804"/>
      </w:tblGrid>
      <w:tr w:rsidR="0087588B" w:rsidRPr="00365D26" w:rsidTr="003B3DBD">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87588B" w:rsidRPr="00365D26" w:rsidRDefault="0087588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87588B" w:rsidRPr="00365D26" w:rsidTr="003B3DBD">
        <w:tc>
          <w:tcPr>
            <w:tcW w:w="3192" w:type="dxa"/>
          </w:tcPr>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GV nêu yêu cầu bài tập 1.</w:t>
            </w:r>
          </w:p>
          <w:p w:rsidR="0087588B" w:rsidRPr="00365D26" w:rsidRDefault="0087588B" w:rsidP="003B3DBD">
            <w:pPr>
              <w:spacing w:before="120" w:after="120"/>
              <w:jc w:val="both"/>
              <w:rPr>
                <w:rFonts w:ascii="Times New Roman" w:hAnsi="Times New Roman"/>
                <w:b/>
                <w:i/>
                <w:lang w:val="nl-NL"/>
              </w:rPr>
            </w:pPr>
            <w:r w:rsidRPr="00365D26">
              <w:rPr>
                <w:rFonts w:ascii="Times New Roman" w:hAnsi="Times New Roman"/>
                <w:b/>
                <w:i/>
                <w:lang w:val="nl-NL"/>
              </w:rPr>
              <w:t>? Đánh dấu (+) vào trường hợp câu có sử dụng trợ từ ( từ in đậm )</w:t>
            </w: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GV phát phiếu học tập.</w:t>
            </w:r>
          </w:p>
          <w:p w:rsidR="0087588B" w:rsidRPr="00365D26" w:rsidRDefault="0087588B" w:rsidP="003B3DBD">
            <w:pPr>
              <w:spacing w:before="120" w:after="120"/>
              <w:jc w:val="both"/>
              <w:rPr>
                <w:rFonts w:ascii="Times New Roman" w:hAnsi="Times New Roman"/>
              </w:rPr>
            </w:pPr>
            <w:r w:rsidRPr="00365D26">
              <w:rPr>
                <w:rFonts w:ascii="Times New Roman" w:hAnsi="Times New Roman"/>
              </w:rPr>
              <w:t>GV khái quát ý đúng.</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Tại sao các trường hợp còn lại không sử dụng trợ từ?</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lastRenderedPageBreak/>
              <w:t>GV nêu yêu cầu bài tập 2</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Giải thích ý nghĩa của các trợ từ in đậm trong các câu?</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rPr>
            </w:pPr>
          </w:p>
          <w:p w:rsidR="0087588B" w:rsidRPr="00365D26" w:rsidRDefault="0087588B" w:rsidP="003B3DBD">
            <w:pPr>
              <w:keepNext/>
              <w:keepLines/>
              <w:spacing w:before="200"/>
              <w:jc w:val="both"/>
              <w:outlineLvl w:val="6"/>
              <w:rPr>
                <w:rFonts w:ascii="Times New Roman" w:eastAsiaTheme="majorEastAsia" w:hAnsi="Times New Roman"/>
                <w:iCs/>
                <w:color w:val="000000" w:themeColor="text1"/>
                <w:lang w:val="nl-NL"/>
              </w:rPr>
            </w:pPr>
            <w:r w:rsidRPr="00365D26">
              <w:rPr>
                <w:rFonts w:ascii="Times New Roman" w:eastAsiaTheme="majorEastAsia" w:hAnsi="Times New Roman"/>
                <w:iCs/>
                <w:color w:val="000000" w:themeColor="text1"/>
                <w:lang w:val="nl-NL"/>
              </w:rPr>
              <w:t xml:space="preserve">GVKQ ý đúng </w:t>
            </w:r>
          </w:p>
          <w:p w:rsidR="0087588B" w:rsidRPr="00365D26" w:rsidRDefault="0087588B" w:rsidP="003B3DBD">
            <w:pPr>
              <w:spacing w:before="120" w:after="120"/>
              <w:jc w:val="both"/>
              <w:rPr>
                <w:rFonts w:ascii="Times New Roman" w:hAnsi="Times New Roman"/>
                <w:lang w:val="nl-NL"/>
              </w:rPr>
            </w:pP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GV nêu yêu cầu bài tập 3</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Xác định các thán từ trong đoạn trích TP Lão Hạc -  Nam Cao?</w:t>
            </w:r>
          </w:p>
          <w:p w:rsidR="0087588B" w:rsidRPr="00365D26" w:rsidRDefault="0087588B" w:rsidP="003B3DBD">
            <w:pPr>
              <w:spacing w:before="120" w:after="120"/>
              <w:jc w:val="both"/>
              <w:rPr>
                <w:rFonts w:ascii="Times New Roman" w:hAnsi="Times New Roman"/>
              </w:rPr>
            </w:pPr>
          </w:p>
          <w:p w:rsidR="0087588B" w:rsidRPr="00365D26" w:rsidRDefault="0087588B" w:rsidP="003B3DBD">
            <w:pPr>
              <w:spacing w:before="120" w:after="120"/>
              <w:jc w:val="both"/>
              <w:rPr>
                <w:rFonts w:ascii="Times New Roman" w:hAnsi="Times New Roman"/>
                <w:lang w:val="nl-NL"/>
              </w:rPr>
            </w:pPr>
            <w:r w:rsidRPr="00365D26">
              <w:rPr>
                <w:rFonts w:ascii="Times New Roman" w:hAnsi="Times New Roman"/>
                <w:lang w:val="nl-NL"/>
              </w:rPr>
              <w:t>GV nêu yêu cầu bài tập 4.</w:t>
            </w:r>
          </w:p>
          <w:p w:rsidR="0087588B" w:rsidRPr="00365D26" w:rsidRDefault="0087588B" w:rsidP="003B3DBD">
            <w:pPr>
              <w:spacing w:before="120" w:after="120"/>
              <w:jc w:val="both"/>
              <w:rPr>
                <w:rFonts w:ascii="Times New Roman" w:hAnsi="Times New Roman"/>
                <w:b/>
                <w:i/>
              </w:rPr>
            </w:pPr>
            <w:r w:rsidRPr="00365D26">
              <w:rPr>
                <w:rFonts w:ascii="Times New Roman" w:hAnsi="Times New Roman"/>
                <w:b/>
                <w:i/>
              </w:rPr>
              <w:t>? Các thán từ in đậm trong các  câu sau bộc lộ cảm xúc gì?</w:t>
            </w:r>
          </w:p>
          <w:p w:rsidR="0087588B" w:rsidRPr="00365D26" w:rsidRDefault="0087588B" w:rsidP="003B3DBD">
            <w:pPr>
              <w:spacing w:before="120" w:after="120"/>
              <w:jc w:val="both"/>
              <w:rPr>
                <w:rFonts w:ascii="Times New Roman" w:hAnsi="Times New Roman"/>
                <w:b/>
                <w:i/>
              </w:rPr>
            </w:pPr>
          </w:p>
          <w:p w:rsidR="0087588B" w:rsidRPr="00365D26" w:rsidRDefault="0087588B" w:rsidP="003B3DBD">
            <w:pPr>
              <w:spacing w:before="120" w:after="120"/>
              <w:jc w:val="both"/>
              <w:rPr>
                <w:rFonts w:ascii="Times New Roman" w:hAnsi="Times New Roman"/>
                <w:b/>
                <w:i/>
              </w:rPr>
            </w:pPr>
          </w:p>
          <w:p w:rsidR="0087588B" w:rsidRPr="003435B6" w:rsidRDefault="0087588B" w:rsidP="003B3DBD">
            <w:pPr>
              <w:spacing w:before="120" w:after="120"/>
              <w:jc w:val="both"/>
              <w:rPr>
                <w:rFonts w:ascii="Times New Roman" w:hAnsi="Times New Roman"/>
                <w:b/>
                <w:i/>
              </w:rPr>
            </w:pPr>
            <w:r w:rsidRPr="00365D26">
              <w:rPr>
                <w:rFonts w:ascii="Times New Roman" w:hAnsi="Times New Roman"/>
                <w:b/>
                <w:i/>
              </w:rPr>
              <w:t xml:space="preserve"> ? Giải thích ý nghĩa của câu tục ngữ  </w:t>
            </w:r>
            <w:r w:rsidRPr="00365D26">
              <w:rPr>
                <w:rFonts w:ascii="Times New Roman" w:hAnsi="Times New Roman"/>
                <w:b/>
                <w:iCs/>
              </w:rPr>
              <w:t>Gọi dạ bảo vâng</w:t>
            </w:r>
            <w:r>
              <w:rPr>
                <w:rFonts w:ascii="Times New Roman" w:hAnsi="Times New Roman"/>
                <w:b/>
                <w:i/>
              </w:rPr>
              <w:t xml:space="preserve"> </w:t>
            </w:r>
          </w:p>
        </w:tc>
        <w:tc>
          <w:tcPr>
            <w:tcW w:w="3192" w:type="dxa"/>
          </w:tcPr>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HS làm bài độc lập</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HS thảo luận.</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lang w:val="nl-NL"/>
              </w:rPr>
            </w:pPr>
          </w:p>
          <w:p w:rsidR="0087588B" w:rsidRPr="00365D26" w:rsidRDefault="0087588B" w:rsidP="003B3DBD">
            <w:pPr>
              <w:spacing w:before="120" w:after="120"/>
              <w:rPr>
                <w:rFonts w:ascii="Times New Roman" w:hAnsi="Times New Roman"/>
                <w:lang w:val="nl-NL"/>
              </w:rPr>
            </w:pPr>
          </w:p>
          <w:p w:rsidR="0087588B" w:rsidRPr="00365D26" w:rsidRDefault="0087588B" w:rsidP="003B3DBD">
            <w:pPr>
              <w:spacing w:before="120" w:after="120"/>
              <w:rPr>
                <w:rFonts w:ascii="Times New Roman" w:hAnsi="Times New Roman"/>
                <w:lang w:val="nl-NL"/>
              </w:rPr>
            </w:pPr>
          </w:p>
          <w:p w:rsidR="0087588B" w:rsidRPr="00365D26" w:rsidRDefault="0087588B" w:rsidP="003B3DBD">
            <w:pPr>
              <w:spacing w:before="120" w:after="120"/>
              <w:rPr>
                <w:rFonts w:ascii="Times New Roman" w:hAnsi="Times New Roman"/>
                <w:lang w:val="nl-NL"/>
              </w:rPr>
            </w:pPr>
            <w:r w:rsidRPr="00365D26">
              <w:rPr>
                <w:rFonts w:ascii="Times New Roman" w:hAnsi="Times New Roman"/>
                <w:lang w:val="nl-NL"/>
              </w:rPr>
              <w:t>- HS đọc các câu văn</w:t>
            </w:r>
          </w:p>
          <w:p w:rsidR="0087588B" w:rsidRPr="00365D26" w:rsidRDefault="0087588B" w:rsidP="003B3DBD">
            <w:pPr>
              <w:spacing w:before="120" w:after="120"/>
              <w:rPr>
                <w:rFonts w:ascii="Times New Roman" w:hAnsi="Times New Roman"/>
              </w:rPr>
            </w:pPr>
            <w:r w:rsidRPr="00365D26">
              <w:rPr>
                <w:rFonts w:ascii="Times New Roman" w:hAnsi="Times New Roman"/>
              </w:rPr>
              <w:lastRenderedPageBreak/>
              <w:t>trong bài tập</w:t>
            </w:r>
          </w:p>
          <w:p w:rsidR="0087588B" w:rsidRPr="00365D26" w:rsidRDefault="0087588B" w:rsidP="003B3DBD">
            <w:pPr>
              <w:spacing w:before="120" w:after="120"/>
              <w:rPr>
                <w:rFonts w:ascii="Times New Roman" w:hAnsi="Times New Roman"/>
              </w:rPr>
            </w:pPr>
            <w:r w:rsidRPr="00365D26">
              <w:rPr>
                <w:rFonts w:ascii="Times New Roman" w:hAnsi="Times New Roman"/>
              </w:rPr>
              <w:t>- Làm theo nhóm</w:t>
            </w:r>
          </w:p>
          <w:p w:rsidR="0087588B" w:rsidRPr="00365D26" w:rsidRDefault="0087588B" w:rsidP="003B3DBD">
            <w:pPr>
              <w:spacing w:before="120" w:after="120"/>
              <w:rPr>
                <w:rFonts w:ascii="Times New Roman" w:hAnsi="Times New Roman"/>
              </w:rPr>
            </w:pPr>
            <w:r w:rsidRPr="00365D26">
              <w:rPr>
                <w:rFonts w:ascii="Times New Roman" w:hAnsi="Times New Roman"/>
              </w:rPr>
              <w:t>- Đại diện trả lời.</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r w:rsidRPr="00365D26">
              <w:rPr>
                <w:rFonts w:ascii="Times New Roman" w:hAnsi="Times New Roman"/>
              </w:rPr>
              <w:t xml:space="preserve">- Thảo luận nhóm </w:t>
            </w:r>
          </w:p>
          <w:p w:rsidR="0087588B" w:rsidRPr="00365D26" w:rsidRDefault="0087588B" w:rsidP="003B3DBD">
            <w:pPr>
              <w:spacing w:before="120" w:after="120"/>
              <w:rPr>
                <w:rFonts w:ascii="Times New Roman" w:hAnsi="Times New Roman"/>
              </w:rPr>
            </w:pPr>
            <w:r w:rsidRPr="00365D26">
              <w:rPr>
                <w:rFonts w:ascii="Times New Roman" w:hAnsi="Times New Roman"/>
              </w:rPr>
              <w:t>- Đại diện trả lời.</w:t>
            </w:r>
          </w:p>
          <w:p w:rsidR="0087588B" w:rsidRPr="00365D26" w:rsidRDefault="0087588B" w:rsidP="003B3DBD">
            <w:pPr>
              <w:spacing w:before="120" w:after="120"/>
              <w:rPr>
                <w:rFonts w:ascii="Times New Roman" w:hAnsi="Times New Roman"/>
              </w:rPr>
            </w:pPr>
            <w:r w:rsidRPr="00365D26">
              <w:rPr>
                <w:rFonts w:ascii="Times New Roman" w:hAnsi="Times New Roman"/>
              </w:rPr>
              <w:t>Ghi ý kiến đúng.</w:t>
            </w: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spacing w:before="120" w:after="120"/>
              <w:rPr>
                <w:rFonts w:ascii="Times New Roman" w:hAnsi="Times New Roman"/>
              </w:rPr>
            </w:pPr>
          </w:p>
          <w:p w:rsidR="0087588B" w:rsidRPr="00365D26" w:rsidRDefault="0087588B" w:rsidP="003B3DBD">
            <w:pPr>
              <w:tabs>
                <w:tab w:val="left" w:pos="2838"/>
              </w:tabs>
              <w:rPr>
                <w:rFonts w:ascii="Times New Roman" w:hAnsi="Times New Roman"/>
              </w:rPr>
            </w:pPr>
          </w:p>
        </w:tc>
        <w:tc>
          <w:tcPr>
            <w:tcW w:w="3804" w:type="dxa"/>
          </w:tcPr>
          <w:p w:rsidR="0087588B" w:rsidRPr="00365D26" w:rsidRDefault="0087588B" w:rsidP="003B3DBD">
            <w:pPr>
              <w:jc w:val="both"/>
              <w:rPr>
                <w:rFonts w:ascii="Times New Roman" w:hAnsi="Times New Roman"/>
                <w:b/>
                <w:i/>
                <w:u w:val="single"/>
              </w:rPr>
            </w:pPr>
            <w:r w:rsidRPr="00365D26">
              <w:rPr>
                <w:rFonts w:ascii="Times New Roman" w:hAnsi="Times New Roman"/>
                <w:b/>
                <w:i/>
                <w:u w:val="single"/>
              </w:rPr>
              <w:lastRenderedPageBreak/>
              <w:t xml:space="preserve">III. Luyện tập </w:t>
            </w:r>
          </w:p>
          <w:p w:rsidR="0087588B" w:rsidRPr="00365D26" w:rsidRDefault="0087588B" w:rsidP="003B3DBD">
            <w:pPr>
              <w:jc w:val="both"/>
              <w:rPr>
                <w:rFonts w:ascii="Times New Roman" w:hAnsi="Times New Roman"/>
                <w:b/>
                <w:u w:val="single"/>
              </w:rPr>
            </w:pPr>
          </w:p>
          <w:p w:rsidR="0087588B" w:rsidRPr="00365D26" w:rsidRDefault="0087588B" w:rsidP="003B3DBD">
            <w:pPr>
              <w:jc w:val="both"/>
              <w:rPr>
                <w:rFonts w:ascii="Times New Roman" w:hAnsi="Times New Roman"/>
                <w:u w:val="single"/>
              </w:rPr>
            </w:pPr>
            <w:r w:rsidRPr="00365D26">
              <w:rPr>
                <w:rFonts w:ascii="Times New Roman" w:hAnsi="Times New Roman"/>
                <w:b/>
                <w:u w:val="single"/>
              </w:rPr>
              <w:t>1.Bài tập 1</w:t>
            </w:r>
            <w:r w:rsidRPr="00365D26">
              <w:rPr>
                <w:rFonts w:ascii="Times New Roman" w:hAnsi="Times New Roman"/>
                <w:u w:val="single"/>
              </w:rPr>
              <w:t>- 70</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a: (+); c: (+); g(+); i: (+)</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rPr>
            </w:pPr>
            <w:r w:rsidRPr="00365D26">
              <w:rPr>
                <w:rFonts w:ascii="Times New Roman" w:hAnsi="Times New Roman"/>
              </w:rPr>
              <w:t>- Các trường hợp còn lại không phải là trợ từ vì nó không nhằm nhấn mạnh và biểu thị thái độ của người nói.</w:t>
            </w:r>
          </w:p>
          <w:p w:rsidR="0087588B" w:rsidRPr="00365D26" w:rsidRDefault="0087588B" w:rsidP="003B3DBD">
            <w:pPr>
              <w:jc w:val="both"/>
              <w:rPr>
                <w:rFonts w:ascii="Times New Roman" w:hAnsi="Times New Roman"/>
              </w:rPr>
            </w:pPr>
          </w:p>
          <w:p w:rsidR="0087588B" w:rsidRPr="00365D26" w:rsidRDefault="0087588B" w:rsidP="003B3DBD">
            <w:pPr>
              <w:jc w:val="both"/>
              <w:rPr>
                <w:rFonts w:ascii="Times New Roman" w:hAnsi="Times New Roman"/>
                <w:u w:val="single"/>
              </w:rPr>
            </w:pPr>
            <w:r w:rsidRPr="00365D26">
              <w:rPr>
                <w:rFonts w:ascii="Times New Roman" w:hAnsi="Times New Roman"/>
                <w:b/>
                <w:u w:val="single"/>
              </w:rPr>
              <w:t>2. Bài tập 2</w:t>
            </w:r>
            <w:r w:rsidRPr="00365D26">
              <w:rPr>
                <w:rFonts w:ascii="Times New Roman" w:hAnsi="Times New Roman"/>
                <w:u w:val="single"/>
              </w:rPr>
              <w:t xml:space="preserve"> - 70</w:t>
            </w:r>
          </w:p>
          <w:p w:rsidR="0087588B" w:rsidRPr="00365D26" w:rsidRDefault="0087588B" w:rsidP="003B3DBD">
            <w:pPr>
              <w:jc w:val="both"/>
              <w:rPr>
                <w:rFonts w:ascii="Times New Roman" w:hAnsi="Times New Roman"/>
              </w:rPr>
            </w:pPr>
            <w:r w:rsidRPr="00365D26">
              <w:rPr>
                <w:rFonts w:ascii="Times New Roman" w:hAnsi="Times New Roman"/>
              </w:rPr>
              <w:t>Giải thích nghĩa của các trợ từ.</w:t>
            </w:r>
          </w:p>
          <w:p w:rsidR="0087588B" w:rsidRPr="00365D26" w:rsidRDefault="0087588B" w:rsidP="003B3DBD">
            <w:pPr>
              <w:jc w:val="both"/>
              <w:rPr>
                <w:rFonts w:ascii="Times New Roman" w:hAnsi="Times New Roman"/>
              </w:rPr>
            </w:pPr>
            <w:r w:rsidRPr="00365D26">
              <w:rPr>
                <w:rFonts w:ascii="Times New Roman" w:hAnsi="Times New Roman"/>
              </w:rPr>
              <w:t xml:space="preserve">- Lấy: lặp lại 3 lần trong câu văn để nhấn mạnh ý: Mặc dù </w:t>
            </w:r>
            <w:r w:rsidRPr="00365D26">
              <w:rPr>
                <w:rFonts w:ascii="Times New Roman" w:hAnsi="Times New Roman"/>
              </w:rPr>
              <w:lastRenderedPageBreak/>
              <w:t>mẹ không gửi thư, không gửi quà và nhắn người thăm hỏi nhưng chú bé Hồng vẫn thương yêu và kính trọng mẹ.</w:t>
            </w:r>
          </w:p>
          <w:p w:rsidR="0087588B" w:rsidRPr="00365D26" w:rsidRDefault="0087588B" w:rsidP="003B3DBD">
            <w:pPr>
              <w:jc w:val="both"/>
              <w:rPr>
                <w:rFonts w:ascii="Times New Roman" w:hAnsi="Times New Roman"/>
              </w:rPr>
            </w:pPr>
            <w:r w:rsidRPr="00365D26">
              <w:rPr>
                <w:rFonts w:ascii="Times New Roman" w:hAnsi="Times New Roman"/>
              </w:rPr>
              <w:t>- Nguyên, đến là những trợ từ nhấn mạnh ý nhà gái thách cưới nặng quá. Lão Hạc biểu thị thái độ oán trách.</w:t>
            </w:r>
          </w:p>
          <w:p w:rsidR="0087588B" w:rsidRPr="00365D26" w:rsidRDefault="0087588B" w:rsidP="003B3DBD">
            <w:pPr>
              <w:jc w:val="both"/>
              <w:rPr>
                <w:rFonts w:ascii="Times New Roman" w:hAnsi="Times New Roman"/>
              </w:rPr>
            </w:pPr>
            <w:r w:rsidRPr="00365D26">
              <w:rPr>
                <w:rFonts w:ascii="Times New Roman" w:hAnsi="Times New Roman"/>
              </w:rPr>
              <w:t>- Cả: Nhấn mạnh ý con chó ăn khoẻ hơn cả người tình thế đó cho nên Lão Hạc phải bán nó.</w:t>
            </w:r>
          </w:p>
          <w:p w:rsidR="0087588B" w:rsidRPr="00365D26" w:rsidRDefault="0087588B" w:rsidP="003B3DBD">
            <w:pPr>
              <w:jc w:val="both"/>
              <w:rPr>
                <w:rFonts w:ascii="Times New Roman" w:hAnsi="Times New Roman"/>
              </w:rPr>
            </w:pPr>
            <w:r w:rsidRPr="00365D26">
              <w:rPr>
                <w:rFonts w:ascii="Times New Roman" w:hAnsi="Times New Roman"/>
              </w:rPr>
              <w:t>- Cứ: Trợ từ nhấn mạnh ý sự việc diễn ra đều đặn hàng năm ....</w:t>
            </w:r>
          </w:p>
          <w:p w:rsidR="0087588B" w:rsidRPr="00365D26" w:rsidRDefault="0087588B" w:rsidP="003B3DBD">
            <w:pPr>
              <w:jc w:val="both"/>
              <w:rPr>
                <w:rFonts w:ascii="Times New Roman" w:hAnsi="Times New Roman"/>
                <w:u w:val="single"/>
              </w:rPr>
            </w:pPr>
            <w:r w:rsidRPr="00365D26">
              <w:rPr>
                <w:rFonts w:ascii="Times New Roman" w:hAnsi="Times New Roman"/>
                <w:b/>
                <w:u w:val="single"/>
              </w:rPr>
              <w:t>3. Bài tập 3</w:t>
            </w:r>
            <w:r w:rsidRPr="00365D26">
              <w:rPr>
                <w:rFonts w:ascii="Times New Roman" w:hAnsi="Times New Roman"/>
                <w:u w:val="single"/>
              </w:rPr>
              <w:t xml:space="preserve"> – 71</w:t>
            </w:r>
          </w:p>
          <w:p w:rsidR="0087588B" w:rsidRPr="00365D26" w:rsidRDefault="0087588B" w:rsidP="003B3DBD">
            <w:pPr>
              <w:jc w:val="both"/>
              <w:rPr>
                <w:rFonts w:ascii="Times New Roman" w:hAnsi="Times New Roman"/>
              </w:rPr>
            </w:pPr>
            <w:r w:rsidRPr="00365D26">
              <w:rPr>
                <w:rFonts w:ascii="Times New Roman" w:hAnsi="Times New Roman"/>
              </w:rPr>
              <w:t>- Các thán từ:</w:t>
            </w:r>
          </w:p>
          <w:p w:rsidR="0087588B" w:rsidRPr="00365D26" w:rsidRDefault="0087588B" w:rsidP="003B3DBD">
            <w:pPr>
              <w:jc w:val="both"/>
              <w:rPr>
                <w:rFonts w:ascii="Times New Roman" w:hAnsi="Times New Roman"/>
              </w:rPr>
            </w:pPr>
            <w:r w:rsidRPr="00365D26">
              <w:rPr>
                <w:rFonts w:ascii="Times New Roman" w:hAnsi="Times New Roman"/>
              </w:rPr>
              <w:t>a. Này !; à !</w:t>
            </w:r>
          </w:p>
          <w:p w:rsidR="0087588B" w:rsidRPr="00365D26" w:rsidRDefault="0087588B" w:rsidP="003B3DBD">
            <w:pPr>
              <w:jc w:val="both"/>
              <w:rPr>
                <w:rFonts w:ascii="Times New Roman" w:hAnsi="Times New Roman"/>
              </w:rPr>
            </w:pPr>
            <w:r w:rsidRPr="00365D26">
              <w:rPr>
                <w:rFonts w:ascii="Times New Roman" w:hAnsi="Times New Roman"/>
              </w:rPr>
              <w:t>b. Chứ !; ấy !; Đấy !</w:t>
            </w:r>
          </w:p>
          <w:p w:rsidR="0087588B" w:rsidRPr="00365D26" w:rsidRDefault="0087588B" w:rsidP="003B3DBD">
            <w:pPr>
              <w:jc w:val="both"/>
              <w:rPr>
                <w:rFonts w:ascii="Times New Roman" w:hAnsi="Times New Roman"/>
              </w:rPr>
            </w:pPr>
            <w:r w:rsidRPr="00365D26">
              <w:rPr>
                <w:rFonts w:ascii="Times New Roman" w:hAnsi="Times New Roman"/>
              </w:rPr>
              <w:t>c. Vâng !</w:t>
            </w:r>
          </w:p>
          <w:p w:rsidR="0087588B" w:rsidRPr="00365D26" w:rsidRDefault="0087588B" w:rsidP="003B3DBD">
            <w:pPr>
              <w:jc w:val="both"/>
              <w:rPr>
                <w:rFonts w:ascii="Times New Roman" w:hAnsi="Times New Roman"/>
              </w:rPr>
            </w:pPr>
            <w:r w:rsidRPr="00365D26">
              <w:rPr>
                <w:rFonts w:ascii="Times New Roman" w:hAnsi="Times New Roman"/>
              </w:rPr>
              <w:t>d. Chao ôi!</w:t>
            </w:r>
          </w:p>
          <w:p w:rsidR="0087588B" w:rsidRPr="00365D26" w:rsidRDefault="0087588B" w:rsidP="003B3DBD">
            <w:pPr>
              <w:jc w:val="both"/>
              <w:rPr>
                <w:rFonts w:ascii="Times New Roman" w:hAnsi="Times New Roman"/>
              </w:rPr>
            </w:pPr>
            <w:r w:rsidRPr="00365D26">
              <w:rPr>
                <w:rFonts w:ascii="Times New Roman" w:hAnsi="Times New Roman"/>
              </w:rPr>
              <w:t>e. Hỡi ơi!</w:t>
            </w:r>
          </w:p>
          <w:p w:rsidR="0087588B" w:rsidRPr="00365D26" w:rsidRDefault="0087588B" w:rsidP="003B3DBD">
            <w:pPr>
              <w:jc w:val="both"/>
              <w:rPr>
                <w:rFonts w:ascii="Times New Roman" w:hAnsi="Times New Roman"/>
                <w:b/>
                <w:u w:val="single"/>
              </w:rPr>
            </w:pPr>
            <w:r w:rsidRPr="00365D26">
              <w:rPr>
                <w:rFonts w:ascii="Times New Roman" w:hAnsi="Times New Roman"/>
                <w:b/>
                <w:u w:val="single"/>
              </w:rPr>
              <w:t xml:space="preserve">4. Bài tập 4 – 71 </w:t>
            </w:r>
          </w:p>
          <w:p w:rsidR="0087588B" w:rsidRPr="00365D26" w:rsidRDefault="0087588B" w:rsidP="003B3DBD">
            <w:pPr>
              <w:jc w:val="both"/>
              <w:rPr>
                <w:rFonts w:ascii="Times New Roman" w:hAnsi="Times New Roman"/>
              </w:rPr>
            </w:pPr>
            <w:r w:rsidRPr="00365D26">
              <w:rPr>
                <w:rFonts w:ascii="Times New Roman" w:hAnsi="Times New Roman"/>
              </w:rPr>
              <w:t>a. Ha ha !: Biểu thị cảm xúc hoan hỉ; khoái chí.</w:t>
            </w:r>
          </w:p>
          <w:p w:rsidR="0087588B" w:rsidRPr="00365D26" w:rsidRDefault="0087588B" w:rsidP="003B3DBD">
            <w:pPr>
              <w:jc w:val="both"/>
              <w:rPr>
                <w:rFonts w:ascii="Times New Roman" w:hAnsi="Times New Roman"/>
              </w:rPr>
            </w:pPr>
            <w:r w:rsidRPr="00365D26">
              <w:rPr>
                <w:rFonts w:ascii="Times New Roman" w:hAnsi="Times New Roman"/>
              </w:rPr>
              <w:t>ái ái !: Biểu thị cảm xúc đau xót, van xin.</w:t>
            </w:r>
          </w:p>
          <w:p w:rsidR="0087588B" w:rsidRPr="00365D26" w:rsidRDefault="0087588B" w:rsidP="003B3DBD">
            <w:pPr>
              <w:jc w:val="both"/>
              <w:rPr>
                <w:rFonts w:ascii="Times New Roman" w:hAnsi="Times New Roman"/>
              </w:rPr>
            </w:pPr>
            <w:r w:rsidRPr="00365D26">
              <w:rPr>
                <w:rFonts w:ascii="Times New Roman" w:hAnsi="Times New Roman"/>
              </w:rPr>
              <w:t>b. Than ôi! : Biểu thị cảm xúc luyến tiếc.</w:t>
            </w:r>
          </w:p>
          <w:p w:rsidR="0087588B" w:rsidRPr="00365D26" w:rsidRDefault="0087588B" w:rsidP="003B3DBD">
            <w:pPr>
              <w:jc w:val="both"/>
              <w:rPr>
                <w:rFonts w:ascii="Times New Roman" w:hAnsi="Times New Roman"/>
                <w:u w:val="single"/>
              </w:rPr>
            </w:pPr>
            <w:r w:rsidRPr="00365D26">
              <w:rPr>
                <w:rFonts w:ascii="Times New Roman" w:hAnsi="Times New Roman"/>
                <w:b/>
                <w:u w:val="single"/>
              </w:rPr>
              <w:t>5. Bài tập 6</w:t>
            </w:r>
            <w:r w:rsidRPr="00365D26">
              <w:rPr>
                <w:rFonts w:ascii="Times New Roman" w:hAnsi="Times New Roman"/>
                <w:u w:val="single"/>
              </w:rPr>
              <w:t xml:space="preserve"> – 72</w:t>
            </w:r>
          </w:p>
          <w:p w:rsidR="0087588B" w:rsidRPr="00365D26" w:rsidRDefault="0087588B" w:rsidP="003B3DBD">
            <w:pPr>
              <w:jc w:val="both"/>
              <w:rPr>
                <w:rFonts w:ascii="Times New Roman" w:hAnsi="Times New Roman"/>
              </w:rPr>
            </w:pPr>
            <w:r w:rsidRPr="00365D26">
              <w:rPr>
                <w:rFonts w:ascii="Times New Roman" w:hAnsi="Times New Roman"/>
              </w:rPr>
              <w:t>Câu tục ngữ khuyên răn; dạy bảo mọi người cách thức gửi khi có tiếng gọi hoặc sai bảo của người bậc trên: khi nghe gọi đến mình thì phải biết “ vâng ” ứng xử như vậy mới là người có lễ độ phép tắc.</w:t>
            </w:r>
          </w:p>
          <w:p w:rsidR="0087588B" w:rsidRPr="00365D26" w:rsidRDefault="0087588B" w:rsidP="003B3DBD">
            <w:pPr>
              <w:tabs>
                <w:tab w:val="left" w:pos="2838"/>
              </w:tabs>
              <w:rPr>
                <w:rFonts w:ascii="Times New Roman" w:hAnsi="Times New Roman"/>
              </w:rPr>
            </w:pPr>
          </w:p>
        </w:tc>
      </w:tr>
    </w:tbl>
    <w:p w:rsidR="0087588B" w:rsidRPr="00365D26" w:rsidRDefault="0087588B" w:rsidP="0087588B">
      <w:pPr>
        <w:rPr>
          <w:rFonts w:ascii="Times New Roman" w:hAnsi="Times New Roman"/>
          <w:b/>
          <w:szCs w:val="28"/>
        </w:rPr>
      </w:pPr>
      <w:r>
        <w:rPr>
          <w:rFonts w:ascii="Times New Roman" w:hAnsi="Times New Roman"/>
          <w:b/>
          <w:szCs w:val="28"/>
        </w:rPr>
        <w:lastRenderedPageBreak/>
        <w:t>HOẠT ĐÔNG 4: CỦNG CỐ, VẬN DỤNG</w:t>
      </w:r>
    </w:p>
    <w:p w:rsidR="0087588B" w:rsidRPr="00365D26" w:rsidRDefault="0087588B" w:rsidP="0087588B">
      <w:pPr>
        <w:ind w:firstLine="720"/>
        <w:rPr>
          <w:rFonts w:ascii="Times New Roman" w:hAnsi="Times New Roman"/>
          <w:szCs w:val="28"/>
        </w:rPr>
      </w:pPr>
      <w:r w:rsidRPr="00365D26">
        <w:rPr>
          <w:rFonts w:ascii="Times New Roman" w:hAnsi="Times New Roman"/>
          <w:b/>
          <w:szCs w:val="28"/>
        </w:rPr>
        <w:t xml:space="preserve">Củng cố bài học: </w:t>
      </w:r>
      <w:r w:rsidRPr="00365D26">
        <w:rPr>
          <w:rFonts w:ascii="Times New Roman" w:hAnsi="Times New Roman"/>
          <w:szCs w:val="28"/>
        </w:rPr>
        <w:t>GV tổng kết kiến thức.</w:t>
      </w:r>
    </w:p>
    <w:p w:rsidR="0087588B" w:rsidRPr="00365D26" w:rsidRDefault="0087588B" w:rsidP="0087588B">
      <w:pPr>
        <w:ind w:firstLine="720"/>
        <w:rPr>
          <w:rFonts w:ascii="Times New Roman" w:hAnsi="Times New Roman"/>
          <w:b/>
          <w:szCs w:val="28"/>
        </w:rPr>
      </w:pPr>
      <w:r w:rsidRPr="00365D26">
        <w:rPr>
          <w:rFonts w:ascii="Times New Roman" w:hAnsi="Times New Roman"/>
          <w:b/>
          <w:szCs w:val="28"/>
        </w:rPr>
        <w:t>Hoạt động tiếp nối:</w:t>
      </w:r>
    </w:p>
    <w:p w:rsidR="0087588B" w:rsidRPr="00365D26" w:rsidRDefault="0087588B" w:rsidP="0087588B">
      <w:pPr>
        <w:rPr>
          <w:rFonts w:ascii="Times New Roman" w:hAnsi="Times New Roman"/>
        </w:rPr>
      </w:pPr>
      <w:r w:rsidRPr="00365D26">
        <w:rPr>
          <w:rFonts w:ascii="Times New Roman" w:hAnsi="Times New Roman"/>
        </w:rPr>
        <w:tab/>
        <w:t>? Thế nào là trợ từ? Thán từ?</w:t>
      </w:r>
    </w:p>
    <w:p w:rsidR="0087588B" w:rsidRPr="00365D26" w:rsidRDefault="0087588B" w:rsidP="0087588B">
      <w:pPr>
        <w:rPr>
          <w:rFonts w:ascii="Times New Roman" w:hAnsi="Times New Roman"/>
        </w:rPr>
      </w:pPr>
      <w:r w:rsidRPr="00365D26">
        <w:rPr>
          <w:rFonts w:ascii="Times New Roman" w:hAnsi="Times New Roman"/>
        </w:rPr>
        <w:tab/>
        <w:t>- Bài tập về nhà: bài 5 sgk – 72, bài 1,2,3,4 SBT</w:t>
      </w:r>
    </w:p>
    <w:p w:rsidR="0087588B" w:rsidRPr="00365D26" w:rsidRDefault="0087588B" w:rsidP="0087588B">
      <w:pPr>
        <w:rPr>
          <w:rFonts w:ascii="Times New Roman" w:hAnsi="Times New Roman"/>
        </w:rPr>
      </w:pPr>
      <w:r w:rsidRPr="00365D26">
        <w:rPr>
          <w:rFonts w:ascii="Times New Roman" w:hAnsi="Times New Roman"/>
        </w:rPr>
        <w:tab/>
        <w:t>- Chuẩn bị bài tiếp theo.</w:t>
      </w: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30F6F" w:rsidRPr="00365D26" w:rsidRDefault="00A30F6F" w:rsidP="00A30F6F">
      <w:pPr>
        <w:rPr>
          <w:rFonts w:ascii="Times New Roman" w:hAnsi="Times New Roman"/>
          <w:b/>
        </w:rPr>
      </w:pPr>
      <w:r w:rsidRPr="00365D26">
        <w:rPr>
          <w:rFonts w:ascii="Times New Roman" w:hAnsi="Times New Roman"/>
          <w:b/>
          <w:color w:val="000000"/>
        </w:rPr>
        <w:t xml:space="preserve">Tiết </w:t>
      </w:r>
      <w:r>
        <w:rPr>
          <w:rFonts w:ascii="Times New Roman" w:hAnsi="Times New Roman"/>
          <w:b/>
          <w:color w:val="000000"/>
        </w:rPr>
        <w:t>35-36</w:t>
      </w:r>
    </w:p>
    <w:p w:rsidR="00A30F6F" w:rsidRPr="00A30F6F" w:rsidRDefault="00A30F6F" w:rsidP="00A30F6F">
      <w:pPr>
        <w:jc w:val="center"/>
        <w:rPr>
          <w:rFonts w:ascii="Times New Roman" w:hAnsi="Times New Roman"/>
          <w:b/>
          <w:bCs/>
          <w:i/>
          <w:sz w:val="52"/>
          <w:szCs w:val="52"/>
        </w:rPr>
      </w:pPr>
      <w:r w:rsidRPr="00A30F6F">
        <w:rPr>
          <w:rFonts w:ascii="Times New Roman" w:hAnsi="Times New Roman"/>
          <w:b/>
          <w:bCs/>
          <w:i/>
          <w:sz w:val="52"/>
          <w:szCs w:val="52"/>
        </w:rPr>
        <w:t>Ôn tập truyện kí Việt Nam</w:t>
      </w:r>
    </w:p>
    <w:p w:rsidR="00A30F6F" w:rsidRPr="00365D26" w:rsidRDefault="00A30F6F" w:rsidP="00A30F6F">
      <w:pPr>
        <w:keepNext/>
        <w:keepLines/>
        <w:spacing w:before="60" w:after="60"/>
        <w:outlineLvl w:val="5"/>
        <w:rPr>
          <w:rFonts w:asciiTheme="majorHAnsi" w:eastAsiaTheme="majorEastAsia" w:hAnsiTheme="majorHAnsi"/>
          <w:b/>
          <w:bCs/>
          <w:i/>
          <w:iCs/>
          <w:color w:val="243F60" w:themeColor="accent1" w:themeShade="7F"/>
        </w:rPr>
      </w:pPr>
    </w:p>
    <w:p w:rsidR="00A30F6F" w:rsidRPr="00365D26" w:rsidRDefault="00A30F6F" w:rsidP="00A30F6F">
      <w:pPr>
        <w:keepNext/>
        <w:keepLines/>
        <w:spacing w:before="60" w:after="60"/>
        <w:jc w:val="both"/>
        <w:outlineLvl w:val="5"/>
        <w:rPr>
          <w:rFonts w:ascii="Times New Roman" w:eastAsiaTheme="majorEastAsia" w:hAnsi="Times New Roman"/>
          <w:b/>
          <w:iCs/>
          <w:color w:val="243F60" w:themeColor="accent1" w:themeShade="7F"/>
          <w:szCs w:val="28"/>
          <w:lang w:val="pl-PL"/>
        </w:rPr>
      </w:pPr>
      <w:r w:rsidRPr="00365D26">
        <w:rPr>
          <w:rFonts w:ascii="Times New Roman" w:eastAsiaTheme="majorEastAsia" w:hAnsi="Times New Roman"/>
          <w:b/>
          <w:iCs/>
          <w:color w:val="243F60" w:themeColor="accent1" w:themeShade="7F"/>
          <w:szCs w:val="28"/>
          <w:lang w:val="pl-PL"/>
        </w:rPr>
        <w:t>I. Mục ti</w:t>
      </w:r>
      <w:r>
        <w:rPr>
          <w:rFonts w:ascii="Times New Roman" w:eastAsiaTheme="majorEastAsia" w:hAnsi="Times New Roman"/>
          <w:b/>
          <w:iCs/>
          <w:color w:val="243F60" w:themeColor="accent1" w:themeShade="7F"/>
          <w:szCs w:val="28"/>
          <w:lang w:val="pl-PL"/>
        </w:rPr>
        <w:t>ê</w:t>
      </w:r>
      <w:r w:rsidRPr="00365D26">
        <w:rPr>
          <w:rFonts w:ascii="Times New Roman" w:eastAsiaTheme="majorEastAsia" w:hAnsi="Times New Roman"/>
          <w:b/>
          <w:iCs/>
          <w:color w:val="243F60" w:themeColor="accent1" w:themeShade="7F"/>
          <w:szCs w:val="28"/>
          <w:lang w:val="pl-PL"/>
        </w:rPr>
        <w:t>u bài học:</w:t>
      </w:r>
    </w:p>
    <w:p w:rsidR="00A30F6F" w:rsidRPr="00365D26" w:rsidRDefault="00A30F6F" w:rsidP="00A30F6F">
      <w:pPr>
        <w:spacing w:before="60" w:after="60"/>
        <w:jc w:val="both"/>
        <w:rPr>
          <w:rFonts w:ascii="Times New Roman" w:hAnsi="Times New Roman"/>
          <w:b/>
          <w:szCs w:val="28"/>
        </w:rPr>
      </w:pPr>
      <w:r w:rsidRPr="00365D26">
        <w:rPr>
          <w:rFonts w:ascii="Times New Roman" w:hAnsi="Times New Roman"/>
          <w:b/>
          <w:szCs w:val="28"/>
        </w:rPr>
        <w:t xml:space="preserve">   1. Về kiến thức :</w:t>
      </w:r>
    </w:p>
    <w:p w:rsidR="00A30F6F" w:rsidRPr="00365D26" w:rsidRDefault="00A30F6F" w:rsidP="00A30F6F">
      <w:pPr>
        <w:spacing w:before="60" w:after="60"/>
        <w:jc w:val="both"/>
        <w:rPr>
          <w:rFonts w:ascii="Times New Roman" w:hAnsi="Times New Roman"/>
          <w:szCs w:val="28"/>
        </w:rPr>
      </w:pPr>
      <w:r w:rsidRPr="00365D26">
        <w:rPr>
          <w:rFonts w:ascii="Times New Roman" w:hAnsi="Times New Roman"/>
          <w:szCs w:val="28"/>
        </w:rPr>
        <w:t xml:space="preserve">      - Cần có củng cố, hệ thống hoá kiến thức phần truyện kí  hiện đại Việt Nam học ở lớp 8</w:t>
      </w:r>
    </w:p>
    <w:p w:rsidR="00A30F6F" w:rsidRPr="00365D26" w:rsidRDefault="00A30F6F" w:rsidP="00A30F6F">
      <w:pPr>
        <w:spacing w:before="60" w:after="60"/>
        <w:jc w:val="both"/>
        <w:rPr>
          <w:rFonts w:ascii="Times New Roman" w:hAnsi="Times New Roman"/>
          <w:b/>
          <w:szCs w:val="28"/>
        </w:rPr>
      </w:pPr>
      <w:r w:rsidRPr="00365D26">
        <w:rPr>
          <w:rFonts w:ascii="Times New Roman" w:hAnsi="Times New Roman"/>
          <w:b/>
          <w:szCs w:val="28"/>
        </w:rPr>
        <w:t xml:space="preserve">  2. Về kỹ năng:</w:t>
      </w:r>
    </w:p>
    <w:p w:rsidR="00A30F6F" w:rsidRPr="00365D26" w:rsidRDefault="00A30F6F" w:rsidP="00A30F6F">
      <w:pPr>
        <w:spacing w:before="60" w:after="60"/>
        <w:jc w:val="both"/>
        <w:rPr>
          <w:rFonts w:ascii="Times New Roman" w:hAnsi="Times New Roman"/>
          <w:szCs w:val="28"/>
        </w:rPr>
      </w:pPr>
      <w:r w:rsidRPr="00365D26">
        <w:rPr>
          <w:rFonts w:ascii="Times New Roman" w:hAnsi="Times New Roman"/>
          <w:szCs w:val="28"/>
        </w:rPr>
        <w:t xml:space="preserve">     - Về các mặt: đặc sắc về nội dung tư tưởng và hình thức nghệ thuật. </w:t>
      </w:r>
    </w:p>
    <w:p w:rsidR="00A30F6F" w:rsidRPr="00365D26" w:rsidRDefault="00A30F6F" w:rsidP="00A30F6F">
      <w:pPr>
        <w:spacing w:before="60" w:after="60"/>
        <w:jc w:val="both"/>
        <w:rPr>
          <w:rFonts w:ascii="Times New Roman" w:hAnsi="Times New Roman"/>
          <w:b/>
          <w:szCs w:val="28"/>
        </w:rPr>
      </w:pPr>
      <w:r w:rsidRPr="00365D26">
        <w:rPr>
          <w:rFonts w:ascii="Times New Roman" w:hAnsi="Times New Roman"/>
          <w:b/>
          <w:szCs w:val="28"/>
        </w:rPr>
        <w:t xml:space="preserve">  3. Về thái độ</w:t>
      </w:r>
      <w:r w:rsidRPr="00365D26">
        <w:rPr>
          <w:rFonts w:ascii="Times New Roman" w:hAnsi="Times New Roman"/>
          <w:b/>
          <w:szCs w:val="28"/>
        </w:rPr>
        <w:tab/>
      </w:r>
    </w:p>
    <w:p w:rsidR="00A30F6F" w:rsidRPr="00365D26" w:rsidRDefault="00A30F6F" w:rsidP="00A30F6F">
      <w:pPr>
        <w:spacing w:before="60" w:after="60"/>
        <w:jc w:val="both"/>
        <w:rPr>
          <w:rFonts w:ascii="Times New Roman" w:hAnsi="Times New Roman"/>
          <w:szCs w:val="28"/>
        </w:rPr>
      </w:pPr>
      <w:r w:rsidRPr="00365D26">
        <w:rPr>
          <w:rFonts w:ascii="Times New Roman" w:hAnsi="Times New Roman"/>
          <w:szCs w:val="28"/>
        </w:rPr>
        <w:t xml:space="preserve">     - Bước đầu thấy được một phần quá trình hiện đại hóa VHVN đã hoàn thành   cơ bản vào nửa đầu thế kỉ XX</w:t>
      </w:r>
    </w:p>
    <w:p w:rsidR="00A30F6F" w:rsidRPr="00365D26" w:rsidRDefault="00A30F6F" w:rsidP="00A30F6F">
      <w:pPr>
        <w:tabs>
          <w:tab w:val="left" w:pos="4965"/>
        </w:tabs>
        <w:spacing w:before="60" w:after="60"/>
        <w:jc w:val="both"/>
        <w:rPr>
          <w:rFonts w:ascii="Times New Roman" w:hAnsi="Times New Roman"/>
          <w:b/>
          <w:szCs w:val="28"/>
        </w:rPr>
      </w:pPr>
      <w:r w:rsidRPr="00365D26">
        <w:rPr>
          <w:rFonts w:ascii="Times New Roman" w:hAnsi="Times New Roman"/>
          <w:b/>
          <w:szCs w:val="28"/>
        </w:rPr>
        <w:t>II.Chuẩn bị:</w:t>
      </w:r>
    </w:p>
    <w:p w:rsidR="00A30F6F" w:rsidRPr="00365D26" w:rsidRDefault="00A30F6F" w:rsidP="00A30F6F">
      <w:pPr>
        <w:spacing w:before="60" w:after="60"/>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Chuẩn bị nội dung ôn tập, tham khảo tài liệu.</w:t>
      </w:r>
    </w:p>
    <w:p w:rsidR="00A30F6F" w:rsidRPr="00365D26" w:rsidRDefault="00A30F6F" w:rsidP="00A30F6F">
      <w:pPr>
        <w:spacing w:before="60" w:after="60"/>
        <w:jc w:val="both"/>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Đọc và trả lời các câu hỏi sgk- 104.</w:t>
      </w:r>
    </w:p>
    <w:p w:rsidR="00A30F6F" w:rsidRPr="00365D26" w:rsidRDefault="00A30F6F" w:rsidP="00A30F6F">
      <w:pPr>
        <w:jc w:val="both"/>
        <w:rPr>
          <w:rFonts w:ascii="Times New Roman" w:hAnsi="Times New Roman"/>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Phương pháp dạy học:</w:t>
      </w:r>
      <w:r w:rsidRPr="00365D26">
        <w:rPr>
          <w:rFonts w:ascii="Times New Roman" w:hAnsi="Times New Roman"/>
          <w:szCs w:val="28"/>
        </w:rPr>
        <w:t xml:space="preserve"> Vấn đáp, thảo luận, thuyết trỡnh</w:t>
      </w:r>
    </w:p>
    <w:p w:rsidR="00A30F6F" w:rsidRDefault="00A30F6F" w:rsidP="00A30F6F">
      <w:pPr>
        <w:spacing w:before="60" w:after="60"/>
        <w:rPr>
          <w:rFonts w:ascii="Times New Roman" w:hAnsi="Times New Roman"/>
          <w:b/>
          <w:szCs w:val="28"/>
        </w:rPr>
      </w:pPr>
      <w:r w:rsidRPr="00365D26">
        <w:rPr>
          <w:rFonts w:ascii="Times New Roman" w:hAnsi="Times New Roman"/>
          <w:b/>
          <w:szCs w:val="28"/>
        </w:rPr>
        <w:t>IV.</w:t>
      </w:r>
      <w:r>
        <w:rPr>
          <w:rFonts w:ascii="Times New Roman" w:hAnsi="Times New Roman"/>
          <w:b/>
          <w:szCs w:val="28"/>
        </w:rPr>
        <w:t xml:space="preserve"> </w:t>
      </w:r>
      <w:r w:rsidRPr="00365D26">
        <w:rPr>
          <w:rFonts w:ascii="Times New Roman" w:hAnsi="Times New Roman"/>
          <w:b/>
          <w:szCs w:val="28"/>
        </w:rPr>
        <w:t>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p>
    <w:p w:rsidR="00A30F6F" w:rsidRDefault="00A30F6F" w:rsidP="00A30F6F">
      <w:pPr>
        <w:spacing w:before="60" w:after="60"/>
        <w:rPr>
          <w:rFonts w:ascii="Times New Roman" w:hAnsi="Times New Roman"/>
          <w:lang w:val="pl-PL"/>
        </w:rPr>
      </w:pPr>
      <w:r w:rsidRPr="00365D26">
        <w:rPr>
          <w:rFonts w:ascii="Times New Roman" w:hAnsi="Times New Roman"/>
          <w:b/>
          <w:szCs w:val="28"/>
        </w:rPr>
        <w:t xml:space="preserve">Kiểm tra bài cũ: </w:t>
      </w:r>
      <w:r w:rsidRPr="00365D26">
        <w:rPr>
          <w:rFonts w:ascii="Times New Roman" w:hAnsi="Times New Roman"/>
          <w:lang w:val="pl-PL"/>
        </w:rPr>
        <w:t>- GV kiểm tra chuẩn bị của học sinh.</w:t>
      </w:r>
    </w:p>
    <w:p w:rsidR="00A30F6F" w:rsidRPr="00A059E8" w:rsidRDefault="00A30F6F" w:rsidP="00A30F6F">
      <w:pPr>
        <w:spacing w:before="60" w:after="60"/>
        <w:rPr>
          <w:rFonts w:ascii="Times New Roman" w:hAnsi="Times New Roman"/>
          <w:lang w:val="pl-PL"/>
        </w:rPr>
      </w:pPr>
      <w:r w:rsidRPr="00365D26">
        <w:rPr>
          <w:rFonts w:ascii="Times New Roman" w:hAnsi="Times New Roman"/>
          <w:b/>
          <w:szCs w:val="28"/>
        </w:rPr>
        <w:t>Giới thiệu và dạy bài mới</w:t>
      </w:r>
      <w:r w:rsidRPr="00365D26">
        <w:rPr>
          <w:rFonts w:ascii="Times New Roman" w:hAnsi="Times New Roman"/>
          <w:b/>
        </w:rPr>
        <w:t xml:space="preserve">: </w:t>
      </w:r>
      <w:r w:rsidRPr="00365D26">
        <w:rPr>
          <w:rFonts w:ascii="Times New Roman" w:hAnsi="Times New Roman"/>
        </w:rPr>
        <w:t xml:space="preserve"> Chúng ta đã tìm hiểu một số văn bản về  truyện kí Việt Nam giai đoạn 1930- 1945 để giúp các em có cái nhìn hệ thống về văn học giai đoạn này chúng ta cùng hệ thống lại các văn bản đã học.</w:t>
      </w:r>
    </w:p>
    <w:p w:rsidR="00A30F6F" w:rsidRPr="00365D26" w:rsidRDefault="00A30F6F" w:rsidP="00A30F6F">
      <w:pPr>
        <w:jc w:val="both"/>
        <w:rPr>
          <w:rFonts w:ascii="Times New Roman" w:hAnsi="Times New Roman"/>
          <w:b/>
          <w:bCs/>
          <w:i/>
          <w:szCs w:val="28"/>
        </w:rPr>
      </w:pPr>
      <w:r w:rsidRPr="00365D26">
        <w:rPr>
          <w:rFonts w:ascii="Times New Roman" w:hAnsi="Times New Roman"/>
          <w:b/>
          <w:bCs/>
          <w:i/>
          <w:szCs w:val="28"/>
        </w:rPr>
        <w:t>Nội dung ôn tập</w:t>
      </w:r>
    </w:p>
    <w:p w:rsidR="00A30F6F" w:rsidRPr="00365D26" w:rsidRDefault="00A30F6F" w:rsidP="00A30F6F">
      <w:pPr>
        <w:jc w:val="both"/>
        <w:rPr>
          <w:rFonts w:ascii="Times New Roman" w:hAnsi="Times New Roman"/>
          <w:szCs w:val="28"/>
        </w:rPr>
      </w:pPr>
      <w:r w:rsidRPr="00365D26">
        <w:rPr>
          <w:rFonts w:ascii="Times New Roman" w:hAnsi="Times New Roman"/>
          <w:b/>
          <w:bCs/>
          <w:szCs w:val="28"/>
          <w:u w:val="single"/>
        </w:rPr>
        <w:t>Câu 1</w:t>
      </w:r>
      <w:r w:rsidRPr="00365D26">
        <w:rPr>
          <w:rFonts w:ascii="Times New Roman" w:hAnsi="Times New Roman"/>
          <w:szCs w:val="28"/>
        </w:rPr>
        <w:t>: Lập bảng thống kê các văn bản truyện kí Việt Nam đã học theo hướng dẫn.</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HS làm theo nhóm đại diện trình bày.</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GV Khái quát bằng bảng phụ.</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
        <w:gridCol w:w="1680"/>
        <w:gridCol w:w="1120"/>
        <w:gridCol w:w="1680"/>
        <w:gridCol w:w="2660"/>
        <w:gridCol w:w="2520"/>
      </w:tblGrid>
      <w:tr w:rsidR="00A30F6F" w:rsidRPr="00365D26" w:rsidTr="003B3DBD">
        <w:tc>
          <w:tcPr>
            <w:tcW w:w="42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TT</w:t>
            </w:r>
          </w:p>
        </w:tc>
        <w:tc>
          <w:tcPr>
            <w:tcW w:w="168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Tên văn bản</w:t>
            </w:r>
          </w:p>
        </w:tc>
        <w:tc>
          <w:tcPr>
            <w:tcW w:w="112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Thể loại</w:t>
            </w:r>
          </w:p>
        </w:tc>
        <w:tc>
          <w:tcPr>
            <w:tcW w:w="168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Phương thức biểu đạt</w:t>
            </w:r>
          </w:p>
        </w:tc>
        <w:tc>
          <w:tcPr>
            <w:tcW w:w="266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Nội dung chủ yếu</w:t>
            </w:r>
          </w:p>
        </w:tc>
        <w:tc>
          <w:tcPr>
            <w:tcW w:w="252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Đặc sắc nghệ thuật</w:t>
            </w:r>
          </w:p>
        </w:tc>
      </w:tr>
      <w:tr w:rsidR="00A30F6F" w:rsidRPr="00365D26" w:rsidTr="003B3DBD">
        <w:tc>
          <w:tcPr>
            <w:tcW w:w="42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1</w:t>
            </w:r>
          </w:p>
        </w:tc>
        <w:tc>
          <w:tcPr>
            <w:tcW w:w="1680" w:type="dxa"/>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Tôi đi học</w:t>
            </w:r>
          </w:p>
          <w:p w:rsidR="00A30F6F" w:rsidRPr="00365D26" w:rsidRDefault="00A30F6F" w:rsidP="003B3DBD">
            <w:pPr>
              <w:jc w:val="center"/>
              <w:rPr>
                <w:rFonts w:ascii="Times New Roman" w:hAnsi="Times New Roman"/>
                <w:szCs w:val="28"/>
              </w:rPr>
            </w:pPr>
            <w:r w:rsidRPr="00365D26">
              <w:rPr>
                <w:rFonts w:ascii="Times New Roman" w:hAnsi="Times New Roman"/>
                <w:b/>
                <w:bCs/>
                <w:szCs w:val="28"/>
              </w:rPr>
              <w:t>Thanh Tịnh</w:t>
            </w:r>
          </w:p>
          <w:p w:rsidR="00A30F6F" w:rsidRPr="00365D26" w:rsidRDefault="00A30F6F" w:rsidP="003B3DBD">
            <w:pPr>
              <w:jc w:val="center"/>
              <w:rPr>
                <w:rFonts w:ascii="Times New Roman" w:hAnsi="Times New Roman"/>
                <w:szCs w:val="28"/>
              </w:rPr>
            </w:pPr>
            <w:r w:rsidRPr="00365D26">
              <w:rPr>
                <w:rFonts w:ascii="Times New Roman" w:hAnsi="Times New Roman"/>
                <w:szCs w:val="28"/>
              </w:rPr>
              <w:t>(1911-1988)</w:t>
            </w:r>
          </w:p>
        </w:tc>
        <w:tc>
          <w:tcPr>
            <w:tcW w:w="112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Truyện ngắn</w:t>
            </w:r>
          </w:p>
        </w:tc>
        <w:tc>
          <w:tcPr>
            <w:tcW w:w="1680" w:type="dxa"/>
            <w:vAlign w:val="center"/>
          </w:tcPr>
          <w:p w:rsidR="00A30F6F" w:rsidRPr="00365D26" w:rsidRDefault="00A30F6F" w:rsidP="003B3DBD">
            <w:pPr>
              <w:jc w:val="both"/>
              <w:rPr>
                <w:rFonts w:ascii="Times New Roman" w:hAnsi="Times New Roman"/>
                <w:szCs w:val="28"/>
                <w:lang w:val="nl-NL"/>
              </w:rPr>
            </w:pPr>
            <w:r w:rsidRPr="00365D26">
              <w:rPr>
                <w:rFonts w:ascii="Times New Roman" w:hAnsi="Times New Roman"/>
                <w:szCs w:val="28"/>
                <w:lang w:val="nl-NL"/>
              </w:rPr>
              <w:t>Tự sự xen miêu tả và biểu cảm.</w:t>
            </w:r>
          </w:p>
        </w:tc>
        <w:tc>
          <w:tcPr>
            <w:tcW w:w="2660" w:type="dxa"/>
            <w:vAlign w:val="center"/>
          </w:tcPr>
          <w:p w:rsidR="00A30F6F" w:rsidRPr="00365D26" w:rsidRDefault="00A30F6F" w:rsidP="003B3DBD">
            <w:pPr>
              <w:jc w:val="both"/>
              <w:rPr>
                <w:rFonts w:ascii="Times New Roman" w:hAnsi="Times New Roman"/>
                <w:szCs w:val="28"/>
                <w:lang w:val="nl-NL"/>
              </w:rPr>
            </w:pPr>
            <w:r w:rsidRPr="00365D26">
              <w:rPr>
                <w:rFonts w:ascii="Times New Roman" w:hAnsi="Times New Roman"/>
                <w:szCs w:val="28"/>
                <w:lang w:val="nl-NL"/>
              </w:rPr>
              <w:t>Những kỉ niệm trong sáng về  ngày đầu tiên được đến trường đi học.</w:t>
            </w:r>
          </w:p>
        </w:tc>
        <w:tc>
          <w:tcPr>
            <w:tcW w:w="2520" w:type="dxa"/>
            <w:vAlign w:val="center"/>
          </w:tcPr>
          <w:p w:rsidR="00A30F6F" w:rsidRPr="00365D26" w:rsidRDefault="00A30F6F" w:rsidP="003B3DBD">
            <w:pPr>
              <w:jc w:val="both"/>
              <w:rPr>
                <w:rFonts w:ascii="Times New Roman" w:hAnsi="Times New Roman"/>
                <w:szCs w:val="28"/>
              </w:rPr>
            </w:pPr>
            <w:r w:rsidRPr="00365D26">
              <w:rPr>
                <w:rFonts w:ascii="Times New Roman" w:hAnsi="Times New Roman"/>
                <w:szCs w:val="28"/>
              </w:rPr>
              <w:t>- Những h/ả so sánh mới mẻ và gợi cảm.</w:t>
            </w:r>
          </w:p>
        </w:tc>
      </w:tr>
      <w:tr w:rsidR="00A30F6F" w:rsidRPr="00365D26" w:rsidTr="003B3DBD">
        <w:tc>
          <w:tcPr>
            <w:tcW w:w="42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2</w:t>
            </w:r>
          </w:p>
        </w:tc>
        <w:tc>
          <w:tcPr>
            <w:tcW w:w="1680" w:type="dxa"/>
            <w:vAlign w:val="center"/>
          </w:tcPr>
          <w:p w:rsidR="00A30F6F" w:rsidRPr="00365D26" w:rsidRDefault="00A30F6F" w:rsidP="003B3DBD">
            <w:pPr>
              <w:jc w:val="center"/>
              <w:rPr>
                <w:rFonts w:ascii="Times New Roman" w:hAnsi="Times New Roman"/>
                <w:b/>
                <w:bCs/>
                <w:szCs w:val="28"/>
              </w:rPr>
            </w:pPr>
          </w:p>
          <w:p w:rsidR="00A30F6F" w:rsidRPr="00365D26" w:rsidRDefault="00A30F6F" w:rsidP="003B3DBD">
            <w:pPr>
              <w:jc w:val="center"/>
              <w:rPr>
                <w:rFonts w:ascii="Times New Roman" w:hAnsi="Times New Roman"/>
                <w:szCs w:val="28"/>
              </w:rPr>
            </w:pPr>
            <w:r w:rsidRPr="00365D26">
              <w:rPr>
                <w:rFonts w:ascii="Times New Roman" w:hAnsi="Times New Roman"/>
                <w:b/>
                <w:bCs/>
                <w:szCs w:val="28"/>
              </w:rPr>
              <w:t>Trong lòng mẹ</w:t>
            </w:r>
          </w:p>
        </w:tc>
        <w:tc>
          <w:tcPr>
            <w:tcW w:w="112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Hồi kí tự truyện</w:t>
            </w:r>
          </w:p>
        </w:tc>
        <w:tc>
          <w:tcPr>
            <w:tcW w:w="168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Tự sự kết hợp với miêu tả và biểu cảm đánh giá.</w:t>
            </w:r>
          </w:p>
        </w:tc>
        <w:tc>
          <w:tcPr>
            <w:tcW w:w="266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Nỗi cay đắng tủi cực và tình yêu thương mẹ cháy  bỏng của bé Hồng với người mẹ bất hạnh</w:t>
            </w:r>
          </w:p>
        </w:tc>
        <w:tc>
          <w:tcPr>
            <w:tcW w:w="252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H/ả so sánh liên tưởng độc đáo.</w:t>
            </w:r>
          </w:p>
        </w:tc>
      </w:tr>
      <w:tr w:rsidR="00A30F6F" w:rsidRPr="00365D26" w:rsidTr="003B3DBD">
        <w:tc>
          <w:tcPr>
            <w:tcW w:w="42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3</w:t>
            </w:r>
          </w:p>
        </w:tc>
        <w:tc>
          <w:tcPr>
            <w:tcW w:w="1680" w:type="dxa"/>
            <w:vAlign w:val="center"/>
          </w:tcPr>
          <w:p w:rsidR="00A30F6F" w:rsidRPr="00365D26" w:rsidRDefault="00A30F6F" w:rsidP="003B3DBD">
            <w:pPr>
              <w:jc w:val="center"/>
              <w:rPr>
                <w:rFonts w:ascii="Times New Roman" w:hAnsi="Times New Roman"/>
                <w:szCs w:val="28"/>
              </w:rPr>
            </w:pPr>
            <w:r w:rsidRPr="00365D26">
              <w:rPr>
                <w:rFonts w:ascii="Times New Roman" w:hAnsi="Times New Roman"/>
                <w:b/>
                <w:bCs/>
                <w:szCs w:val="28"/>
              </w:rPr>
              <w:t>Tức nước vỡ</w:t>
            </w:r>
            <w:r w:rsidRPr="00365D26">
              <w:rPr>
                <w:rFonts w:ascii="Times New Roman" w:hAnsi="Times New Roman"/>
                <w:szCs w:val="28"/>
              </w:rPr>
              <w:t xml:space="preserve"> </w:t>
            </w:r>
            <w:r w:rsidRPr="00365D26">
              <w:rPr>
                <w:rFonts w:ascii="Times New Roman" w:hAnsi="Times New Roman"/>
                <w:b/>
                <w:bCs/>
                <w:szCs w:val="28"/>
              </w:rPr>
              <w:t>bờ</w:t>
            </w:r>
          </w:p>
        </w:tc>
        <w:tc>
          <w:tcPr>
            <w:tcW w:w="1120" w:type="dxa"/>
            <w:vAlign w:val="center"/>
          </w:tcPr>
          <w:p w:rsidR="00A30F6F" w:rsidRPr="00365D26" w:rsidRDefault="00A30F6F" w:rsidP="003B3DBD">
            <w:pPr>
              <w:jc w:val="center"/>
              <w:rPr>
                <w:rFonts w:ascii="Times New Roman" w:hAnsi="Times New Roman"/>
                <w:b/>
                <w:bCs/>
                <w:szCs w:val="28"/>
              </w:rPr>
            </w:pPr>
          </w:p>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 xml:space="preserve">Tiểu </w:t>
            </w:r>
            <w:r w:rsidRPr="00365D26">
              <w:rPr>
                <w:rFonts w:ascii="Times New Roman" w:hAnsi="Times New Roman"/>
                <w:b/>
                <w:bCs/>
                <w:szCs w:val="28"/>
              </w:rPr>
              <w:lastRenderedPageBreak/>
              <w:t>thuyết</w:t>
            </w:r>
          </w:p>
        </w:tc>
        <w:tc>
          <w:tcPr>
            <w:tcW w:w="1680" w:type="dxa"/>
            <w:vAlign w:val="center"/>
          </w:tcPr>
          <w:p w:rsidR="00A30F6F" w:rsidRPr="00365D26" w:rsidRDefault="00A30F6F" w:rsidP="003B3DBD">
            <w:pPr>
              <w:jc w:val="both"/>
              <w:rPr>
                <w:rFonts w:ascii="Times New Roman" w:hAnsi="Times New Roman"/>
                <w:szCs w:val="28"/>
                <w:lang w:val="nl-NL"/>
              </w:rPr>
            </w:pPr>
            <w:r w:rsidRPr="00365D26">
              <w:rPr>
                <w:rFonts w:ascii="Times New Roman" w:hAnsi="Times New Roman"/>
                <w:szCs w:val="28"/>
                <w:lang w:val="nl-NL"/>
              </w:rPr>
              <w:lastRenderedPageBreak/>
              <w:t>- Tự sự kết hợp miêu tả</w:t>
            </w:r>
          </w:p>
        </w:tc>
        <w:tc>
          <w:tcPr>
            <w:tcW w:w="2660" w:type="dxa"/>
          </w:tcPr>
          <w:p w:rsidR="00A30F6F" w:rsidRPr="00365D26" w:rsidRDefault="00A30F6F" w:rsidP="003B3DBD">
            <w:pPr>
              <w:jc w:val="both"/>
              <w:rPr>
                <w:rFonts w:ascii="Times New Roman" w:hAnsi="Times New Roman"/>
                <w:szCs w:val="28"/>
              </w:rPr>
            </w:pPr>
            <w:r w:rsidRPr="00365D26">
              <w:rPr>
                <w:rFonts w:ascii="Times New Roman" w:hAnsi="Times New Roman"/>
                <w:szCs w:val="28"/>
                <w:lang w:val="nl-NL"/>
              </w:rPr>
              <w:t xml:space="preserve">- Đoạn trích vạch trần bộ mặt tàn ác, </w:t>
            </w:r>
            <w:r w:rsidRPr="00365D26">
              <w:rPr>
                <w:rFonts w:ascii="Times New Roman" w:hAnsi="Times New Roman"/>
                <w:szCs w:val="28"/>
                <w:lang w:val="nl-NL"/>
              </w:rPr>
              <w:lastRenderedPageBreak/>
              <w:t xml:space="preserve">bất nhân của XH thực dân PK đương thời. </w:t>
            </w:r>
            <w:r w:rsidRPr="00365D26">
              <w:rPr>
                <w:rFonts w:ascii="Times New Roman" w:hAnsi="Times New Roman"/>
                <w:szCs w:val="28"/>
              </w:rPr>
              <w:t>Tố cáo chính sách thuế khoá vô nhân đạo.</w:t>
            </w:r>
          </w:p>
          <w:p w:rsidR="00A30F6F" w:rsidRPr="00365D26" w:rsidRDefault="00A30F6F" w:rsidP="003B3DBD">
            <w:pPr>
              <w:jc w:val="both"/>
              <w:rPr>
                <w:rFonts w:ascii="Times New Roman" w:hAnsi="Times New Roman"/>
                <w:szCs w:val="28"/>
              </w:rPr>
            </w:pPr>
            <w:r w:rsidRPr="00365D26">
              <w:rPr>
                <w:rFonts w:ascii="Times New Roman" w:hAnsi="Times New Roman"/>
                <w:szCs w:val="28"/>
              </w:rPr>
              <w:t>- Vẻ đẹp tâm hồn của người phụ nữ nông dân, vừa giàu tình thương yêu vừa có sức sống tiềm tàng mạnh  mẽ của chị Dậu cũng là của người phụ nữ Việt Nam trước CM</w:t>
            </w:r>
          </w:p>
        </w:tc>
        <w:tc>
          <w:tcPr>
            <w:tcW w:w="252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lastRenderedPageBreak/>
              <w:t xml:space="preserve">- Ngòi bút hiện thực khoẻ khoắn, giàu </w:t>
            </w:r>
            <w:r w:rsidRPr="00365D26">
              <w:rPr>
                <w:rFonts w:ascii="Times New Roman" w:hAnsi="Times New Roman"/>
                <w:szCs w:val="28"/>
              </w:rPr>
              <w:lastRenderedPageBreak/>
              <w:t>tinh thân lạc quan.</w:t>
            </w:r>
          </w:p>
          <w:p w:rsidR="00A30F6F" w:rsidRPr="00365D26" w:rsidRDefault="00A30F6F" w:rsidP="003B3DBD">
            <w:pPr>
              <w:jc w:val="both"/>
              <w:rPr>
                <w:rFonts w:ascii="Times New Roman" w:hAnsi="Times New Roman"/>
                <w:szCs w:val="28"/>
              </w:rPr>
            </w:pPr>
            <w:r w:rsidRPr="00365D26">
              <w:rPr>
                <w:rFonts w:ascii="Times New Roman" w:hAnsi="Times New Roman"/>
                <w:szCs w:val="28"/>
              </w:rPr>
              <w:t>- Xây dựng tình huống truyện bất ngờ, có cao trào và giải quyết hợp lí.</w:t>
            </w:r>
          </w:p>
          <w:p w:rsidR="00A30F6F" w:rsidRPr="00365D26" w:rsidRDefault="00A30F6F" w:rsidP="003B3DBD">
            <w:pPr>
              <w:jc w:val="both"/>
              <w:rPr>
                <w:rFonts w:ascii="Times New Roman" w:hAnsi="Times New Roman"/>
                <w:szCs w:val="28"/>
              </w:rPr>
            </w:pPr>
            <w:r w:rsidRPr="00365D26">
              <w:rPr>
                <w:rFonts w:ascii="Times New Roman" w:hAnsi="Times New Roman"/>
                <w:szCs w:val="28"/>
              </w:rPr>
              <w:t>- Xây dựng, miêu tả nhân vật chủ yếu qua hai ngôn ngữ, hành động trong thế tương phản với các nhân vật khác.</w:t>
            </w:r>
          </w:p>
        </w:tc>
      </w:tr>
      <w:tr w:rsidR="00A30F6F" w:rsidRPr="00365D26" w:rsidTr="003B3DBD">
        <w:tc>
          <w:tcPr>
            <w:tcW w:w="420" w:type="dxa"/>
          </w:tcPr>
          <w:p w:rsidR="00A30F6F" w:rsidRPr="00365D26" w:rsidRDefault="00A30F6F" w:rsidP="003B3DBD">
            <w:pPr>
              <w:rPr>
                <w:rFonts w:ascii="Times New Roman" w:hAnsi="Times New Roman"/>
                <w:szCs w:val="28"/>
              </w:rPr>
            </w:pPr>
            <w:r w:rsidRPr="00365D26">
              <w:rPr>
                <w:rFonts w:ascii="Times New Roman" w:hAnsi="Times New Roman"/>
                <w:szCs w:val="28"/>
              </w:rPr>
              <w:lastRenderedPageBreak/>
              <w:t>4</w:t>
            </w:r>
          </w:p>
        </w:tc>
        <w:tc>
          <w:tcPr>
            <w:tcW w:w="1680" w:type="dxa"/>
          </w:tcPr>
          <w:p w:rsidR="00A30F6F" w:rsidRPr="00365D26" w:rsidRDefault="00A30F6F" w:rsidP="003B3DBD">
            <w:pPr>
              <w:keepNext/>
              <w:keepLines/>
              <w:jc w:val="center"/>
              <w:outlineLvl w:val="6"/>
              <w:rPr>
                <w:rFonts w:ascii="Times New Roman" w:eastAsiaTheme="majorEastAsia" w:hAnsi="Times New Roman"/>
                <w:b/>
                <w:i/>
                <w:iCs/>
                <w:color w:val="404040" w:themeColor="text1" w:themeTint="BF"/>
                <w:szCs w:val="28"/>
              </w:rPr>
            </w:pPr>
            <w:r w:rsidRPr="00365D26">
              <w:rPr>
                <w:rFonts w:ascii="Times New Roman" w:eastAsiaTheme="majorEastAsia" w:hAnsi="Times New Roman"/>
                <w:b/>
                <w:i/>
                <w:iCs/>
                <w:color w:val="404040" w:themeColor="text1" w:themeTint="BF"/>
                <w:szCs w:val="28"/>
              </w:rPr>
              <w:t>Lão Hạc</w:t>
            </w:r>
          </w:p>
          <w:p w:rsidR="00A30F6F" w:rsidRPr="00365D26" w:rsidRDefault="00A30F6F" w:rsidP="003B3DBD">
            <w:pPr>
              <w:jc w:val="center"/>
              <w:rPr>
                <w:rFonts w:ascii="Times New Roman" w:hAnsi="Times New Roman"/>
                <w:b/>
                <w:bCs/>
                <w:i/>
                <w:iCs/>
                <w:szCs w:val="28"/>
              </w:rPr>
            </w:pPr>
            <w:r w:rsidRPr="00365D26">
              <w:rPr>
                <w:rFonts w:ascii="Times New Roman" w:hAnsi="Times New Roman"/>
                <w:b/>
                <w:bCs/>
                <w:i/>
                <w:iCs/>
                <w:szCs w:val="28"/>
              </w:rPr>
              <w:t>( trích truyện ngắn Lão Hạc)</w:t>
            </w:r>
          </w:p>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 Nam Cao</w:t>
            </w:r>
          </w:p>
          <w:p w:rsidR="00A30F6F" w:rsidRPr="00365D26" w:rsidRDefault="00A30F6F" w:rsidP="003B3DBD">
            <w:pPr>
              <w:jc w:val="center"/>
              <w:rPr>
                <w:rFonts w:ascii="Times New Roman" w:hAnsi="Times New Roman"/>
                <w:szCs w:val="28"/>
              </w:rPr>
            </w:pPr>
            <w:r w:rsidRPr="00365D26">
              <w:rPr>
                <w:rFonts w:ascii="Times New Roman" w:hAnsi="Times New Roman"/>
                <w:szCs w:val="28"/>
              </w:rPr>
              <w:t>( 1915-1851 )</w:t>
            </w:r>
          </w:p>
        </w:tc>
        <w:tc>
          <w:tcPr>
            <w:tcW w:w="1120" w:type="dxa"/>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Truyện ngắn</w:t>
            </w:r>
          </w:p>
        </w:tc>
        <w:tc>
          <w:tcPr>
            <w:tcW w:w="168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Tự sự kết hợp miêu tả biểu cảm</w:t>
            </w:r>
          </w:p>
        </w:tc>
        <w:tc>
          <w:tcPr>
            <w:tcW w:w="266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Số phận đau thương và phẩm chất cao quí của người nông dân cùng khổ trong xã hội Việt Nam trước CM tháng 8.</w:t>
            </w:r>
          </w:p>
          <w:p w:rsidR="00A30F6F" w:rsidRPr="00365D26" w:rsidRDefault="00A30F6F" w:rsidP="003B3DBD">
            <w:pPr>
              <w:jc w:val="both"/>
              <w:rPr>
                <w:rFonts w:ascii="Times New Roman" w:hAnsi="Times New Roman"/>
                <w:szCs w:val="28"/>
              </w:rPr>
            </w:pPr>
            <w:r w:rsidRPr="00365D26">
              <w:rPr>
                <w:rFonts w:ascii="Times New Roman" w:hAnsi="Times New Roman"/>
                <w:szCs w:val="28"/>
              </w:rPr>
              <w:t>- Thái độ trân trọng của tác giả đối với họ</w:t>
            </w:r>
          </w:p>
        </w:tc>
        <w:tc>
          <w:tcPr>
            <w:tcW w:w="252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Nghệ thuật miêu tả nội tâm và diễn biến tâm lí của mỗi nhân vật.</w:t>
            </w:r>
          </w:p>
          <w:p w:rsidR="00A30F6F" w:rsidRPr="00365D26" w:rsidRDefault="00A30F6F" w:rsidP="003B3DBD">
            <w:pPr>
              <w:jc w:val="both"/>
              <w:rPr>
                <w:rFonts w:ascii="Times New Roman" w:hAnsi="Times New Roman"/>
                <w:szCs w:val="28"/>
              </w:rPr>
            </w:pPr>
            <w:r w:rsidRPr="00365D26">
              <w:rPr>
                <w:rFonts w:ascii="Times New Roman" w:hAnsi="Times New Roman"/>
                <w:szCs w:val="28"/>
              </w:rPr>
              <w:t>- Ngôn ngữ miêu tả chân thật đậm đà chất nông dân giản dị, tự nhiên nhưng mang màu sắc triết lí.</w:t>
            </w:r>
          </w:p>
        </w:tc>
      </w:tr>
    </w:tbl>
    <w:p w:rsidR="00A30F6F" w:rsidRPr="00365D26" w:rsidRDefault="00A30F6F" w:rsidP="00A30F6F">
      <w:pPr>
        <w:rPr>
          <w:rFonts w:ascii="Times New Roman" w:hAnsi="Times New Roman"/>
          <w:b/>
          <w:bCs/>
          <w:szCs w:val="28"/>
          <w:u w:val="single"/>
        </w:rPr>
      </w:pPr>
    </w:p>
    <w:p w:rsidR="00A30F6F" w:rsidRPr="00365D26" w:rsidRDefault="00A30F6F" w:rsidP="00A30F6F">
      <w:pPr>
        <w:jc w:val="both"/>
        <w:rPr>
          <w:rFonts w:ascii="Times New Roman" w:hAnsi="Times New Roman"/>
          <w:szCs w:val="28"/>
        </w:rPr>
      </w:pPr>
      <w:r w:rsidRPr="00365D26">
        <w:rPr>
          <w:rFonts w:ascii="Times New Roman" w:hAnsi="Times New Roman"/>
          <w:b/>
          <w:bCs/>
          <w:szCs w:val="28"/>
          <w:u w:val="single"/>
        </w:rPr>
        <w:t>Câu 2</w:t>
      </w:r>
      <w:r w:rsidRPr="00365D26">
        <w:rPr>
          <w:rFonts w:ascii="Times New Roman" w:hAnsi="Times New Roman"/>
          <w:szCs w:val="28"/>
        </w:rPr>
        <w:t>: So sánh, phân tích để thấy điểm giống nhau và khác nhau về nội dung và nghệ thuật của 3 văn bản 2,3,4.</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GV gợi ý cho hs làm bài.</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HS trình bày bài làm ở nhà.</w:t>
      </w:r>
    </w:p>
    <w:p w:rsidR="00A30F6F" w:rsidRPr="00365D26" w:rsidRDefault="00A30F6F" w:rsidP="00A30F6F">
      <w:pPr>
        <w:jc w:val="both"/>
        <w:rPr>
          <w:rFonts w:ascii="Times New Roman" w:hAnsi="Times New Roman"/>
          <w:szCs w:val="28"/>
        </w:rPr>
      </w:pPr>
      <w:r w:rsidRPr="00365D26">
        <w:rPr>
          <w:rFonts w:ascii="Times New Roman" w:hAnsi="Times New Roman"/>
          <w:b/>
          <w:bCs/>
          <w:szCs w:val="28"/>
          <w:u w:val="single"/>
        </w:rPr>
        <w:t>* Giống nhau</w:t>
      </w:r>
      <w:r w:rsidRPr="00365D26">
        <w:rPr>
          <w:rFonts w:ascii="Times New Roman" w:hAnsi="Times New Roman"/>
          <w:szCs w:val="28"/>
        </w:rPr>
        <w:t xml:space="preserve">: </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Đều là văn bản tự sự, truyện kí hiện đại được sáng tác vào thời kì 1930-1945.</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Đều lấy đề tài về con người và cuộc sống xã hội đương thời của tác giả. Các tác phẩm đều đi sâu miêu tả số phận cực khổ của những người bị vùi dập.</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Các tác phẩm đều chan chứa tinh thần nhân đạo ( yêu thương, trân trọng những tình cảm, phẩm chất đẹp đẽ của con người; tố cáo những gì tàn ác xấu xa )</w:t>
      </w:r>
    </w:p>
    <w:p w:rsidR="00A30F6F" w:rsidRPr="00A059E8" w:rsidRDefault="00A30F6F" w:rsidP="00A30F6F">
      <w:pPr>
        <w:jc w:val="both"/>
        <w:rPr>
          <w:rFonts w:ascii="Times New Roman" w:hAnsi="Times New Roman"/>
          <w:spacing w:val="-10"/>
          <w:szCs w:val="28"/>
        </w:rPr>
      </w:pPr>
      <w:r w:rsidRPr="00365D26">
        <w:rPr>
          <w:rFonts w:ascii="Times New Roman" w:hAnsi="Times New Roman"/>
          <w:szCs w:val="28"/>
        </w:rPr>
        <w:tab/>
      </w:r>
      <w:r w:rsidRPr="00A059E8">
        <w:rPr>
          <w:rFonts w:ascii="Times New Roman" w:hAnsi="Times New Roman"/>
          <w:spacing w:val="-10"/>
          <w:szCs w:val="28"/>
        </w:rPr>
        <w:t>- Các tác phẩm có lối viết chân thật, gần gũi đời sống, chân thực ( bút pháp hiện thực )</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GV KQ: Đó chính là những điểm chung nhất của dòng văn xuôi hiện thực nước ta trước cách mạng.</w:t>
      </w:r>
    </w:p>
    <w:p w:rsidR="00A30F6F" w:rsidRPr="00365D26" w:rsidRDefault="00A30F6F" w:rsidP="00A30F6F">
      <w:pPr>
        <w:jc w:val="both"/>
        <w:rPr>
          <w:rFonts w:ascii="Times New Roman" w:hAnsi="Times New Roman"/>
          <w:szCs w:val="28"/>
        </w:rPr>
      </w:pPr>
      <w:r w:rsidRPr="00365D26">
        <w:rPr>
          <w:rFonts w:ascii="Times New Roman" w:hAnsi="Times New Roman"/>
          <w:szCs w:val="28"/>
        </w:rPr>
        <w:t xml:space="preserve">* Khác nhau: </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HS lập bảng đối chiếu để so sánh.</w:t>
      </w:r>
    </w:p>
    <w:p w:rsidR="00A30F6F" w:rsidRPr="00365D26" w:rsidRDefault="00A30F6F" w:rsidP="00A30F6F">
      <w:pPr>
        <w:jc w:val="both"/>
        <w:rPr>
          <w:rFonts w:ascii="Times New Roman" w:hAnsi="Times New Roman"/>
          <w:szCs w:val="28"/>
        </w:rPr>
      </w:pPr>
      <w:r w:rsidRPr="00365D26">
        <w:rPr>
          <w:rFonts w:ascii="Times New Roman" w:hAnsi="Times New Roman"/>
          <w:szCs w:val="28"/>
        </w:rPr>
        <w:tab/>
        <w:t>- GV khái q</w:t>
      </w:r>
      <w:r>
        <w:rPr>
          <w:rFonts w:ascii="Times New Roman" w:hAnsi="Times New Roman"/>
          <w:szCs w:val="28"/>
        </w:rPr>
        <w:t>uát các nội dung hs đã so sánh.</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
        <w:gridCol w:w="1400"/>
        <w:gridCol w:w="1191"/>
        <w:gridCol w:w="1661"/>
        <w:gridCol w:w="2679"/>
        <w:gridCol w:w="2440"/>
      </w:tblGrid>
      <w:tr w:rsidR="00A30F6F" w:rsidRPr="00365D26" w:rsidTr="003B3DBD">
        <w:tc>
          <w:tcPr>
            <w:tcW w:w="349"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TT</w:t>
            </w:r>
          </w:p>
        </w:tc>
        <w:tc>
          <w:tcPr>
            <w:tcW w:w="140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Tên VB</w:t>
            </w:r>
          </w:p>
        </w:tc>
        <w:tc>
          <w:tcPr>
            <w:tcW w:w="1191"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Thể loại</w:t>
            </w:r>
          </w:p>
        </w:tc>
        <w:tc>
          <w:tcPr>
            <w:tcW w:w="1661"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Phương thức biểu đạt</w:t>
            </w:r>
          </w:p>
        </w:tc>
        <w:tc>
          <w:tcPr>
            <w:tcW w:w="2679"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Nội dung chủ yếu</w:t>
            </w:r>
          </w:p>
        </w:tc>
        <w:tc>
          <w:tcPr>
            <w:tcW w:w="2440" w:type="dxa"/>
            <w:vAlign w:val="center"/>
          </w:tcPr>
          <w:p w:rsidR="00A30F6F" w:rsidRPr="00365D26" w:rsidRDefault="00A30F6F" w:rsidP="003B3DBD">
            <w:pPr>
              <w:jc w:val="center"/>
              <w:rPr>
                <w:rFonts w:ascii="Times New Roman" w:hAnsi="Times New Roman"/>
                <w:b/>
                <w:bCs/>
                <w:i/>
                <w:szCs w:val="28"/>
              </w:rPr>
            </w:pPr>
            <w:r w:rsidRPr="00365D26">
              <w:rPr>
                <w:rFonts w:ascii="Times New Roman" w:hAnsi="Times New Roman"/>
                <w:b/>
                <w:bCs/>
                <w:i/>
                <w:szCs w:val="28"/>
              </w:rPr>
              <w:t>Đặc sắc nghệ thuật</w:t>
            </w:r>
          </w:p>
        </w:tc>
      </w:tr>
      <w:tr w:rsidR="00A30F6F" w:rsidRPr="00365D26" w:rsidTr="003B3DBD">
        <w:tc>
          <w:tcPr>
            <w:tcW w:w="349"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1</w:t>
            </w:r>
          </w:p>
        </w:tc>
        <w:tc>
          <w:tcPr>
            <w:tcW w:w="140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Trong lòng mẹ</w:t>
            </w:r>
          </w:p>
        </w:tc>
        <w:tc>
          <w:tcPr>
            <w:tcW w:w="1191"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Hồi kí</w:t>
            </w:r>
          </w:p>
        </w:tc>
        <w:tc>
          <w:tcPr>
            <w:tcW w:w="1661"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xml:space="preserve">- Tự sự kết hợp miêu tả và biểu cảm </w:t>
            </w:r>
            <w:r w:rsidRPr="00365D26">
              <w:rPr>
                <w:rFonts w:ascii="Times New Roman" w:hAnsi="Times New Roman"/>
                <w:szCs w:val="28"/>
              </w:rPr>
              <w:lastRenderedPageBreak/>
              <w:t>và đánh giá</w:t>
            </w:r>
          </w:p>
        </w:tc>
        <w:tc>
          <w:tcPr>
            <w:tcW w:w="2679"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lastRenderedPageBreak/>
              <w:t xml:space="preserve">- Nội cay đắng tủi cực và tình yêu thương mẹ cháy bỏng </w:t>
            </w:r>
            <w:r w:rsidRPr="00365D26">
              <w:rPr>
                <w:rFonts w:ascii="Times New Roman" w:hAnsi="Times New Roman"/>
                <w:szCs w:val="28"/>
              </w:rPr>
              <w:lastRenderedPageBreak/>
              <w:t>của bé Hồng với người mẹ bất hạnh</w:t>
            </w:r>
          </w:p>
        </w:tc>
        <w:tc>
          <w:tcPr>
            <w:tcW w:w="244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lastRenderedPageBreak/>
              <w:t>- H/ả so sánh liên tưởng độc đáo.</w:t>
            </w:r>
          </w:p>
        </w:tc>
      </w:tr>
      <w:tr w:rsidR="00A30F6F" w:rsidRPr="00365D26" w:rsidTr="003B3DBD">
        <w:tc>
          <w:tcPr>
            <w:tcW w:w="349"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2</w:t>
            </w:r>
          </w:p>
        </w:tc>
        <w:tc>
          <w:tcPr>
            <w:tcW w:w="140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Tức nước vỡ bờ</w:t>
            </w:r>
          </w:p>
        </w:tc>
        <w:tc>
          <w:tcPr>
            <w:tcW w:w="1191"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Tiểu thuyết</w:t>
            </w:r>
          </w:p>
        </w:tc>
        <w:tc>
          <w:tcPr>
            <w:tcW w:w="1661" w:type="dxa"/>
            <w:vAlign w:val="center"/>
          </w:tcPr>
          <w:p w:rsidR="00A30F6F" w:rsidRPr="00365D26" w:rsidRDefault="00A30F6F" w:rsidP="003B3DBD">
            <w:pPr>
              <w:jc w:val="both"/>
              <w:rPr>
                <w:rFonts w:ascii="Times New Roman" w:hAnsi="Times New Roman"/>
                <w:szCs w:val="28"/>
                <w:lang w:val="nl-NL"/>
              </w:rPr>
            </w:pPr>
            <w:r w:rsidRPr="00365D26">
              <w:rPr>
                <w:rFonts w:ascii="Times New Roman" w:hAnsi="Times New Roman"/>
                <w:szCs w:val="28"/>
                <w:lang w:val="nl-NL"/>
              </w:rPr>
              <w:t>- Tự sự kết hợp miêu tả.</w:t>
            </w:r>
          </w:p>
        </w:tc>
        <w:tc>
          <w:tcPr>
            <w:tcW w:w="2679" w:type="dxa"/>
          </w:tcPr>
          <w:p w:rsidR="00A30F6F" w:rsidRPr="00365D26" w:rsidRDefault="00A30F6F" w:rsidP="003B3DBD">
            <w:pPr>
              <w:jc w:val="both"/>
              <w:rPr>
                <w:rFonts w:ascii="Times New Roman" w:hAnsi="Times New Roman"/>
                <w:szCs w:val="28"/>
              </w:rPr>
            </w:pPr>
            <w:r w:rsidRPr="00365D26">
              <w:rPr>
                <w:rFonts w:ascii="Times New Roman" w:hAnsi="Times New Roman"/>
                <w:szCs w:val="28"/>
                <w:lang w:val="nl-NL"/>
              </w:rPr>
              <w:t xml:space="preserve">- Đoạn trích vạch trần bộ mặt tàn ác, bất nhân của XH thực dân PK đương thời. </w:t>
            </w:r>
            <w:r w:rsidRPr="00365D26">
              <w:rPr>
                <w:rFonts w:ascii="Times New Roman" w:hAnsi="Times New Roman"/>
                <w:szCs w:val="28"/>
              </w:rPr>
              <w:t>Tố cáo chính sách thuế khoá vô nhân đạo.</w:t>
            </w:r>
          </w:p>
          <w:p w:rsidR="00A30F6F" w:rsidRPr="00365D26" w:rsidRDefault="00A30F6F" w:rsidP="003B3DBD">
            <w:pPr>
              <w:jc w:val="both"/>
              <w:rPr>
                <w:rFonts w:ascii="Times New Roman" w:hAnsi="Times New Roman"/>
                <w:szCs w:val="28"/>
              </w:rPr>
            </w:pPr>
            <w:r w:rsidRPr="00365D26">
              <w:rPr>
                <w:rFonts w:ascii="Times New Roman" w:hAnsi="Times New Roman"/>
                <w:szCs w:val="28"/>
              </w:rPr>
              <w:t>- Vẻ đẹp tâm hồn của người phụ nữ nông dân, vừa giàu tình thương yêu vừa có sức sống tiềm tàng mạnh  mẽ của chị Dậu cũng là của người phụ nữ Việt Nam trước CM.</w:t>
            </w:r>
          </w:p>
        </w:tc>
        <w:tc>
          <w:tcPr>
            <w:tcW w:w="244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Ngòi bút hiện thực khoẻ khoắn, giàu tinh thân lạc quan.</w:t>
            </w:r>
          </w:p>
          <w:p w:rsidR="00A30F6F" w:rsidRPr="00365D26" w:rsidRDefault="00A30F6F" w:rsidP="003B3DBD">
            <w:pPr>
              <w:jc w:val="both"/>
              <w:rPr>
                <w:rFonts w:ascii="Times New Roman" w:hAnsi="Times New Roman"/>
                <w:szCs w:val="28"/>
              </w:rPr>
            </w:pPr>
            <w:r w:rsidRPr="00365D26">
              <w:rPr>
                <w:rFonts w:ascii="Times New Roman" w:hAnsi="Times New Roman"/>
                <w:szCs w:val="28"/>
              </w:rPr>
              <w:t>- Xây dựng tình huống truyện bất ngờ, có cao trào và giải quyết hợp lí.</w:t>
            </w:r>
          </w:p>
          <w:p w:rsidR="00A30F6F" w:rsidRPr="00365D26" w:rsidRDefault="00A30F6F" w:rsidP="003B3DBD">
            <w:pPr>
              <w:jc w:val="both"/>
              <w:rPr>
                <w:rFonts w:ascii="Times New Roman" w:hAnsi="Times New Roman"/>
                <w:szCs w:val="28"/>
              </w:rPr>
            </w:pPr>
            <w:r w:rsidRPr="00365D26">
              <w:rPr>
                <w:rFonts w:ascii="Times New Roman" w:hAnsi="Times New Roman"/>
                <w:szCs w:val="28"/>
              </w:rPr>
              <w:t>- Xây dựng, miêu tả nhân vật chủ yếu qua hai ngôn ngữ, hành động trong thế tương phản với các nhân vật khác.</w:t>
            </w:r>
          </w:p>
        </w:tc>
      </w:tr>
      <w:tr w:rsidR="00A30F6F" w:rsidRPr="00365D26" w:rsidTr="003B3DBD">
        <w:tc>
          <w:tcPr>
            <w:tcW w:w="349"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3</w:t>
            </w:r>
          </w:p>
        </w:tc>
        <w:tc>
          <w:tcPr>
            <w:tcW w:w="1400"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Lão Hạc</w:t>
            </w:r>
          </w:p>
        </w:tc>
        <w:tc>
          <w:tcPr>
            <w:tcW w:w="1191" w:type="dxa"/>
            <w:vAlign w:val="center"/>
          </w:tcPr>
          <w:p w:rsidR="00A30F6F" w:rsidRPr="00365D26" w:rsidRDefault="00A30F6F" w:rsidP="003B3DBD">
            <w:pPr>
              <w:jc w:val="center"/>
              <w:rPr>
                <w:rFonts w:ascii="Times New Roman" w:hAnsi="Times New Roman"/>
                <w:b/>
                <w:bCs/>
                <w:szCs w:val="28"/>
              </w:rPr>
            </w:pPr>
            <w:r w:rsidRPr="00365D26">
              <w:rPr>
                <w:rFonts w:ascii="Times New Roman" w:hAnsi="Times New Roman"/>
                <w:b/>
                <w:bCs/>
                <w:szCs w:val="28"/>
              </w:rPr>
              <w:t>Truyện ngắn</w:t>
            </w:r>
          </w:p>
        </w:tc>
        <w:tc>
          <w:tcPr>
            <w:tcW w:w="1661" w:type="dxa"/>
            <w:vAlign w:val="center"/>
          </w:tcPr>
          <w:p w:rsidR="00A30F6F" w:rsidRPr="00365D26" w:rsidRDefault="00A30F6F" w:rsidP="003B3DBD">
            <w:pPr>
              <w:jc w:val="both"/>
              <w:rPr>
                <w:rFonts w:ascii="Times New Roman" w:hAnsi="Times New Roman"/>
                <w:szCs w:val="28"/>
              </w:rPr>
            </w:pPr>
            <w:r w:rsidRPr="00365D26">
              <w:rPr>
                <w:rFonts w:ascii="Times New Roman" w:hAnsi="Times New Roman"/>
                <w:szCs w:val="28"/>
              </w:rPr>
              <w:t>- Tự sự kết hợp miêu tả và biểu cảm</w:t>
            </w:r>
          </w:p>
        </w:tc>
        <w:tc>
          <w:tcPr>
            <w:tcW w:w="2679"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Số phận đau thương và phẩm chất cao quí của người nông dân cùng khổ trong xã hội Việt Nam trước CM tháng 8.</w:t>
            </w:r>
          </w:p>
          <w:p w:rsidR="00A30F6F" w:rsidRPr="00365D26" w:rsidRDefault="00A30F6F" w:rsidP="003B3DBD">
            <w:pPr>
              <w:jc w:val="both"/>
              <w:rPr>
                <w:rFonts w:ascii="Times New Roman" w:hAnsi="Times New Roman"/>
                <w:szCs w:val="28"/>
              </w:rPr>
            </w:pPr>
            <w:r w:rsidRPr="00365D26">
              <w:rPr>
                <w:rFonts w:ascii="Times New Roman" w:hAnsi="Times New Roman"/>
                <w:szCs w:val="28"/>
              </w:rPr>
              <w:t>- Thái độ trân trọng của tác giả đối với họ</w:t>
            </w:r>
          </w:p>
        </w:tc>
        <w:tc>
          <w:tcPr>
            <w:tcW w:w="2440" w:type="dxa"/>
          </w:tcPr>
          <w:p w:rsidR="00A30F6F" w:rsidRPr="00365D26" w:rsidRDefault="00A30F6F" w:rsidP="003B3DBD">
            <w:pPr>
              <w:jc w:val="both"/>
              <w:rPr>
                <w:rFonts w:ascii="Times New Roman" w:hAnsi="Times New Roman"/>
                <w:szCs w:val="28"/>
              </w:rPr>
            </w:pPr>
            <w:r w:rsidRPr="00365D26">
              <w:rPr>
                <w:rFonts w:ascii="Times New Roman" w:hAnsi="Times New Roman"/>
                <w:szCs w:val="28"/>
              </w:rPr>
              <w:t>- Nghệ thuật miêu tả nội tâm và diễn biến tâm lí của mỗi nhân vật.</w:t>
            </w:r>
          </w:p>
          <w:p w:rsidR="00A30F6F" w:rsidRPr="00365D26" w:rsidRDefault="00A30F6F" w:rsidP="003B3DBD">
            <w:pPr>
              <w:jc w:val="both"/>
              <w:rPr>
                <w:rFonts w:ascii="Times New Roman" w:hAnsi="Times New Roman"/>
                <w:szCs w:val="28"/>
              </w:rPr>
            </w:pPr>
            <w:r w:rsidRPr="00365D26">
              <w:rPr>
                <w:rFonts w:ascii="Times New Roman" w:hAnsi="Times New Roman"/>
                <w:szCs w:val="28"/>
              </w:rPr>
              <w:t>- Ngôn ngữ miêu tả chân thật đậm đà chất nông dân giản dị, tự nhiên nhưng mang màu sắc triết lí.</w:t>
            </w:r>
          </w:p>
        </w:tc>
      </w:tr>
    </w:tbl>
    <w:p w:rsidR="00A30F6F" w:rsidRPr="00365D26" w:rsidRDefault="00A30F6F" w:rsidP="00A30F6F">
      <w:pPr>
        <w:rPr>
          <w:rFonts w:ascii="Times New Roman" w:hAnsi="Times New Roman"/>
          <w:szCs w:val="28"/>
        </w:rPr>
      </w:pPr>
    </w:p>
    <w:p w:rsidR="00A30F6F" w:rsidRPr="00365D26" w:rsidRDefault="00A30F6F" w:rsidP="00A30F6F">
      <w:pPr>
        <w:tabs>
          <w:tab w:val="left" w:pos="90"/>
        </w:tabs>
        <w:jc w:val="both"/>
        <w:rPr>
          <w:rFonts w:ascii="Times New Roman" w:hAnsi="Times New Roman"/>
          <w:szCs w:val="28"/>
        </w:rPr>
      </w:pPr>
      <w:r w:rsidRPr="00365D26">
        <w:rPr>
          <w:rFonts w:ascii="Times New Roman" w:hAnsi="Times New Roman"/>
          <w:b/>
          <w:bCs/>
          <w:szCs w:val="28"/>
        </w:rPr>
        <w:tab/>
        <w:t>- Câu 3</w:t>
      </w:r>
      <w:r w:rsidRPr="00365D26">
        <w:rPr>
          <w:rFonts w:ascii="Times New Roman" w:hAnsi="Times New Roman"/>
          <w:szCs w:val="28"/>
        </w:rPr>
        <w:t>: Chọn 1 đoạn văn trong các văn bản 2,3 và 4 nêu rõ lí do chọn.</w:t>
      </w:r>
    </w:p>
    <w:p w:rsidR="00A30F6F" w:rsidRPr="00365D26" w:rsidRDefault="00A30F6F" w:rsidP="00A30F6F">
      <w:pPr>
        <w:tabs>
          <w:tab w:val="left" w:pos="90"/>
        </w:tabs>
        <w:jc w:val="both"/>
        <w:rPr>
          <w:rFonts w:ascii="Times New Roman" w:hAnsi="Times New Roman"/>
          <w:szCs w:val="28"/>
        </w:rPr>
      </w:pPr>
      <w:r w:rsidRPr="00365D26">
        <w:rPr>
          <w:rFonts w:ascii="Times New Roman" w:hAnsi="Times New Roman"/>
          <w:szCs w:val="28"/>
        </w:rPr>
        <w:tab/>
        <w:t>- HS tự trình bày theo ý kiến cảm nhận của bản thân, giáo viên định hướng.</w:t>
      </w:r>
    </w:p>
    <w:p w:rsidR="00A30F6F" w:rsidRPr="00365D26" w:rsidRDefault="00A30F6F" w:rsidP="00A30F6F">
      <w:pPr>
        <w:tabs>
          <w:tab w:val="left" w:pos="90"/>
        </w:tabs>
        <w:jc w:val="both"/>
        <w:rPr>
          <w:rFonts w:ascii="Times New Roman" w:hAnsi="Times New Roman"/>
          <w:szCs w:val="28"/>
        </w:rPr>
      </w:pPr>
      <w:r w:rsidRPr="00365D26">
        <w:rPr>
          <w:rFonts w:ascii="Times New Roman" w:hAnsi="Times New Roman"/>
          <w:szCs w:val="28"/>
        </w:rPr>
        <w:tab/>
        <w:t>+ Đó là đoạn văn .............? Trong văn bản ...........? Của tác giả.........?</w:t>
      </w:r>
    </w:p>
    <w:p w:rsidR="00A30F6F" w:rsidRPr="00365D26" w:rsidRDefault="00A30F6F" w:rsidP="00A30F6F">
      <w:pPr>
        <w:tabs>
          <w:tab w:val="left" w:pos="90"/>
        </w:tabs>
        <w:jc w:val="both"/>
        <w:rPr>
          <w:rFonts w:ascii="Times New Roman" w:hAnsi="Times New Roman"/>
          <w:szCs w:val="28"/>
        </w:rPr>
      </w:pPr>
      <w:r w:rsidRPr="00365D26">
        <w:rPr>
          <w:rFonts w:ascii="Times New Roman" w:hAnsi="Times New Roman"/>
          <w:szCs w:val="28"/>
        </w:rPr>
        <w:tab/>
        <w:t>+ Lí do yêu thích: Về nội dung, về hình thức nghệ thuật, lí do khác</w:t>
      </w:r>
    </w:p>
    <w:p w:rsidR="00A30F6F" w:rsidRDefault="00A30F6F" w:rsidP="00A30F6F">
      <w:pPr>
        <w:jc w:val="both"/>
        <w:rPr>
          <w:rFonts w:ascii="Times New Roman" w:hAnsi="Times New Roman"/>
          <w:b/>
          <w:bCs/>
        </w:rPr>
      </w:pPr>
      <w:r>
        <w:rPr>
          <w:rFonts w:ascii="Times New Roman" w:hAnsi="Times New Roman"/>
          <w:b/>
          <w:bCs/>
        </w:rPr>
        <w:t>HOẠT ĐỘNG 4: CỦNG CỐ, VẬN DỤNG</w:t>
      </w:r>
    </w:p>
    <w:p w:rsidR="00A30F6F" w:rsidRPr="00365D26" w:rsidRDefault="00A30F6F" w:rsidP="00A30F6F">
      <w:pPr>
        <w:ind w:firstLine="720"/>
        <w:jc w:val="both"/>
        <w:rPr>
          <w:rFonts w:ascii="Times New Roman" w:hAnsi="Times New Roman"/>
          <w:szCs w:val="28"/>
        </w:rPr>
      </w:pPr>
      <w:r w:rsidRPr="00365D26">
        <w:rPr>
          <w:rFonts w:ascii="Times New Roman" w:hAnsi="Times New Roman"/>
          <w:b/>
          <w:bCs/>
          <w:szCs w:val="28"/>
        </w:rPr>
        <w:t xml:space="preserve">Củng cố bài học: </w:t>
      </w:r>
      <w:r w:rsidRPr="00365D26">
        <w:rPr>
          <w:rFonts w:ascii="Times New Roman" w:hAnsi="Times New Roman"/>
          <w:szCs w:val="28"/>
        </w:rPr>
        <w:t>GV KQ toàn bài – Nêu 1 số câu hỏi tổng hợp, hs làm bài ở nhà GV kiểm tra.</w:t>
      </w:r>
    </w:p>
    <w:p w:rsidR="00A30F6F" w:rsidRPr="00365D26" w:rsidRDefault="00A30F6F" w:rsidP="00A30F6F">
      <w:pPr>
        <w:ind w:firstLine="720"/>
        <w:jc w:val="both"/>
        <w:rPr>
          <w:rFonts w:ascii="Times New Roman" w:hAnsi="Times New Roman"/>
          <w:b/>
          <w:bCs/>
          <w:szCs w:val="28"/>
        </w:rPr>
      </w:pPr>
      <w:r w:rsidRPr="00365D26">
        <w:rPr>
          <w:rFonts w:ascii="Times New Roman" w:hAnsi="Times New Roman"/>
          <w:b/>
          <w:bCs/>
          <w:szCs w:val="28"/>
        </w:rPr>
        <w:t>Hoạt động tiếp nối:</w:t>
      </w:r>
    </w:p>
    <w:p w:rsidR="00A30F6F" w:rsidRPr="00365D26" w:rsidRDefault="00A30F6F" w:rsidP="00A30F6F">
      <w:pPr>
        <w:jc w:val="both"/>
        <w:rPr>
          <w:rFonts w:ascii="Times New Roman" w:hAnsi="Times New Roman"/>
          <w:szCs w:val="28"/>
        </w:rPr>
      </w:pPr>
      <w:r w:rsidRPr="00365D26">
        <w:rPr>
          <w:rFonts w:ascii="Times New Roman" w:hAnsi="Times New Roman"/>
          <w:b/>
          <w:bCs/>
          <w:szCs w:val="28"/>
        </w:rPr>
        <w:t xml:space="preserve">   - Câu 1</w:t>
      </w:r>
      <w:r w:rsidRPr="00365D26">
        <w:rPr>
          <w:rFonts w:ascii="Times New Roman" w:hAnsi="Times New Roman"/>
          <w:szCs w:val="28"/>
        </w:rPr>
        <w:t>: Qua các văn bản thuộc bài 3,4 em có nhận xét gì về số phận người nông dân trước CM tháng 8 và phẩm chất của họ.</w:t>
      </w:r>
    </w:p>
    <w:p w:rsidR="00A30F6F" w:rsidRPr="00365D26" w:rsidRDefault="00A30F6F" w:rsidP="00A30F6F">
      <w:pPr>
        <w:jc w:val="both"/>
        <w:rPr>
          <w:rFonts w:ascii="Times New Roman" w:hAnsi="Times New Roman"/>
          <w:szCs w:val="28"/>
        </w:rPr>
      </w:pPr>
      <w:r w:rsidRPr="00365D26">
        <w:rPr>
          <w:rFonts w:ascii="Times New Roman" w:hAnsi="Times New Roman"/>
          <w:b/>
          <w:bCs/>
          <w:szCs w:val="28"/>
        </w:rPr>
        <w:t xml:space="preserve">   - Câu 2:</w:t>
      </w:r>
      <w:r w:rsidRPr="00365D26">
        <w:rPr>
          <w:rFonts w:ascii="Times New Roman" w:hAnsi="Times New Roman"/>
          <w:szCs w:val="28"/>
        </w:rPr>
        <w:t xml:space="preserve"> Phân tích giá trị nhân đạo của truyện ngắn Lão Hạc – Nam Cao. Đặc điểm truyện kí 30- 45</w:t>
      </w:r>
    </w:p>
    <w:p w:rsidR="00A30F6F" w:rsidRPr="00365D26" w:rsidRDefault="00A30F6F" w:rsidP="00A30F6F">
      <w:pPr>
        <w:spacing w:line="480" w:lineRule="auto"/>
        <w:jc w:val="both"/>
        <w:rPr>
          <w:rFonts w:ascii="Times New Roman" w:hAnsi="Times New Roman"/>
          <w:szCs w:val="28"/>
        </w:rPr>
      </w:pPr>
    </w:p>
    <w:p w:rsidR="00A30F6F" w:rsidRDefault="00A30F6F"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A06AFE" w:rsidRDefault="00A06AFE" w:rsidP="00365D26">
      <w:pPr>
        <w:spacing w:line="480" w:lineRule="auto"/>
        <w:rPr>
          <w:rFonts w:ascii="Times New Roman" w:hAnsi="Times New Roman"/>
          <w:b/>
        </w:rPr>
      </w:pPr>
    </w:p>
    <w:p w:rsidR="00365D26" w:rsidRPr="00365D26" w:rsidRDefault="00365D26" w:rsidP="00365D26">
      <w:pPr>
        <w:rPr>
          <w:rFonts w:ascii="Times New Roman" w:hAnsi="Times New Roman"/>
        </w:rPr>
      </w:pPr>
    </w:p>
    <w:p w:rsidR="003C7B59" w:rsidRDefault="003C7B59" w:rsidP="00365D26">
      <w:pPr>
        <w:rPr>
          <w:rFonts w:ascii="Times New Roman" w:hAnsi="Times New Roman"/>
        </w:rPr>
      </w:pPr>
    </w:p>
    <w:p w:rsidR="003C7B59" w:rsidRDefault="003C7B59" w:rsidP="00365D26">
      <w:pPr>
        <w:rPr>
          <w:rFonts w:ascii="Times New Roman" w:hAnsi="Times New Roman"/>
        </w:rPr>
      </w:pPr>
    </w:p>
    <w:p w:rsidR="003C7B59" w:rsidRDefault="003C7B59" w:rsidP="00365D26">
      <w:pPr>
        <w:rPr>
          <w:rFonts w:ascii="Times New Roman" w:hAnsi="Times New Roman"/>
        </w:rPr>
      </w:pPr>
    </w:p>
    <w:p w:rsidR="00365D26" w:rsidRPr="00365D26" w:rsidRDefault="00365D26" w:rsidP="003C7B59">
      <w:pPr>
        <w:spacing w:after="200" w:line="276" w:lineRule="auto"/>
        <w:rPr>
          <w:rFonts w:ascii="Times New Roman" w:hAnsi="Times New Roman"/>
        </w:rPr>
      </w:pPr>
    </w:p>
    <w:p w:rsidR="00365D26" w:rsidRPr="00365D26" w:rsidRDefault="00A30F6F" w:rsidP="003C7B59">
      <w:pPr>
        <w:spacing w:line="480" w:lineRule="auto"/>
        <w:jc w:val="both"/>
        <w:rPr>
          <w:rFonts w:ascii="Times New Roman" w:hAnsi="Times New Roman"/>
          <w:b/>
        </w:rPr>
      </w:pPr>
      <w:r>
        <w:rPr>
          <w:rFonts w:ascii="Times New Roman" w:hAnsi="Times New Roman"/>
          <w:b/>
        </w:rPr>
        <w:t>Tiết 43</w:t>
      </w:r>
      <w:r w:rsidR="00365D26" w:rsidRPr="00365D26">
        <w:rPr>
          <w:rFonts w:ascii="Times New Roman" w:hAnsi="Times New Roman"/>
          <w:b/>
        </w:rPr>
        <w:t>:</w:t>
      </w:r>
    </w:p>
    <w:p w:rsidR="00365D26" w:rsidRPr="00A30F6F" w:rsidRDefault="00365D26" w:rsidP="003C7B59">
      <w:pPr>
        <w:jc w:val="center"/>
        <w:rPr>
          <w:rFonts w:ascii="Times New Roman" w:hAnsi="Times New Roman"/>
          <w:b/>
          <w:bCs/>
          <w:i/>
          <w:sz w:val="52"/>
          <w:szCs w:val="52"/>
        </w:rPr>
      </w:pPr>
      <w:r w:rsidRPr="00A30F6F">
        <w:rPr>
          <w:rFonts w:ascii="Times New Roman" w:hAnsi="Times New Roman"/>
          <w:b/>
          <w:bCs/>
          <w:i/>
          <w:sz w:val="52"/>
          <w:szCs w:val="52"/>
        </w:rPr>
        <w:t>Nói quá</w:t>
      </w:r>
    </w:p>
    <w:p w:rsidR="00365D26" w:rsidRPr="00A30F6F" w:rsidRDefault="00365D26" w:rsidP="003C7B59">
      <w:pPr>
        <w:jc w:val="both"/>
        <w:rPr>
          <w:rFonts w:ascii="Times New Roman" w:hAnsi="Times New Roman"/>
          <w:b/>
          <w:i/>
          <w:sz w:val="52"/>
          <w:szCs w:val="52"/>
        </w:rPr>
      </w:pPr>
    </w:p>
    <w:p w:rsidR="00365D26" w:rsidRPr="00365D26" w:rsidRDefault="00365D26" w:rsidP="003C7B59">
      <w:pPr>
        <w:keepNext/>
        <w:jc w:val="both"/>
        <w:outlineLvl w:val="5"/>
        <w:rPr>
          <w:rFonts w:ascii="Times New Roman" w:eastAsiaTheme="majorEastAsia" w:hAnsi="Times New Roman"/>
          <w:b/>
          <w:iCs/>
          <w:color w:val="243F60" w:themeColor="accent1" w:themeShade="7F"/>
          <w:szCs w:val="28"/>
          <w:lang w:val="nl-NL"/>
        </w:rPr>
      </w:pPr>
      <w:r w:rsidRPr="00365D26">
        <w:rPr>
          <w:rFonts w:ascii="Times New Roman" w:eastAsiaTheme="majorEastAsia" w:hAnsi="Times New Roman"/>
          <w:b/>
          <w:iCs/>
          <w:color w:val="243F60" w:themeColor="accent1" w:themeShade="7F"/>
          <w:szCs w:val="28"/>
          <w:lang w:val="nl-NL"/>
        </w:rPr>
        <w:t>I.Mục ti</w:t>
      </w:r>
      <w:r w:rsidR="003C7B59">
        <w:rPr>
          <w:rFonts w:ascii="Times New Roman" w:eastAsiaTheme="majorEastAsia" w:hAnsi="Times New Roman"/>
          <w:b/>
          <w:iCs/>
          <w:color w:val="243F60" w:themeColor="accent1" w:themeShade="7F"/>
          <w:szCs w:val="28"/>
          <w:lang w:val="nl-NL"/>
        </w:rPr>
        <w:t>ê</w:t>
      </w:r>
      <w:r w:rsidRPr="00365D26">
        <w:rPr>
          <w:rFonts w:ascii="Times New Roman" w:eastAsiaTheme="majorEastAsia" w:hAnsi="Times New Roman"/>
          <w:b/>
          <w:iCs/>
          <w:color w:val="243F60" w:themeColor="accent1" w:themeShade="7F"/>
          <w:szCs w:val="28"/>
          <w:lang w:val="nl-NL"/>
        </w:rPr>
        <w:t>u bài học:</w:t>
      </w:r>
    </w:p>
    <w:p w:rsidR="00365D26" w:rsidRPr="00365D26" w:rsidRDefault="00365D26" w:rsidP="003C7B59">
      <w:pPr>
        <w:jc w:val="both"/>
        <w:rPr>
          <w:rFonts w:ascii="Times New Roman" w:hAnsi="Times New Roman"/>
          <w:b/>
          <w:szCs w:val="28"/>
        </w:rPr>
      </w:pPr>
      <w:r w:rsidRPr="00365D26">
        <w:rPr>
          <w:rFonts w:ascii="Times New Roman" w:hAnsi="Times New Roman"/>
          <w:szCs w:val="28"/>
          <w:lang w:val="nl-NL"/>
        </w:rPr>
        <w:t xml:space="preserve">     </w:t>
      </w:r>
      <w:r w:rsidRPr="00365D26">
        <w:rPr>
          <w:rFonts w:ascii="Times New Roman" w:hAnsi="Times New Roman"/>
          <w:b/>
          <w:szCs w:val="28"/>
        </w:rPr>
        <w:t>1. Về kiến thức:</w:t>
      </w:r>
    </w:p>
    <w:p w:rsidR="00365D26" w:rsidRPr="00365D26" w:rsidRDefault="00365D26" w:rsidP="003C7B59">
      <w:pPr>
        <w:jc w:val="both"/>
        <w:rPr>
          <w:rFonts w:ascii="Times New Roman" w:hAnsi="Times New Roman"/>
        </w:rPr>
      </w:pPr>
      <w:r w:rsidRPr="00365D26">
        <w:rPr>
          <w:rFonts w:ascii="Times New Roman" w:hAnsi="Times New Roman"/>
        </w:rPr>
        <w:t xml:space="preserve">        - Đạt được thế nào là nói quá, tác dụng của biện pháp tu từ nói quá trong văn chương cũng như trong cuộc sống hàng ngày.</w:t>
      </w:r>
    </w:p>
    <w:p w:rsidR="00365D26" w:rsidRPr="00365D26" w:rsidRDefault="00365D26" w:rsidP="003C7B59">
      <w:pPr>
        <w:jc w:val="both"/>
        <w:rPr>
          <w:rFonts w:ascii="Times New Roman" w:hAnsi="Times New Roman"/>
          <w:b/>
          <w:szCs w:val="28"/>
        </w:rPr>
      </w:pPr>
      <w:r w:rsidRPr="00365D26">
        <w:rPr>
          <w:rFonts w:ascii="Times New Roman" w:hAnsi="Times New Roman"/>
        </w:rPr>
        <w:t xml:space="preserve">     </w:t>
      </w:r>
      <w:r w:rsidRPr="00365D26">
        <w:rPr>
          <w:rFonts w:ascii="Times New Roman" w:hAnsi="Times New Roman"/>
          <w:b/>
          <w:szCs w:val="28"/>
        </w:rPr>
        <w:t>2.</w:t>
      </w:r>
      <w:r w:rsidR="003C7B59">
        <w:rPr>
          <w:rFonts w:ascii="Times New Roman" w:hAnsi="Times New Roman"/>
          <w:b/>
          <w:szCs w:val="28"/>
        </w:rPr>
        <w:t xml:space="preserve"> </w:t>
      </w:r>
      <w:r w:rsidRPr="00365D26">
        <w:rPr>
          <w:rFonts w:ascii="Times New Roman" w:hAnsi="Times New Roman"/>
          <w:b/>
          <w:szCs w:val="28"/>
        </w:rPr>
        <w:t>Về kĩ năng:</w:t>
      </w:r>
    </w:p>
    <w:p w:rsidR="00365D26" w:rsidRPr="00365D26" w:rsidRDefault="00365D26" w:rsidP="003C7B59">
      <w:pPr>
        <w:jc w:val="both"/>
        <w:rPr>
          <w:rFonts w:ascii="Times New Roman" w:hAnsi="Times New Roman"/>
          <w:szCs w:val="28"/>
        </w:rPr>
      </w:pPr>
      <w:r w:rsidRPr="00365D26">
        <w:rPr>
          <w:rFonts w:ascii="Times New Roman" w:hAnsi="Times New Roman"/>
          <w:szCs w:val="28"/>
        </w:rPr>
        <w:t xml:space="preserve">       - Biết rèn luyện kĩ năng sử dụng biện pháp tu từ nói quá trong viết van và trong giao tiếp.</w:t>
      </w:r>
    </w:p>
    <w:p w:rsidR="00365D26" w:rsidRPr="00365D26" w:rsidRDefault="00365D26" w:rsidP="003C7B59">
      <w:pPr>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3. Về thái độ</w:t>
      </w:r>
    </w:p>
    <w:p w:rsidR="00365D26" w:rsidRPr="00365D26" w:rsidRDefault="00365D26" w:rsidP="003C7B59">
      <w:pPr>
        <w:jc w:val="both"/>
        <w:rPr>
          <w:rFonts w:ascii="Times New Roman" w:hAnsi="Times New Roman"/>
        </w:rPr>
      </w:pPr>
      <w:r w:rsidRPr="00365D26">
        <w:rPr>
          <w:rFonts w:ascii="Times New Roman" w:hAnsi="Times New Roman"/>
        </w:rPr>
        <w:t xml:space="preserve">      - Tán thành bồi dưỡng ý thức sử dụng biện pháp tu từ đã học.</w:t>
      </w:r>
    </w:p>
    <w:p w:rsidR="00365D26" w:rsidRPr="00365D26" w:rsidRDefault="00365D26" w:rsidP="003C7B59">
      <w:pPr>
        <w:keepNext/>
        <w:keepLines/>
        <w:jc w:val="both"/>
        <w:outlineLvl w:val="5"/>
        <w:rPr>
          <w:rFonts w:ascii="Times New Roman" w:eastAsiaTheme="majorEastAsia" w:hAnsi="Times New Roman"/>
          <w:b/>
          <w:iCs/>
          <w:color w:val="243F60" w:themeColor="accent1" w:themeShade="7F"/>
        </w:rPr>
      </w:pPr>
      <w:r w:rsidRPr="00365D26">
        <w:rPr>
          <w:rFonts w:asciiTheme="majorHAnsi" w:eastAsiaTheme="majorEastAsia" w:hAnsiTheme="majorHAnsi"/>
          <w:b/>
          <w:iCs/>
          <w:color w:val="243F60" w:themeColor="accent1" w:themeShade="7F"/>
        </w:rPr>
        <w:t xml:space="preserve"> </w:t>
      </w:r>
      <w:r w:rsidRPr="00365D26">
        <w:rPr>
          <w:rFonts w:ascii="Times New Roman" w:eastAsiaTheme="majorEastAsia" w:hAnsi="Times New Roman"/>
          <w:b/>
          <w:iCs/>
          <w:color w:val="243F60" w:themeColor="accent1" w:themeShade="7F"/>
        </w:rPr>
        <w:t xml:space="preserve">II. Chuẩn bị </w:t>
      </w:r>
    </w:p>
    <w:p w:rsidR="00365D26" w:rsidRPr="00365D26" w:rsidRDefault="00365D26" w:rsidP="003C7B59">
      <w:pPr>
        <w:jc w:val="both"/>
        <w:rPr>
          <w:rFonts w:ascii="Times New Roman" w:hAnsi="Times New Roman"/>
        </w:rPr>
      </w:pPr>
      <w:r w:rsidRPr="00365D26">
        <w:rPr>
          <w:rFonts w:ascii="Times New Roman" w:hAnsi="Times New Roman"/>
          <w:b/>
        </w:rPr>
        <w:t xml:space="preserve">    1. Giỏo viờn: </w:t>
      </w:r>
      <w:r w:rsidRPr="00365D26">
        <w:rPr>
          <w:rFonts w:ascii="Times New Roman" w:hAnsi="Times New Roman"/>
        </w:rPr>
        <w:t>Chuẩn bị nội dung lên lớp, bảng phụ.</w:t>
      </w:r>
    </w:p>
    <w:p w:rsidR="00365D26" w:rsidRPr="00365D26" w:rsidRDefault="00365D26" w:rsidP="003C7B59">
      <w:pPr>
        <w:jc w:val="both"/>
        <w:rPr>
          <w:rFonts w:ascii="Times New Roman" w:hAnsi="Times New Roman"/>
        </w:rPr>
      </w:pPr>
      <w:r w:rsidRPr="00365D26">
        <w:rPr>
          <w:rFonts w:ascii="Times New Roman" w:hAnsi="Times New Roman"/>
          <w:b/>
        </w:rPr>
        <w:t xml:space="preserve">    2. Học sinh:</w:t>
      </w:r>
      <w:r w:rsidRPr="00365D26">
        <w:rPr>
          <w:rFonts w:ascii="Times New Roman" w:hAnsi="Times New Roman"/>
        </w:rPr>
        <w:t xml:space="preserve">  Chuẩn bị bài theo câu hỏi sgk.</w:t>
      </w:r>
    </w:p>
    <w:p w:rsidR="00365D26" w:rsidRPr="00365D26" w:rsidRDefault="00365D26" w:rsidP="003C7B59">
      <w:pPr>
        <w:jc w:val="both"/>
        <w:rPr>
          <w:rFonts w:ascii="Times New Roman" w:hAnsi="Times New Roman"/>
          <w:b/>
          <w:szCs w:val="28"/>
        </w:rPr>
      </w:pPr>
      <w:r w:rsidRPr="00365D26">
        <w:rPr>
          <w:rFonts w:ascii="Times New Roman" w:hAnsi="Times New Roman"/>
          <w:b/>
        </w:rPr>
        <w:t>III. Phương pháp dạy học:</w:t>
      </w:r>
      <w:r w:rsidRPr="00365D26">
        <w:rPr>
          <w:rFonts w:ascii="Times New Roman" w:hAnsi="Times New Roman"/>
        </w:rPr>
        <w:t xml:space="preserve"> </w:t>
      </w:r>
      <w:r w:rsidRPr="00365D26">
        <w:rPr>
          <w:rFonts w:ascii="Times New Roman" w:hAnsi="Times New Roman"/>
          <w:szCs w:val="28"/>
        </w:rPr>
        <w:t>Vấn đáp, thảo luận, thuyết trỡnh</w:t>
      </w:r>
      <w:r w:rsidRPr="00365D26">
        <w:rPr>
          <w:rFonts w:ascii="Times New Roman" w:hAnsi="Times New Roman"/>
          <w:b/>
          <w:szCs w:val="28"/>
        </w:rPr>
        <w:t>.</w:t>
      </w:r>
    </w:p>
    <w:p w:rsidR="003C7B59" w:rsidRDefault="003C7B59" w:rsidP="003C7B59">
      <w:pPr>
        <w:jc w:val="both"/>
        <w:rPr>
          <w:rFonts w:ascii="Times New Roman" w:hAnsi="Times New Roman"/>
          <w:b/>
          <w:bCs/>
        </w:rPr>
      </w:pPr>
      <w:r>
        <w:rPr>
          <w:rFonts w:ascii="Times New Roman" w:hAnsi="Times New Roman"/>
          <w:b/>
          <w:bCs/>
        </w:rPr>
        <w:t>HOẠT ĐỘNG 1: KHỞI ĐỘNG</w:t>
      </w:r>
    </w:p>
    <w:p w:rsidR="00365D26" w:rsidRPr="00365D26" w:rsidRDefault="00365D26" w:rsidP="003C7B59">
      <w:pPr>
        <w:rPr>
          <w:rFonts w:ascii="Times New Roman" w:hAnsi="Times New Roman"/>
          <w:b/>
        </w:rPr>
      </w:pPr>
      <w:r w:rsidRPr="00365D26">
        <w:rPr>
          <w:rFonts w:ascii="Times New Roman" w:hAnsi="Times New Roman"/>
          <w:b/>
        </w:rPr>
        <w:t xml:space="preserve">Kiểm tra bài cũ:  </w:t>
      </w:r>
      <w:r w:rsidRPr="00365D26">
        <w:rPr>
          <w:rFonts w:ascii="Times New Roman" w:hAnsi="Times New Roman"/>
        </w:rPr>
        <w:t>Gv kiểm tra kết quả chuẩn bị của hs.</w:t>
      </w:r>
      <w:r w:rsidRPr="00365D26">
        <w:rPr>
          <w:rFonts w:ascii="Times New Roman" w:hAnsi="Times New Roman"/>
          <w:b/>
        </w:rPr>
        <w:br/>
        <w:t>Giới thiệu bài học mới:</w:t>
      </w:r>
    </w:p>
    <w:p w:rsidR="00365D26" w:rsidRPr="003C7B59" w:rsidRDefault="00365D26" w:rsidP="003C7B59">
      <w:pPr>
        <w:jc w:val="both"/>
        <w:rPr>
          <w:rFonts w:ascii="Times New Roman" w:hAnsi="Times New Roman"/>
          <w:bCs/>
        </w:rPr>
      </w:pPr>
      <w:r w:rsidRPr="00365D26">
        <w:rPr>
          <w:rFonts w:ascii="Times New Roman" w:hAnsi="Times New Roman"/>
          <w:bCs/>
        </w:rPr>
        <w:t xml:space="preserve">     - Giáo viên lấy ví dụ, hướng dẫn học sinh phân tích, dẫn vào bài.</w:t>
      </w:r>
      <w:r w:rsidRPr="00365D26">
        <w:rPr>
          <w:rFonts w:ascii="Times New Roman" w:hAnsi="Times New Roman"/>
          <w:bCs/>
        </w:rPr>
        <w:tab/>
      </w:r>
      <w:r w:rsidRPr="00365D26">
        <w:rPr>
          <w:rFonts w:ascii="Times New Roman" w:hAnsi="Times New Roman"/>
          <w:b/>
          <w:szCs w:val="28"/>
        </w:rPr>
        <w:t xml:space="preserve"> </w:t>
      </w:r>
    </w:p>
    <w:p w:rsidR="00365D26" w:rsidRPr="00365D26" w:rsidRDefault="00365D26" w:rsidP="003C7B59">
      <w:pPr>
        <w:tabs>
          <w:tab w:val="left" w:pos="60"/>
        </w:tabs>
        <w:jc w:val="both"/>
        <w:rPr>
          <w:rFonts w:ascii="Times New Roman" w:hAnsi="Times New Roman"/>
          <w:b/>
          <w:szCs w:val="28"/>
        </w:rPr>
      </w:pPr>
      <w:r w:rsidRPr="00365D26">
        <w:rPr>
          <w:rFonts w:ascii="Times New Roman" w:hAnsi="Times New Roman"/>
          <w:b/>
          <w:szCs w:val="28"/>
        </w:rPr>
        <w:t xml:space="preserve">  HOẠT ĐỘNG </w:t>
      </w:r>
      <w:r w:rsidR="003C7B59">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3C7B59">
        <w:rPr>
          <w:rFonts w:ascii="Times New Roman" w:hAnsi="Times New Roman"/>
          <w:szCs w:val="28"/>
        </w:rPr>
        <w:t>ì</w:t>
      </w:r>
      <w:r w:rsidRPr="00365D26">
        <w:rPr>
          <w:rFonts w:ascii="Times New Roman" w:hAnsi="Times New Roman"/>
          <w:szCs w:val="28"/>
        </w:rPr>
        <w:t>m hiểu  “Nói quá và tác dụng của nói quá”</w:t>
      </w:r>
      <w:r w:rsidRPr="00365D26">
        <w:rPr>
          <w:rFonts w:ascii="Times New Roman" w:hAnsi="Times New Roman"/>
          <w:i/>
          <w:szCs w:val="28"/>
        </w:rPr>
        <w:t xml:space="preserve"> </w:t>
      </w:r>
    </w:p>
    <w:p w:rsidR="00365D26" w:rsidRPr="00365D26" w:rsidRDefault="00365D26" w:rsidP="003C7B59">
      <w:pPr>
        <w:tabs>
          <w:tab w:val="left" w:pos="60"/>
        </w:tabs>
        <w:jc w:val="both"/>
        <w:rPr>
          <w:rFonts w:ascii="Times New Roman" w:hAnsi="Times New Roman"/>
          <w:szCs w:val="28"/>
        </w:rPr>
      </w:pPr>
      <w:r w:rsidRPr="00365D26">
        <w:rPr>
          <w:rFonts w:ascii="Times New Roman" w:hAnsi="Times New Roman"/>
          <w:b/>
          <w:szCs w:val="28"/>
        </w:rPr>
        <w:t>+ Mục ti</w:t>
      </w:r>
      <w:r w:rsidR="003C7B59">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w:t>
      </w:r>
      <w:r w:rsidR="003C7B59">
        <w:rPr>
          <w:rFonts w:ascii="Times New Roman" w:hAnsi="Times New Roman"/>
          <w:szCs w:val="28"/>
        </w:rPr>
        <w:t>ì</w:t>
      </w:r>
      <w:r w:rsidRPr="00365D26">
        <w:rPr>
          <w:rFonts w:ascii="Times New Roman" w:hAnsi="Times New Roman"/>
          <w:szCs w:val="28"/>
        </w:rPr>
        <w:t>nh thành kh</w:t>
      </w:r>
      <w:r w:rsidR="003C7B59">
        <w:rPr>
          <w:rFonts w:ascii="Times New Roman" w:hAnsi="Times New Roman"/>
          <w:szCs w:val="28"/>
        </w:rPr>
        <w:t>á</w:t>
      </w:r>
      <w:r w:rsidRPr="00365D26">
        <w:rPr>
          <w:rFonts w:ascii="Times New Roman" w:hAnsi="Times New Roman"/>
          <w:szCs w:val="28"/>
        </w:rPr>
        <w:t>i niệm về “ N</w:t>
      </w:r>
      <w:r w:rsidR="003C7B59">
        <w:rPr>
          <w:rFonts w:ascii="Times New Roman" w:hAnsi="Times New Roman"/>
          <w:szCs w:val="28"/>
        </w:rPr>
        <w:t>ó</w:t>
      </w:r>
      <w:r w:rsidRPr="00365D26">
        <w:rPr>
          <w:rFonts w:ascii="Times New Roman" w:hAnsi="Times New Roman"/>
          <w:szCs w:val="28"/>
        </w:rPr>
        <w:t>i qu</w:t>
      </w:r>
      <w:r w:rsidR="003C7B59">
        <w:rPr>
          <w:rFonts w:ascii="Times New Roman" w:hAnsi="Times New Roman"/>
          <w:szCs w:val="28"/>
        </w:rPr>
        <w:t>á</w:t>
      </w:r>
      <w:r w:rsidRPr="00365D26">
        <w:rPr>
          <w:rFonts w:ascii="Times New Roman" w:hAnsi="Times New Roman"/>
          <w:szCs w:val="28"/>
        </w:rPr>
        <w:t xml:space="preserve"> ” và nắm được tác dụng của biện ph</w:t>
      </w:r>
      <w:r w:rsidR="0026284C">
        <w:rPr>
          <w:rFonts w:ascii="Times New Roman" w:hAnsi="Times New Roman"/>
          <w:szCs w:val="28"/>
        </w:rPr>
        <w:t>á</w:t>
      </w:r>
      <w:r w:rsidRPr="00365D26">
        <w:rPr>
          <w:rFonts w:ascii="Times New Roman" w:hAnsi="Times New Roman"/>
          <w:szCs w:val="28"/>
        </w:rPr>
        <w:t xml:space="preserve">p tu từ </w:t>
      </w:r>
      <w:r w:rsidR="0026284C">
        <w:rPr>
          <w:rFonts w:ascii="Times New Roman" w:hAnsi="Times New Roman"/>
          <w:szCs w:val="28"/>
        </w:rPr>
        <w:t>nói quá</w:t>
      </w:r>
    </w:p>
    <w:p w:rsidR="00365D26" w:rsidRPr="00365D26" w:rsidRDefault="00365D26" w:rsidP="003C7B59">
      <w:pPr>
        <w:tabs>
          <w:tab w:val="left" w:pos="60"/>
        </w:tabs>
        <w:jc w:val="both"/>
        <w:rPr>
          <w:rFonts w:ascii="Times New Roman" w:hAnsi="Times New Roman"/>
          <w:b/>
          <w:szCs w:val="28"/>
        </w:rPr>
      </w:pPr>
      <w:r w:rsidRPr="00365D26">
        <w:rPr>
          <w:rFonts w:ascii="Times New Roman" w:hAnsi="Times New Roman"/>
          <w:b/>
          <w:szCs w:val="28"/>
        </w:rPr>
        <w:lastRenderedPageBreak/>
        <w:t xml:space="preserve">+ Phương pháp: </w:t>
      </w:r>
      <w:r w:rsidRPr="00365D26">
        <w:rPr>
          <w:rFonts w:ascii="Times New Roman" w:hAnsi="Times New Roman"/>
          <w:szCs w:val="28"/>
        </w:rPr>
        <w:t>Vấn đáp</w:t>
      </w:r>
    </w:p>
    <w:p w:rsidR="00365D26" w:rsidRPr="00365D26" w:rsidRDefault="00365D26" w:rsidP="003C7B59">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365D26" w:rsidRPr="00365D26" w:rsidRDefault="00365D26" w:rsidP="003C7B59">
      <w:pPr>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18 ph</w:t>
      </w:r>
      <w:r w:rsidR="003C7B59">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bCs/>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1890"/>
        <w:gridCol w:w="4410"/>
      </w:tblGrid>
      <w:tr w:rsidR="00365D26" w:rsidRPr="00365D26" w:rsidTr="003C7B59">
        <w:tc>
          <w:tcPr>
            <w:tcW w:w="3888" w:type="dxa"/>
          </w:tcPr>
          <w:p w:rsidR="00365D26" w:rsidRPr="00365D26" w:rsidRDefault="003C7B59" w:rsidP="00365D26">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189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41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C7B59">
        <w:tc>
          <w:tcPr>
            <w:tcW w:w="3888" w:type="dxa"/>
          </w:tcPr>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szCs w:val="22"/>
              </w:rPr>
              <w:t>- GV cho học sinh đọc các câu tục ngữ ca dao.</w:t>
            </w:r>
          </w:p>
          <w:p w:rsidR="00365D26" w:rsidRPr="00365D26" w:rsidRDefault="00365D26" w:rsidP="00365D26">
            <w:pPr>
              <w:jc w:val="both"/>
              <w:rPr>
                <w:rFonts w:ascii="Times New Roman" w:hAnsi="Times New Roman"/>
                <w:b/>
                <w:i/>
              </w:rPr>
            </w:pPr>
            <w:r w:rsidRPr="00365D26">
              <w:rPr>
                <w:rFonts w:ascii="Times New Roman" w:hAnsi="Times New Roman"/>
                <w:b/>
                <w:i/>
                <w:szCs w:val="22"/>
              </w:rPr>
              <w:t xml:space="preserve">  ? Chú ý các cụm từ in đậm và cho biết: Em hiểu nghĩa của các cụm từ trên là gì?</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r w:rsidRPr="00365D26">
              <w:rPr>
                <w:rFonts w:ascii="Times New Roman" w:hAnsi="Times New Roman"/>
                <w:b/>
                <w:i/>
                <w:szCs w:val="22"/>
              </w:rPr>
              <w:t xml:space="preserve">  ? Cách nói của ca dao tục ngữ có đúng với sự thật không?</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r w:rsidRPr="00365D26">
              <w:rPr>
                <w:rFonts w:ascii="Times New Roman" w:hAnsi="Times New Roman"/>
                <w:b/>
                <w:i/>
                <w:szCs w:val="22"/>
              </w:rPr>
              <w:t xml:space="preserve">  ? Thực chất cách nói ấy nhằm mục đích gì?</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r w:rsidRPr="00365D26">
              <w:rPr>
                <w:rFonts w:ascii="Times New Roman" w:hAnsi="Times New Roman"/>
                <w:b/>
                <w:i/>
                <w:szCs w:val="22"/>
              </w:rPr>
              <w:t>? Những cách nói trên là nói quá, em hiểu  nói quá là gì?</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r w:rsidRPr="00365D26">
              <w:rPr>
                <w:rFonts w:ascii="Times New Roman" w:hAnsi="Times New Roman"/>
                <w:b/>
                <w:i/>
                <w:szCs w:val="22"/>
              </w:rPr>
              <w:t>? Hãy so sánh</w:t>
            </w:r>
            <w:r w:rsidR="00A30F6F">
              <w:rPr>
                <w:rFonts w:ascii="Times New Roman" w:hAnsi="Times New Roman"/>
                <w:b/>
                <w:i/>
                <w:szCs w:val="22"/>
              </w:rPr>
              <w:t xml:space="preserve"> các câu dùng biện pháp nói quá</w:t>
            </w:r>
            <w:r w:rsidRPr="00365D26">
              <w:rPr>
                <w:rFonts w:ascii="Times New Roman" w:hAnsi="Times New Roman"/>
                <w:b/>
                <w:i/>
                <w:szCs w:val="22"/>
              </w:rPr>
              <w:t xml:space="preserve"> với các câu đồng nghĩa tương ứng?</w:t>
            </w:r>
          </w:p>
          <w:p w:rsidR="00365D26" w:rsidRPr="00365D26" w:rsidRDefault="00365D26" w:rsidP="00365D26">
            <w:pPr>
              <w:jc w:val="both"/>
              <w:rPr>
                <w:rFonts w:ascii="Times New Roman" w:hAnsi="Times New Roman"/>
                <w:b/>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5"/>
            </w:tblGrid>
            <w:tr w:rsidR="00365D26" w:rsidRPr="00365D26" w:rsidTr="00365D26">
              <w:tc>
                <w:tcPr>
                  <w:tcW w:w="1704"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b/>
                      <w:i/>
                      <w:iCs/>
                    </w:rPr>
                  </w:pPr>
                  <w:r w:rsidRPr="00365D26">
                    <w:rPr>
                      <w:rFonts w:ascii="Times New Roman" w:hAnsi="Times New Roman"/>
                      <w:b/>
                      <w:i/>
                      <w:iCs/>
                    </w:rPr>
                    <w:t>Đêm    tháng    năm ....</w:t>
                  </w:r>
                </w:p>
                <w:p w:rsidR="00365D26" w:rsidRPr="00365D26" w:rsidRDefault="00365D26" w:rsidP="00365D26">
                  <w:pPr>
                    <w:jc w:val="both"/>
                    <w:rPr>
                      <w:rFonts w:ascii="Times New Roman" w:hAnsi="Times New Roman"/>
                      <w:b/>
                      <w:i/>
                      <w:iCs/>
                    </w:rPr>
                  </w:pPr>
                  <w:r w:rsidRPr="00365D26">
                    <w:rPr>
                      <w:rFonts w:ascii="Times New Roman" w:hAnsi="Times New Roman"/>
                      <w:b/>
                      <w:i/>
                      <w:iCs/>
                    </w:rPr>
                    <w:t>Ngày   tháng mười ...</w:t>
                  </w:r>
                </w:p>
                <w:p w:rsidR="00365D26" w:rsidRPr="00365D26" w:rsidRDefault="00365D26" w:rsidP="00365D26">
                  <w:pPr>
                    <w:jc w:val="both"/>
                    <w:rPr>
                      <w:rFonts w:ascii="Times New Roman" w:hAnsi="Times New Roman"/>
                      <w:b/>
                      <w:i/>
                      <w:iCs/>
                    </w:rPr>
                  </w:pPr>
                  <w:r w:rsidRPr="00365D26">
                    <w:rPr>
                      <w:rFonts w:ascii="Times New Roman" w:hAnsi="Times New Roman"/>
                      <w:b/>
                      <w:i/>
                      <w:iCs/>
                    </w:rPr>
                    <w:t>Mồi hôi thánh thót như mưa ruộng cày</w:t>
                  </w:r>
                </w:p>
              </w:tc>
              <w:tc>
                <w:tcPr>
                  <w:tcW w:w="1705"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b/>
                      <w:i/>
                      <w:iCs/>
                    </w:rPr>
                  </w:pPr>
                  <w:r w:rsidRPr="00365D26">
                    <w:rPr>
                      <w:rFonts w:ascii="Times New Roman" w:hAnsi="Times New Roman"/>
                      <w:b/>
                      <w:i/>
                      <w:iCs/>
                    </w:rPr>
                    <w:t>Đêm   tháng năm ngắn.</w:t>
                  </w:r>
                </w:p>
                <w:p w:rsidR="00365D26" w:rsidRPr="00365D26" w:rsidRDefault="00365D26" w:rsidP="00365D26">
                  <w:pPr>
                    <w:jc w:val="both"/>
                    <w:rPr>
                      <w:rFonts w:ascii="Times New Roman" w:hAnsi="Times New Roman"/>
                      <w:b/>
                      <w:i/>
                      <w:iCs/>
                    </w:rPr>
                  </w:pPr>
                </w:p>
                <w:p w:rsidR="00365D26" w:rsidRPr="00365D26" w:rsidRDefault="00365D26" w:rsidP="00365D26">
                  <w:pPr>
                    <w:jc w:val="both"/>
                    <w:rPr>
                      <w:rFonts w:ascii="Times New Roman" w:hAnsi="Times New Roman"/>
                      <w:b/>
                      <w:i/>
                      <w:iCs/>
                    </w:rPr>
                  </w:pPr>
                  <w:r w:rsidRPr="00365D26">
                    <w:rPr>
                      <w:rFonts w:ascii="Times New Roman" w:hAnsi="Times New Roman"/>
                      <w:b/>
                      <w:i/>
                      <w:iCs/>
                    </w:rPr>
                    <w:t>Ngày  tháng mười ngắn.</w:t>
                  </w:r>
                </w:p>
                <w:p w:rsidR="00365D26" w:rsidRPr="00365D26" w:rsidRDefault="00365D26" w:rsidP="00365D26">
                  <w:pPr>
                    <w:jc w:val="both"/>
                    <w:rPr>
                      <w:rFonts w:ascii="Times New Roman" w:hAnsi="Times New Roman"/>
                      <w:b/>
                      <w:i/>
                      <w:iCs/>
                    </w:rPr>
                  </w:pPr>
                  <w:r w:rsidRPr="00365D26">
                    <w:rPr>
                      <w:rFonts w:ascii="Times New Roman" w:hAnsi="Times New Roman"/>
                      <w:b/>
                      <w:i/>
                      <w:iCs/>
                    </w:rPr>
                    <w:t>Mồi hôi ướt đẫm.</w:t>
                  </w:r>
                </w:p>
                <w:p w:rsidR="00365D26" w:rsidRPr="00365D26" w:rsidRDefault="00365D26" w:rsidP="00365D26">
                  <w:pPr>
                    <w:jc w:val="both"/>
                    <w:rPr>
                      <w:rFonts w:ascii="Times New Roman" w:hAnsi="Times New Roman"/>
                      <w:b/>
                      <w:i/>
                      <w:iCs/>
                    </w:rPr>
                  </w:pPr>
                </w:p>
                <w:p w:rsidR="00365D26" w:rsidRPr="00365D26" w:rsidRDefault="00365D26" w:rsidP="00365D26">
                  <w:pPr>
                    <w:jc w:val="both"/>
                    <w:rPr>
                      <w:rFonts w:ascii="Times New Roman" w:hAnsi="Times New Roman"/>
                      <w:b/>
                      <w:i/>
                      <w:iCs/>
                    </w:rPr>
                  </w:pPr>
                </w:p>
              </w:tc>
            </w:tr>
          </w:tbl>
          <w:p w:rsidR="00365D26" w:rsidRPr="00365D26" w:rsidRDefault="00365D26" w:rsidP="00365D26">
            <w:pPr>
              <w:jc w:val="both"/>
              <w:rPr>
                <w:rFonts w:ascii="Times New Roman" w:hAnsi="Times New Roman"/>
                <w:b/>
                <w:i/>
              </w:rPr>
            </w:pPr>
            <w:r w:rsidRPr="00365D26">
              <w:rPr>
                <w:rFonts w:ascii="Times New Roman" w:hAnsi="Times New Roman"/>
                <w:b/>
                <w:i/>
                <w:szCs w:val="22"/>
              </w:rPr>
              <w:t xml:space="preserve">  ? Cho biết cách nói nào hay hơn?</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r w:rsidRPr="00365D26">
              <w:rPr>
                <w:rFonts w:ascii="Times New Roman" w:hAnsi="Times New Roman"/>
                <w:b/>
                <w:i/>
                <w:szCs w:val="22"/>
              </w:rPr>
              <w:t xml:space="preserve"> ? Từ đó em  hãy cho biết tác dụng của phép nói quá?</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rPr>
            </w:pPr>
            <w:r w:rsidRPr="00365D26">
              <w:rPr>
                <w:rFonts w:ascii="Times New Roman" w:hAnsi="Times New Roman"/>
                <w:szCs w:val="22"/>
              </w:rPr>
              <w:t>- Đọc ghi nhớ SGK.</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keepNext/>
              <w:keepLines/>
              <w:jc w:val="both"/>
              <w:outlineLvl w:val="6"/>
              <w:rPr>
                <w:rFonts w:ascii="Times New Roman" w:eastAsiaTheme="majorEastAsia" w:hAnsi="Times New Roman"/>
                <w:b/>
                <w:i/>
                <w:iCs/>
                <w:color w:val="000000"/>
              </w:rPr>
            </w:pPr>
            <w:r w:rsidRPr="00365D26">
              <w:rPr>
                <w:rFonts w:ascii="Times New Roman" w:eastAsiaTheme="majorEastAsia" w:hAnsi="Times New Roman"/>
                <w:b/>
                <w:i/>
                <w:iCs/>
                <w:color w:val="000000"/>
                <w:szCs w:val="22"/>
              </w:rPr>
              <w:t>Bài tập nhanh</w:t>
            </w:r>
          </w:p>
          <w:p w:rsidR="00365D26" w:rsidRPr="00365D26" w:rsidRDefault="00365D26" w:rsidP="00365D26">
            <w:pPr>
              <w:jc w:val="both"/>
              <w:rPr>
                <w:rFonts w:ascii="Times New Roman" w:hAnsi="Times New Roman"/>
              </w:rPr>
            </w:pPr>
            <w:r w:rsidRPr="00365D26">
              <w:rPr>
                <w:rFonts w:ascii="Times New Roman" w:hAnsi="Times New Roman"/>
                <w:szCs w:val="22"/>
              </w:rPr>
              <w:t>Chí ta lớn như biển Đông</w:t>
            </w:r>
          </w:p>
          <w:p w:rsidR="00365D26" w:rsidRPr="00365D26" w:rsidRDefault="00365D26" w:rsidP="00365D26">
            <w:pPr>
              <w:jc w:val="both"/>
              <w:rPr>
                <w:rFonts w:ascii="Times New Roman" w:hAnsi="Times New Roman"/>
                <w:b/>
                <w:i/>
              </w:rPr>
            </w:pPr>
            <w:r w:rsidRPr="00365D26">
              <w:rPr>
                <w:rFonts w:ascii="Times New Roman" w:hAnsi="Times New Roman"/>
                <w:szCs w:val="22"/>
              </w:rPr>
              <w:t xml:space="preserve">  </w:t>
            </w:r>
            <w:r w:rsidRPr="00365D26">
              <w:rPr>
                <w:rFonts w:ascii="Times New Roman" w:hAnsi="Times New Roman"/>
                <w:b/>
                <w:i/>
                <w:szCs w:val="22"/>
              </w:rPr>
              <w:t>? Xác định phép nói quá, nên tác dụng?</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szCs w:val="22"/>
              </w:rPr>
              <w:t>- GV tổ chức cho HS làm, nhận xét bổ sung.</w:t>
            </w:r>
          </w:p>
          <w:p w:rsidR="00365D26" w:rsidRPr="00365D26" w:rsidRDefault="00365D26" w:rsidP="00365D26">
            <w:pPr>
              <w:jc w:val="both"/>
              <w:rPr>
                <w:rFonts w:ascii="Times New Roman" w:hAnsi="Times New Roman"/>
                <w:b/>
                <w:i/>
              </w:rPr>
            </w:pPr>
          </w:p>
          <w:p w:rsidR="00365D26" w:rsidRPr="00365D26" w:rsidRDefault="00365D26" w:rsidP="00365D26">
            <w:pPr>
              <w:rPr>
                <w:rFonts w:ascii="Times New Roman" w:hAnsi="Times New Roman"/>
              </w:rPr>
            </w:pPr>
          </w:p>
        </w:tc>
        <w:tc>
          <w:tcPr>
            <w:tcW w:w="1890"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xml:space="preserve">    - HS đọc</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xml:space="preserve">    - HS giải thích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HS nhận xét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HS nhận xét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HS khái quát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xml:space="preserve">    - HS so sánh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HS giải thích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Đọc</w:t>
            </w: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jc w:val="center"/>
              <w:rPr>
                <w:rFonts w:ascii="Times New Roman" w:hAnsi="Times New Roman"/>
              </w:rPr>
            </w:pPr>
            <w:r w:rsidRPr="00365D26">
              <w:rPr>
                <w:rFonts w:ascii="Times New Roman" w:hAnsi="Times New Roman"/>
                <w:szCs w:val="22"/>
              </w:rPr>
              <w:t>- HS thảo luận trình bày kết quả</w:t>
            </w:r>
          </w:p>
        </w:tc>
        <w:tc>
          <w:tcPr>
            <w:tcW w:w="4410" w:type="dxa"/>
          </w:tcPr>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I. Nói quá và tác dụng của nói quá.</w:t>
            </w:r>
          </w:p>
          <w:p w:rsidR="00365D26" w:rsidRPr="00365D26" w:rsidRDefault="00365D26" w:rsidP="00365D26">
            <w:pPr>
              <w:jc w:val="both"/>
              <w:rPr>
                <w:rFonts w:ascii="Times New Roman" w:hAnsi="Times New Roman"/>
                <w:b/>
                <w:bCs/>
                <w:i/>
                <w:szCs w:val="28"/>
                <w:u w:val="single"/>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1. Bài tập:</w:t>
            </w:r>
          </w:p>
          <w:p w:rsidR="00365D26" w:rsidRPr="00365D26" w:rsidRDefault="00365D26" w:rsidP="00365D26">
            <w:pPr>
              <w:jc w:val="both"/>
              <w:rPr>
                <w:rFonts w:ascii="Times New Roman" w:hAnsi="Times New Roman"/>
              </w:rPr>
            </w:pPr>
            <w:r w:rsidRPr="00365D26">
              <w:rPr>
                <w:rFonts w:ascii="Times New Roman" w:hAnsi="Times New Roman"/>
                <w:b/>
                <w:szCs w:val="22"/>
              </w:rPr>
              <w:t>* Chưa nằm đã sáng</w:t>
            </w:r>
            <w:r w:rsidRPr="00365D26">
              <w:rPr>
                <w:rFonts w:ascii="Times New Roman" w:hAnsi="Times New Roman"/>
                <w:szCs w:val="22"/>
              </w:rPr>
              <w:t>: Đêm tháng 5 rất ngắn.</w:t>
            </w:r>
          </w:p>
          <w:p w:rsidR="00365D26" w:rsidRPr="00365D26" w:rsidRDefault="00365D26" w:rsidP="00365D26">
            <w:pPr>
              <w:jc w:val="both"/>
              <w:rPr>
                <w:rFonts w:ascii="Times New Roman" w:hAnsi="Times New Roman"/>
              </w:rPr>
            </w:pPr>
            <w:r w:rsidRPr="00365D26">
              <w:rPr>
                <w:rFonts w:ascii="Times New Roman" w:hAnsi="Times New Roman"/>
                <w:b/>
                <w:szCs w:val="22"/>
              </w:rPr>
              <w:t>* Chưa cười đã tối</w:t>
            </w:r>
            <w:r w:rsidRPr="00365D26">
              <w:rPr>
                <w:rFonts w:ascii="Times New Roman" w:hAnsi="Times New Roman"/>
                <w:szCs w:val="22"/>
              </w:rPr>
              <w:t>: Ngày tháng mười rất ngắn.</w:t>
            </w:r>
          </w:p>
          <w:p w:rsidR="00365D26" w:rsidRPr="00365D26" w:rsidRDefault="00365D26" w:rsidP="00365D26">
            <w:pPr>
              <w:jc w:val="both"/>
              <w:rPr>
                <w:rFonts w:ascii="Times New Roman" w:hAnsi="Times New Roman"/>
              </w:rPr>
            </w:pPr>
            <w:r w:rsidRPr="00365D26">
              <w:rPr>
                <w:rFonts w:ascii="Times New Roman" w:hAnsi="Times New Roman"/>
                <w:b/>
                <w:szCs w:val="22"/>
              </w:rPr>
              <w:t>* Thánh thót như mưa ruộng cày</w:t>
            </w:r>
            <w:r w:rsidRPr="00365D26">
              <w:rPr>
                <w:rFonts w:ascii="Times New Roman" w:hAnsi="Times New Roman"/>
                <w:szCs w:val="22"/>
              </w:rPr>
              <w:t>: Mồ hôi rất nhiều.</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szCs w:val="22"/>
              </w:rPr>
              <w:t>Cách nói không đúng với thực tế.</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szCs w:val="22"/>
              </w:rPr>
              <w:t>Cách nói này nhằm mục đích phóng đại sự thật với mục đích làm cho người ta hiểu rõ hơn sự thật.</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b/>
              </w:rPr>
            </w:pPr>
            <w:r w:rsidRPr="00365D26">
              <w:rPr>
                <w:rFonts w:ascii="Times New Roman" w:hAnsi="Times New Roman"/>
                <w:b/>
                <w:szCs w:val="22"/>
              </w:rPr>
              <w:t>Phóng đại mức độ , quy mô, tính chất của sự vật, hiện tượng.</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szCs w:val="22"/>
              </w:rPr>
              <w:t xml:space="preserve">   Cách nói quá hay hơn vì nó sinh động hơn, gây ấn tượng hơn, mang giá trị biểu cảm cao.</w:t>
            </w:r>
          </w:p>
          <w:p w:rsidR="00365D26" w:rsidRPr="00365D26" w:rsidRDefault="00365D26" w:rsidP="00365D26">
            <w:pPr>
              <w:jc w:val="both"/>
              <w:rPr>
                <w:rFonts w:ascii="Times New Roman" w:hAnsi="Times New Roman"/>
              </w:rPr>
            </w:pPr>
            <w:r w:rsidRPr="00365D26">
              <w:rPr>
                <w:rFonts w:ascii="Times New Roman" w:hAnsi="Times New Roman"/>
                <w:szCs w:val="22"/>
              </w:rPr>
              <w:t xml:space="preserve">  Tác dụng: Nhấn mạnh gây ấn tượng tăng sức biểu cảm.</w:t>
            </w:r>
          </w:p>
          <w:p w:rsidR="00365D26" w:rsidRPr="00365D26" w:rsidRDefault="00365D26" w:rsidP="00365D26">
            <w:pPr>
              <w:jc w:val="both"/>
              <w:rPr>
                <w:rFonts w:ascii="Times New Roman" w:hAnsi="Times New Roman"/>
                <w:b/>
                <w:bCs/>
                <w:i/>
              </w:rPr>
            </w:pPr>
            <w:r w:rsidRPr="00365D26">
              <w:rPr>
                <w:rFonts w:ascii="Times New Roman" w:hAnsi="Times New Roman"/>
                <w:b/>
                <w:bCs/>
                <w:i/>
                <w:szCs w:val="22"/>
                <w:u w:val="single"/>
              </w:rPr>
              <w:t>2. Ghi nhớ:</w:t>
            </w:r>
            <w:r w:rsidRPr="00365D26">
              <w:rPr>
                <w:rFonts w:ascii="Times New Roman" w:hAnsi="Times New Roman"/>
                <w:b/>
                <w:bCs/>
                <w:i/>
                <w:szCs w:val="22"/>
              </w:rPr>
              <w:t xml:space="preserve"> SGK</w:t>
            </w: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r w:rsidRPr="00365D26">
              <w:rPr>
                <w:rFonts w:ascii="Times New Roman" w:hAnsi="Times New Roman"/>
                <w:szCs w:val="22"/>
              </w:rPr>
              <w:t xml:space="preserve">  Sức mạnh của cách nói quá ở đây là gây  được ấn tượng, xúc cảm xúc về ý chí, quyết tâm giải phóng đất nước của nhân dân ta.</w:t>
            </w:r>
          </w:p>
          <w:p w:rsidR="00365D26" w:rsidRPr="00365D26" w:rsidRDefault="00365D26" w:rsidP="00365D26">
            <w:pPr>
              <w:rPr>
                <w:rFonts w:ascii="Times New Roman" w:hAnsi="Times New Roman"/>
              </w:rPr>
            </w:pPr>
          </w:p>
        </w:tc>
      </w:tr>
    </w:tbl>
    <w:p w:rsidR="00365D26" w:rsidRPr="003C7B59" w:rsidRDefault="003C7B59" w:rsidP="00365D26">
      <w:pPr>
        <w:tabs>
          <w:tab w:val="left" w:pos="60"/>
        </w:tabs>
        <w:jc w:val="both"/>
        <w:rPr>
          <w:rFonts w:ascii="Times New Roman" w:hAnsi="Times New Roman"/>
          <w:b/>
          <w:szCs w:val="28"/>
        </w:rPr>
      </w:pPr>
      <w:r>
        <w:rPr>
          <w:rFonts w:ascii="Times New Roman" w:hAnsi="Times New Roman"/>
          <w:b/>
          <w:szCs w:val="28"/>
        </w:rPr>
        <w:lastRenderedPageBreak/>
        <w:t xml:space="preserve"> HOẠT ĐỘNG 3</w:t>
      </w:r>
      <w:r w:rsidR="00365D26" w:rsidRPr="00365D26">
        <w:rPr>
          <w:rFonts w:ascii="Times New Roman" w:hAnsi="Times New Roman"/>
          <w:b/>
          <w:szCs w:val="28"/>
        </w:rPr>
        <w:t xml:space="preserve">: </w:t>
      </w:r>
      <w:r w:rsidR="00365D26" w:rsidRPr="00365D26">
        <w:rPr>
          <w:rFonts w:ascii="Times New Roman" w:hAnsi="Times New Roman"/>
          <w:szCs w:val="28"/>
        </w:rPr>
        <w:t>Hướng dẫn học sinh 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Mục ti</w:t>
      </w:r>
      <w:r w:rsidR="003C7B59">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 thức</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H</w:t>
      </w:r>
      <w:r w:rsidR="003C7B59">
        <w:rPr>
          <w:rFonts w:ascii="Times New Roman" w:hAnsi="Times New Roman"/>
          <w:b/>
          <w:szCs w:val="28"/>
        </w:rPr>
        <w:t>ì</w:t>
      </w:r>
      <w:r w:rsidRPr="00365D26">
        <w:rPr>
          <w:rFonts w:ascii="Times New Roman" w:hAnsi="Times New Roman"/>
          <w:b/>
          <w:szCs w:val="28"/>
        </w:rPr>
        <w:t xml:space="preserve">nh thức tổ chức dạy học: </w:t>
      </w:r>
      <w:r w:rsidR="003C7B59">
        <w:rPr>
          <w:rFonts w:ascii="Times New Roman" w:hAnsi="Times New Roman"/>
          <w:szCs w:val="28"/>
        </w:rPr>
        <w:t>Cá nhân</w:t>
      </w:r>
    </w:p>
    <w:p w:rsid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sidR="003C7B59">
        <w:rPr>
          <w:rFonts w:ascii="Times New Roman" w:hAnsi="Times New Roman"/>
          <w:szCs w:val="28"/>
        </w:rPr>
        <w:t>ú</w:t>
      </w:r>
      <w:r w:rsidRPr="00365D26">
        <w:rPr>
          <w:rFonts w:ascii="Times New Roman" w:hAnsi="Times New Roman"/>
          <w:szCs w:val="28"/>
        </w:rPr>
        <w:t>t</w:t>
      </w:r>
    </w:p>
    <w:p w:rsidR="00DF33BF" w:rsidRDefault="00DF33BF" w:rsidP="00365D26">
      <w:pPr>
        <w:rPr>
          <w:rFonts w:ascii="Times New Roman" w:hAnsi="Times New Roman"/>
          <w:szCs w:val="28"/>
        </w:rPr>
      </w:pPr>
    </w:p>
    <w:p w:rsidR="00DF33BF" w:rsidRPr="00365D26" w:rsidRDefault="00DF33BF" w:rsidP="00365D26">
      <w:pPr>
        <w:rPr>
          <w:rFonts w:ascii="Times New Roman" w:hAnsi="Times New Roman"/>
          <w:b/>
          <w:szCs w:val="28"/>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1890"/>
        <w:gridCol w:w="4410"/>
      </w:tblGrid>
      <w:tr w:rsidR="00365D26" w:rsidRPr="00365D26" w:rsidTr="00DF33BF">
        <w:tc>
          <w:tcPr>
            <w:tcW w:w="3888" w:type="dxa"/>
          </w:tcPr>
          <w:p w:rsidR="00365D26" w:rsidRPr="00365D26" w:rsidRDefault="00365D26" w:rsidP="003C7B59">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3C7B59">
              <w:rPr>
                <w:rFonts w:ascii="Times New Roman" w:hAnsi="Times New Roman"/>
                <w:b/>
                <w:kern w:val="1"/>
                <w:szCs w:val="28"/>
              </w:rPr>
              <w:t>giáo viên</w:t>
            </w:r>
          </w:p>
        </w:tc>
        <w:tc>
          <w:tcPr>
            <w:tcW w:w="189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41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DF33BF">
        <w:tc>
          <w:tcPr>
            <w:tcW w:w="3888" w:type="dxa"/>
          </w:tcPr>
          <w:p w:rsidR="00365D26" w:rsidRPr="00365D26" w:rsidRDefault="00365D26" w:rsidP="00365D26">
            <w:pPr>
              <w:jc w:val="both"/>
              <w:rPr>
                <w:rFonts w:ascii="Times New Roman" w:hAnsi="Times New Roman"/>
                <w:b/>
                <w:i/>
                <w:lang w:val="nl-NL"/>
              </w:rPr>
            </w:pPr>
            <w:r w:rsidRPr="00365D26">
              <w:rPr>
                <w:rFonts w:ascii="Times New Roman" w:hAnsi="Times New Roman"/>
                <w:b/>
                <w:i/>
                <w:szCs w:val="22"/>
                <w:lang w:val="nl-NL"/>
              </w:rPr>
              <w:t>? Nêu yêu cầu của bài tập?</w:t>
            </w:r>
          </w:p>
          <w:p w:rsidR="00365D26" w:rsidRPr="00365D26" w:rsidRDefault="00365D26" w:rsidP="00365D26">
            <w:pPr>
              <w:jc w:val="both"/>
              <w:rPr>
                <w:rFonts w:ascii="Times New Roman" w:hAnsi="Times New Roman"/>
                <w:b/>
                <w:i/>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b/>
                <w:i/>
              </w:rPr>
            </w:pPr>
            <w:r w:rsidRPr="00365D26">
              <w:rPr>
                <w:rFonts w:ascii="Times New Roman" w:hAnsi="Times New Roman"/>
                <w:b/>
                <w:i/>
                <w:szCs w:val="22"/>
                <w:lang w:val="nl-NL"/>
              </w:rPr>
              <w:t xml:space="preserve">  </w:t>
            </w:r>
            <w:r w:rsidRPr="00365D26">
              <w:rPr>
                <w:rFonts w:ascii="Times New Roman" w:hAnsi="Times New Roman"/>
                <w:b/>
                <w:i/>
                <w:szCs w:val="22"/>
              </w:rPr>
              <w:t>? Hãy xác định yêu cầu của bài tập?</w:t>
            </w: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b/>
                <w:i/>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rPr>
            </w:pPr>
          </w:p>
          <w:p w:rsidR="00365D26" w:rsidRPr="00365D26" w:rsidRDefault="00365D26" w:rsidP="00365D26">
            <w:pPr>
              <w:jc w:val="both"/>
              <w:rPr>
                <w:rFonts w:ascii="Times New Roman" w:hAnsi="Times New Roman"/>
                <w:lang w:val="nl-NL"/>
              </w:rPr>
            </w:pPr>
            <w:r w:rsidRPr="00365D26">
              <w:rPr>
                <w:rFonts w:ascii="Times New Roman" w:hAnsi="Times New Roman"/>
                <w:szCs w:val="22"/>
                <w:lang w:val="nl-NL"/>
              </w:rPr>
              <w:t xml:space="preserve">- Yêu cầu hs đặt câu </w:t>
            </w: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jc w:val="both"/>
              <w:rPr>
                <w:rFonts w:ascii="Times New Roman" w:hAnsi="Times New Roman"/>
                <w:lang w:val="nl-NL"/>
              </w:rPr>
            </w:pPr>
          </w:p>
          <w:p w:rsidR="00365D26" w:rsidRPr="00365D26" w:rsidRDefault="00365D26" w:rsidP="00365D26">
            <w:pPr>
              <w:rPr>
                <w:rFonts w:ascii="Times New Roman" w:hAnsi="Times New Roman"/>
              </w:rPr>
            </w:pPr>
            <w:r w:rsidRPr="00365D26">
              <w:rPr>
                <w:rFonts w:ascii="Times New Roman" w:hAnsi="Times New Roman"/>
                <w:szCs w:val="22"/>
              </w:rPr>
              <w:t>- GV kể chuyện con rắn vuông, yêu cầu hs so sánh</w:t>
            </w:r>
          </w:p>
        </w:tc>
        <w:tc>
          <w:tcPr>
            <w:tcW w:w="1890" w:type="dxa"/>
          </w:tcPr>
          <w:p w:rsidR="00365D26" w:rsidRPr="00365D26" w:rsidRDefault="00365D26" w:rsidP="00365D26">
            <w:pPr>
              <w:rPr>
                <w:rFonts w:ascii="Times New Roman" w:hAnsi="Times New Roman"/>
              </w:rPr>
            </w:pPr>
            <w:r w:rsidRPr="00365D26">
              <w:rPr>
                <w:rFonts w:ascii="Times New Roman" w:hAnsi="Times New Roman"/>
                <w:szCs w:val="22"/>
              </w:rPr>
              <w:lastRenderedPageBreak/>
              <w:t>- HS  nờu</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HS xác định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HS đặt câu</w:t>
            </w:r>
          </w:p>
          <w:p w:rsidR="00365D26" w:rsidRPr="00365D26" w:rsidRDefault="00365D26" w:rsidP="00365D26">
            <w:pP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szCs w:val="22"/>
              </w:rPr>
              <w:t xml:space="preserve"> - Thảo luận làm bài</w:t>
            </w:r>
          </w:p>
          <w:p w:rsidR="00365D26" w:rsidRPr="00365D26" w:rsidRDefault="00365D26" w:rsidP="00365D26">
            <w:pPr>
              <w:rPr>
                <w:rFonts w:ascii="Times New Roman" w:hAnsi="Times New Roman"/>
                <w:b/>
                <w:bCs/>
              </w:rPr>
            </w:pPr>
            <w:r w:rsidRPr="00365D26">
              <w:rPr>
                <w:rFonts w:ascii="Times New Roman" w:hAnsi="Times New Roman"/>
                <w:szCs w:val="22"/>
              </w:rPr>
              <w:t>- Thảo luận trình bày</w:t>
            </w:r>
          </w:p>
          <w:p w:rsidR="00365D26" w:rsidRPr="00365D26" w:rsidRDefault="00365D26" w:rsidP="00365D26">
            <w:pPr>
              <w:rPr>
                <w:rFonts w:ascii="Times New Roman" w:hAnsi="Times New Roman"/>
                <w:b/>
                <w:bCs/>
              </w:rPr>
            </w:pPr>
          </w:p>
          <w:p w:rsidR="00365D26" w:rsidRPr="00365D26" w:rsidRDefault="00365D26" w:rsidP="00365D26">
            <w:pPr>
              <w:rPr>
                <w:rFonts w:ascii="Times New Roman" w:hAnsi="Times New Roman"/>
                <w:b/>
                <w:bCs/>
              </w:rPr>
            </w:pPr>
          </w:p>
          <w:p w:rsidR="00365D26" w:rsidRPr="00365D26" w:rsidRDefault="00365D26" w:rsidP="00365D26">
            <w:pPr>
              <w:rPr>
                <w:rFonts w:ascii="Times New Roman" w:hAnsi="Times New Roman"/>
              </w:rPr>
            </w:pPr>
          </w:p>
        </w:tc>
        <w:tc>
          <w:tcPr>
            <w:tcW w:w="4410" w:type="dxa"/>
          </w:tcPr>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 xml:space="preserve">II. Luyện tập: </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1. Bài tập 1:</w:t>
            </w:r>
          </w:p>
          <w:p w:rsidR="00365D26" w:rsidRPr="00365D26" w:rsidRDefault="00365D26" w:rsidP="00365D26">
            <w:pPr>
              <w:jc w:val="both"/>
              <w:rPr>
                <w:rFonts w:ascii="Times New Roman" w:hAnsi="Times New Roman"/>
              </w:rPr>
            </w:pPr>
            <w:r w:rsidRPr="00365D26">
              <w:rPr>
                <w:rFonts w:ascii="Times New Roman" w:hAnsi="Times New Roman"/>
                <w:b/>
                <w:szCs w:val="22"/>
              </w:rPr>
              <w:t>a. Sỏi đá cũng thành cơm:</w:t>
            </w:r>
            <w:r w:rsidRPr="00365D26">
              <w:rPr>
                <w:rFonts w:ascii="Times New Roman" w:hAnsi="Times New Roman"/>
                <w:szCs w:val="22"/>
              </w:rPr>
              <w:t xml:space="preserve"> Sức lao động của con người thật kỳ diệu.</w:t>
            </w:r>
          </w:p>
          <w:p w:rsidR="00365D26" w:rsidRPr="00365D26" w:rsidRDefault="00365D26" w:rsidP="00365D26">
            <w:pPr>
              <w:jc w:val="both"/>
              <w:rPr>
                <w:rFonts w:ascii="Times New Roman" w:hAnsi="Times New Roman"/>
              </w:rPr>
            </w:pPr>
            <w:r w:rsidRPr="00365D26">
              <w:rPr>
                <w:rFonts w:ascii="Times New Roman" w:hAnsi="Times New Roman"/>
                <w:b/>
                <w:szCs w:val="22"/>
              </w:rPr>
              <w:t>b. Đi lên đến tận trời:</w:t>
            </w:r>
            <w:r w:rsidRPr="00365D26">
              <w:rPr>
                <w:rFonts w:ascii="Times New Roman" w:hAnsi="Times New Roman"/>
                <w:szCs w:val="22"/>
              </w:rPr>
              <w:t xml:space="preserve"> Còn rất khoẻ có thể đi tới bất cứ nơi nào.</w:t>
            </w:r>
          </w:p>
          <w:p w:rsidR="00365D26" w:rsidRPr="00365D26" w:rsidRDefault="00365D26" w:rsidP="00365D26">
            <w:pPr>
              <w:jc w:val="both"/>
              <w:rPr>
                <w:rFonts w:ascii="Times New Roman" w:hAnsi="Times New Roman"/>
              </w:rPr>
            </w:pPr>
            <w:r w:rsidRPr="00365D26">
              <w:rPr>
                <w:rFonts w:ascii="Times New Roman" w:hAnsi="Times New Roman"/>
                <w:b/>
                <w:szCs w:val="22"/>
              </w:rPr>
              <w:t>c. Thét ra lửa</w:t>
            </w:r>
            <w:r w:rsidRPr="00365D26">
              <w:rPr>
                <w:rFonts w:ascii="Times New Roman" w:hAnsi="Times New Roman"/>
                <w:szCs w:val="22"/>
              </w:rPr>
              <w:t>: kẻ có quyền sinh, quyền sát trong tay ( nhấn mạnh uy quyền của Cụ Bá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i/>
                <w:szCs w:val="28"/>
              </w:rPr>
            </w:pPr>
            <w:r w:rsidRPr="00365D26">
              <w:rPr>
                <w:rFonts w:ascii="Times New Roman" w:hAnsi="Times New Roman"/>
                <w:i/>
                <w:szCs w:val="28"/>
              </w:rPr>
              <w:t>2. Bài 2:</w:t>
            </w:r>
          </w:p>
          <w:p w:rsidR="00365D26" w:rsidRPr="00365D26" w:rsidRDefault="00365D26" w:rsidP="00365D26">
            <w:pPr>
              <w:jc w:val="both"/>
              <w:rPr>
                <w:rFonts w:ascii="Times New Roman" w:hAnsi="Times New Roman"/>
              </w:rPr>
            </w:pPr>
            <w:r w:rsidRPr="00365D26">
              <w:rPr>
                <w:rFonts w:ascii="Times New Roman" w:hAnsi="Times New Roman"/>
                <w:b/>
                <w:szCs w:val="22"/>
              </w:rPr>
              <w:t>a. Chó ăn đá gà ăn sỏi</w:t>
            </w:r>
            <w:r w:rsidRPr="00365D26">
              <w:rPr>
                <w:rFonts w:ascii="Times New Roman" w:hAnsi="Times New Roman"/>
                <w:szCs w:val="22"/>
              </w:rPr>
              <w:t>: nơi đất đai cằn cỗi, hoang vu.</w:t>
            </w:r>
          </w:p>
          <w:p w:rsidR="00365D26" w:rsidRPr="00365D26" w:rsidRDefault="00365D26" w:rsidP="00365D26">
            <w:pPr>
              <w:jc w:val="both"/>
              <w:rPr>
                <w:rFonts w:ascii="Times New Roman" w:hAnsi="Times New Roman"/>
              </w:rPr>
            </w:pPr>
            <w:r w:rsidRPr="00365D26">
              <w:rPr>
                <w:rFonts w:ascii="Times New Roman" w:hAnsi="Times New Roman"/>
                <w:szCs w:val="22"/>
              </w:rPr>
              <w:t>b. Bầm gan tím ruột: căm phẫn, uất ức.</w:t>
            </w:r>
          </w:p>
          <w:p w:rsidR="00365D26" w:rsidRPr="00365D26" w:rsidRDefault="00365D26" w:rsidP="00365D26">
            <w:pPr>
              <w:jc w:val="both"/>
              <w:rPr>
                <w:rFonts w:ascii="Times New Roman" w:hAnsi="Times New Roman"/>
              </w:rPr>
            </w:pPr>
            <w:r w:rsidRPr="00365D26">
              <w:rPr>
                <w:rFonts w:ascii="Times New Roman" w:hAnsi="Times New Roman"/>
                <w:b/>
                <w:szCs w:val="22"/>
              </w:rPr>
              <w:t>c. Ruột để ngoài da:</w:t>
            </w:r>
            <w:r w:rsidRPr="00365D26">
              <w:rPr>
                <w:rFonts w:ascii="Times New Roman" w:hAnsi="Times New Roman"/>
                <w:szCs w:val="22"/>
              </w:rPr>
              <w:t xml:space="preserve"> vô tâm, tính tình bộc toạc không dấu diếm ai điều gì.</w:t>
            </w:r>
          </w:p>
          <w:p w:rsidR="00365D26" w:rsidRPr="00365D26" w:rsidRDefault="00365D26" w:rsidP="00365D26">
            <w:pPr>
              <w:jc w:val="both"/>
              <w:rPr>
                <w:rFonts w:ascii="Times New Roman" w:hAnsi="Times New Roman"/>
              </w:rPr>
            </w:pPr>
            <w:r w:rsidRPr="00365D26">
              <w:rPr>
                <w:rFonts w:ascii="Times New Roman" w:hAnsi="Times New Roman"/>
                <w:szCs w:val="22"/>
              </w:rPr>
              <w:t>d. Nở từng khúc ruột phấn khởi, thỏa mãn,sung sướng</w:t>
            </w:r>
          </w:p>
          <w:p w:rsidR="00365D26" w:rsidRPr="00365D26" w:rsidRDefault="00365D26" w:rsidP="00365D26">
            <w:pPr>
              <w:jc w:val="both"/>
              <w:rPr>
                <w:rFonts w:ascii="Times New Roman" w:hAnsi="Times New Roman"/>
              </w:rPr>
            </w:pPr>
            <w:r w:rsidRPr="00365D26">
              <w:rPr>
                <w:rFonts w:ascii="Times New Roman" w:hAnsi="Times New Roman"/>
                <w:b/>
                <w:szCs w:val="22"/>
              </w:rPr>
              <w:t>e. Vắt chân lên cổ:</w:t>
            </w:r>
            <w:r w:rsidRPr="00365D26">
              <w:rPr>
                <w:rFonts w:ascii="Times New Roman" w:hAnsi="Times New Roman"/>
                <w:szCs w:val="22"/>
              </w:rPr>
              <w:t xml:space="preserve"> chạy thật nhanh</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i/>
                <w:szCs w:val="28"/>
              </w:rPr>
            </w:pPr>
            <w:r w:rsidRPr="00365D26">
              <w:rPr>
                <w:rFonts w:ascii="Times New Roman" w:hAnsi="Times New Roman"/>
                <w:i/>
                <w:szCs w:val="28"/>
              </w:rPr>
              <w:lastRenderedPageBreak/>
              <w:t>3. Bài 3:</w:t>
            </w:r>
          </w:p>
          <w:p w:rsidR="00365D26" w:rsidRPr="00365D26" w:rsidRDefault="00365D26" w:rsidP="00365D26">
            <w:pPr>
              <w:jc w:val="both"/>
              <w:rPr>
                <w:rFonts w:ascii="Times New Roman" w:hAnsi="Times New Roman"/>
              </w:rPr>
            </w:pPr>
            <w:r w:rsidRPr="00365D26">
              <w:rPr>
                <w:rFonts w:ascii="Times New Roman" w:hAnsi="Times New Roman"/>
                <w:szCs w:val="22"/>
              </w:rPr>
              <w:t>Thuý Kiều có vẻ đẹp nghiêng nước nghiêng thành.</w:t>
            </w:r>
          </w:p>
          <w:p w:rsidR="00365D26" w:rsidRPr="00365D26" w:rsidRDefault="00365D26" w:rsidP="00365D26">
            <w:pPr>
              <w:jc w:val="both"/>
              <w:rPr>
                <w:rFonts w:ascii="Times New Roman" w:hAnsi="Times New Roman"/>
              </w:rPr>
            </w:pPr>
            <w:r w:rsidRPr="00365D26">
              <w:rPr>
                <w:rFonts w:ascii="Times New Roman" w:hAnsi="Times New Roman"/>
                <w:szCs w:val="22"/>
              </w:rPr>
              <w:t>Đoàn kết là sức mạnh dời non lấp biển.</w:t>
            </w:r>
          </w:p>
          <w:p w:rsidR="00365D26" w:rsidRPr="00365D26" w:rsidRDefault="00365D26" w:rsidP="00365D26">
            <w:pPr>
              <w:jc w:val="both"/>
              <w:rPr>
                <w:rFonts w:ascii="Times New Roman" w:hAnsi="Times New Roman"/>
              </w:rPr>
            </w:pPr>
            <w:r w:rsidRPr="00365D26">
              <w:rPr>
                <w:rFonts w:ascii="Times New Roman" w:hAnsi="Times New Roman"/>
                <w:szCs w:val="22"/>
              </w:rPr>
              <w:t>Công việc dời non lấp biển, vá trời ấy là công việc của nhiều đời, nhiều thế hệ mới có thể làm xong.</w:t>
            </w:r>
          </w:p>
          <w:p w:rsidR="00365D26" w:rsidRPr="00365D26" w:rsidRDefault="00365D26" w:rsidP="00365D26">
            <w:pPr>
              <w:jc w:val="both"/>
              <w:rPr>
                <w:rFonts w:ascii="Times New Roman" w:hAnsi="Times New Roman"/>
              </w:rPr>
            </w:pPr>
            <w:r w:rsidRPr="00365D26">
              <w:rPr>
                <w:rFonts w:ascii="Times New Roman" w:hAnsi="Times New Roman"/>
                <w:szCs w:val="22"/>
              </w:rPr>
              <w:t>Những chiến sĩ mình đồng da sắt đã chiến thắng.</w:t>
            </w:r>
          </w:p>
          <w:p w:rsidR="00365D26" w:rsidRPr="00365D26" w:rsidRDefault="00365D26" w:rsidP="00365D26">
            <w:pPr>
              <w:jc w:val="both"/>
              <w:rPr>
                <w:rFonts w:ascii="Times New Roman" w:hAnsi="Times New Roman"/>
              </w:rPr>
            </w:pPr>
            <w:r w:rsidRPr="00365D26">
              <w:rPr>
                <w:rFonts w:ascii="Times New Roman" w:hAnsi="Times New Roman"/>
                <w:szCs w:val="22"/>
              </w:rPr>
              <w:t>Mình nghĩ nát óc mà chưa giải được bài toán này.</w:t>
            </w:r>
          </w:p>
          <w:p w:rsidR="00365D26" w:rsidRPr="00365D26" w:rsidRDefault="00365D26" w:rsidP="00365D26">
            <w:pPr>
              <w:jc w:val="both"/>
              <w:rPr>
                <w:rFonts w:ascii="Times New Roman" w:hAnsi="Times New Roman"/>
                <w:i/>
                <w:szCs w:val="28"/>
              </w:rPr>
            </w:pPr>
            <w:r w:rsidRPr="00365D26">
              <w:rPr>
                <w:rFonts w:ascii="Times New Roman" w:hAnsi="Times New Roman"/>
                <w:i/>
                <w:szCs w:val="28"/>
              </w:rPr>
              <w:t>4. Bài tập 4:</w:t>
            </w:r>
          </w:p>
          <w:p w:rsidR="00365D26" w:rsidRPr="00365D26" w:rsidRDefault="00365D26" w:rsidP="00365D26">
            <w:pPr>
              <w:jc w:val="both"/>
              <w:rPr>
                <w:rFonts w:ascii="Times New Roman" w:hAnsi="Times New Roman"/>
              </w:rPr>
            </w:pPr>
            <w:r w:rsidRPr="00365D26">
              <w:rPr>
                <w:rFonts w:ascii="Times New Roman" w:hAnsi="Times New Roman"/>
                <w:szCs w:val="22"/>
              </w:rPr>
              <w:t>Đẹp như tiên.</w:t>
            </w:r>
          </w:p>
          <w:p w:rsidR="00365D26" w:rsidRPr="00365D26" w:rsidRDefault="00365D26" w:rsidP="00365D26">
            <w:pPr>
              <w:jc w:val="both"/>
              <w:rPr>
                <w:rFonts w:ascii="Times New Roman" w:hAnsi="Times New Roman"/>
                <w:lang w:val="nl-NL"/>
              </w:rPr>
            </w:pPr>
            <w:r w:rsidRPr="00365D26">
              <w:rPr>
                <w:rFonts w:ascii="Times New Roman" w:hAnsi="Times New Roman"/>
                <w:szCs w:val="22"/>
                <w:lang w:val="nl-NL"/>
              </w:rPr>
              <w:t>Đen như cột nhà cháy.</w:t>
            </w:r>
          </w:p>
          <w:p w:rsidR="00365D26" w:rsidRPr="00365D26" w:rsidRDefault="00365D26" w:rsidP="00365D26">
            <w:pPr>
              <w:jc w:val="both"/>
              <w:rPr>
                <w:rFonts w:ascii="Times New Roman" w:hAnsi="Times New Roman"/>
                <w:lang w:val="nl-NL"/>
              </w:rPr>
            </w:pPr>
            <w:r w:rsidRPr="00365D26">
              <w:rPr>
                <w:rFonts w:ascii="Times New Roman" w:hAnsi="Times New Roman"/>
                <w:szCs w:val="22"/>
                <w:lang w:val="nl-NL"/>
              </w:rPr>
              <w:t>Trắng như trứng gà bóc.</w:t>
            </w:r>
          </w:p>
          <w:p w:rsidR="00365D26" w:rsidRPr="00365D26" w:rsidRDefault="00365D26" w:rsidP="00365D26">
            <w:pPr>
              <w:jc w:val="both"/>
              <w:rPr>
                <w:rFonts w:ascii="Times New Roman" w:hAnsi="Times New Roman"/>
              </w:rPr>
            </w:pPr>
            <w:r w:rsidRPr="00365D26">
              <w:rPr>
                <w:rFonts w:ascii="Times New Roman" w:hAnsi="Times New Roman"/>
                <w:szCs w:val="22"/>
              </w:rPr>
              <w:t>Khoẻ như voi.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i/>
                <w:szCs w:val="28"/>
              </w:rPr>
            </w:pPr>
            <w:r w:rsidRPr="00365D26">
              <w:rPr>
                <w:rFonts w:ascii="Times New Roman" w:hAnsi="Times New Roman"/>
                <w:i/>
                <w:szCs w:val="28"/>
              </w:rPr>
              <w:t>5. Bài tập 6:</w:t>
            </w:r>
          </w:p>
          <w:p w:rsidR="00365D26" w:rsidRPr="00365D26" w:rsidRDefault="00365D26" w:rsidP="00365D26">
            <w:pPr>
              <w:jc w:val="both"/>
              <w:rPr>
                <w:rFonts w:ascii="Times New Roman" w:hAnsi="Times New Roman"/>
              </w:rPr>
            </w:pPr>
            <w:r w:rsidRPr="00365D26">
              <w:rPr>
                <w:rFonts w:ascii="Times New Roman" w:hAnsi="Times New Roman"/>
                <w:b/>
                <w:szCs w:val="22"/>
              </w:rPr>
              <w:t>* Giống</w:t>
            </w:r>
            <w:r w:rsidRPr="00365D26">
              <w:rPr>
                <w:rFonts w:ascii="Times New Roman" w:hAnsi="Times New Roman"/>
                <w:szCs w:val="22"/>
              </w:rPr>
              <w:t>: Đều là phóng đại quá mức tính chất sự việc.</w:t>
            </w:r>
          </w:p>
          <w:p w:rsidR="00365D26" w:rsidRPr="00365D26" w:rsidRDefault="00365D26" w:rsidP="00365D26">
            <w:pPr>
              <w:jc w:val="both"/>
              <w:rPr>
                <w:rFonts w:ascii="Times New Roman" w:hAnsi="Times New Roman"/>
              </w:rPr>
            </w:pPr>
            <w:r w:rsidRPr="00365D26">
              <w:rPr>
                <w:rFonts w:ascii="Times New Roman" w:hAnsi="Times New Roman"/>
                <w:b/>
                <w:szCs w:val="22"/>
              </w:rPr>
              <w:t>* Khác</w:t>
            </w:r>
            <w:r w:rsidRPr="00365D26">
              <w:rPr>
                <w:rFonts w:ascii="Times New Roman" w:hAnsi="Times New Roman"/>
                <w:szCs w:val="22"/>
              </w:rPr>
              <w:t>: ở mục đích.</w:t>
            </w:r>
          </w:p>
          <w:p w:rsidR="00365D26" w:rsidRPr="00365D26" w:rsidRDefault="00365D26" w:rsidP="00365D26">
            <w:pPr>
              <w:jc w:val="both"/>
              <w:rPr>
                <w:rFonts w:ascii="Times New Roman" w:hAnsi="Times New Roman"/>
              </w:rPr>
            </w:pPr>
            <w:r w:rsidRPr="00365D26">
              <w:rPr>
                <w:rFonts w:ascii="Times New Roman" w:hAnsi="Times New Roman"/>
                <w:szCs w:val="22"/>
              </w:rPr>
              <w:t>+ Nói quá là biện pháp tu từ nhằm mục đích nhấn mạnh, gây ấn tượng tăng sức biểu cảm.</w:t>
            </w:r>
          </w:p>
          <w:p w:rsidR="00365D26" w:rsidRPr="00365D26" w:rsidRDefault="00365D26" w:rsidP="00365D26">
            <w:pPr>
              <w:rPr>
                <w:rFonts w:ascii="Times New Roman" w:hAnsi="Times New Roman"/>
              </w:rPr>
            </w:pPr>
            <w:r w:rsidRPr="00365D26">
              <w:rPr>
                <w:rFonts w:ascii="Times New Roman" w:hAnsi="Times New Roman"/>
                <w:szCs w:val="22"/>
              </w:rPr>
              <w:t>+ Nói khoác: Nhằm làm cho người nghe tin vào những điều không có thực, nói khoác là hành động có tác động tiêu cực.</w:t>
            </w:r>
          </w:p>
          <w:p w:rsidR="00365D26" w:rsidRPr="00365D26" w:rsidRDefault="00365D26" w:rsidP="00365D26">
            <w:pPr>
              <w:rPr>
                <w:rFonts w:ascii="Times New Roman" w:hAnsi="Times New Roman"/>
              </w:rPr>
            </w:pPr>
          </w:p>
        </w:tc>
      </w:tr>
    </w:tbl>
    <w:p w:rsidR="00DF33BF" w:rsidRDefault="00DF33BF" w:rsidP="00DF33BF">
      <w:pPr>
        <w:rPr>
          <w:rFonts w:ascii="Times New Roman" w:hAnsi="Times New Roman"/>
          <w:b/>
          <w:bCs/>
        </w:rPr>
      </w:pPr>
      <w:r>
        <w:rPr>
          <w:rFonts w:ascii="Times New Roman" w:hAnsi="Times New Roman"/>
          <w:b/>
          <w:bCs/>
        </w:rPr>
        <w:lastRenderedPageBreak/>
        <w:t>HOẠT ĐỘNG 4: CỦNG CỐ, VẬN DỤNG</w:t>
      </w:r>
    </w:p>
    <w:p w:rsidR="00365D26" w:rsidRPr="00365D26" w:rsidRDefault="00365D26" w:rsidP="00365D26">
      <w:pPr>
        <w:tabs>
          <w:tab w:val="left" w:pos="720"/>
        </w:tabs>
        <w:rPr>
          <w:rFonts w:ascii="Times New Roman" w:hAnsi="Times New Roman"/>
          <w:b/>
        </w:rPr>
      </w:pPr>
      <w:r w:rsidRPr="00365D26">
        <w:rPr>
          <w:rFonts w:ascii="Times New Roman" w:hAnsi="Times New Roman"/>
          <w:b/>
          <w:bCs/>
        </w:rPr>
        <w:t xml:space="preserve">Củng cố bài học: </w:t>
      </w:r>
      <w:r w:rsidRPr="00365D26">
        <w:rPr>
          <w:rFonts w:ascii="Times New Roman" w:hAnsi="Times New Roman"/>
        </w:rPr>
        <w:t>GV tổng kết kiến thức.</w:t>
      </w:r>
      <w:r w:rsidRPr="00365D26">
        <w:rPr>
          <w:rFonts w:ascii="Times New Roman" w:hAnsi="Times New Roman"/>
          <w:bCs/>
        </w:rPr>
        <w:br/>
      </w:r>
      <w:r w:rsidRPr="00365D26">
        <w:rPr>
          <w:rFonts w:ascii="Times New Roman" w:hAnsi="Times New Roman"/>
          <w:b/>
          <w:bCs/>
        </w:rPr>
        <w:t xml:space="preserve">Hoạt động tiếp nối: </w:t>
      </w:r>
    </w:p>
    <w:p w:rsidR="00365D26" w:rsidRPr="00365D26" w:rsidRDefault="00365D26" w:rsidP="00365D26">
      <w:pPr>
        <w:rPr>
          <w:rFonts w:ascii="Times New Roman" w:hAnsi="Times New Roman"/>
        </w:rPr>
      </w:pPr>
      <w:r w:rsidRPr="00365D26">
        <w:rPr>
          <w:rFonts w:ascii="Times New Roman" w:hAnsi="Times New Roman"/>
        </w:rPr>
        <w:t xml:space="preserve">  Hướng dẫn học ở nhà ( 2 phút )</w:t>
      </w:r>
    </w:p>
    <w:p w:rsidR="00365D26" w:rsidRPr="00365D26" w:rsidRDefault="00365D26" w:rsidP="00365D26">
      <w:pPr>
        <w:rPr>
          <w:rFonts w:ascii="Times New Roman" w:hAnsi="Times New Roman"/>
        </w:rPr>
      </w:pPr>
      <w:r w:rsidRPr="00365D26">
        <w:rPr>
          <w:rFonts w:ascii="Times New Roman" w:hAnsi="Times New Roman"/>
        </w:rPr>
        <w:t>- Nói quá và tác dụng của nói quá</w:t>
      </w:r>
    </w:p>
    <w:p w:rsidR="00365D26" w:rsidRPr="00365D26" w:rsidRDefault="00365D26" w:rsidP="00365D26">
      <w:pPr>
        <w:rPr>
          <w:rFonts w:ascii="Times New Roman" w:hAnsi="Times New Roman"/>
        </w:rPr>
      </w:pPr>
      <w:r w:rsidRPr="00365D26">
        <w:rPr>
          <w:rFonts w:ascii="Times New Roman" w:hAnsi="Times New Roman"/>
        </w:rPr>
        <w:t>- Làm bài tập 5, chuẩn bị bài nói giảm, nói tránh.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jc w:val="center"/>
        <w:rPr>
          <w:rFonts w:ascii="Times New Roman" w:hAnsi="Times New Roman"/>
        </w:rPr>
      </w:pPr>
    </w:p>
    <w:p w:rsidR="00365D26" w:rsidRPr="00365D26" w:rsidRDefault="00365D26" w:rsidP="00365D26">
      <w:pPr>
        <w:jc w:val="center"/>
        <w:rPr>
          <w:rFonts w:ascii="Times New Roman" w:hAnsi="Times New Roman"/>
        </w:rPr>
      </w:pPr>
      <w:r w:rsidRPr="00365D26">
        <w:rPr>
          <w:rFonts w:ascii="Times New Roman" w:hAnsi="Times New Roman"/>
        </w:rPr>
        <w:t xml:space="preserve">* * * * * * * * </w:t>
      </w: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Default="00365D26"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Default="00DF33BF" w:rsidP="00365D26">
      <w:pPr>
        <w:jc w:val="center"/>
        <w:rPr>
          <w:rFonts w:ascii="Times New Roman" w:hAnsi="Times New Roman"/>
          <w:i/>
          <w:color w:val="000000"/>
        </w:rPr>
      </w:pPr>
    </w:p>
    <w:p w:rsidR="00DF33BF" w:rsidRPr="00365D26" w:rsidRDefault="00DF33BF" w:rsidP="00365D26">
      <w:pPr>
        <w:jc w:val="center"/>
        <w:rPr>
          <w:rFonts w:ascii="Times New Roman" w:hAnsi="Times New Roman"/>
          <w:i/>
          <w:color w:val="000000"/>
        </w:rPr>
      </w:pPr>
    </w:p>
    <w:p w:rsidR="00365D26" w:rsidRPr="00365D26" w:rsidRDefault="00365D26" w:rsidP="00365D26">
      <w:pPr>
        <w:jc w:val="center"/>
        <w:rPr>
          <w:rFonts w:ascii="Times New Roman" w:hAnsi="Times New Roman"/>
          <w:i/>
          <w:color w:val="000000"/>
        </w:rPr>
      </w:pPr>
    </w:p>
    <w:p w:rsidR="00365D26" w:rsidRPr="00365D26" w:rsidRDefault="00365D26" w:rsidP="00365D26">
      <w:pPr>
        <w:rPr>
          <w:rFonts w:ascii="Times New Roman" w:hAnsi="Times New Roman"/>
          <w:b/>
        </w:rPr>
      </w:pPr>
      <w:r w:rsidRPr="00365D26">
        <w:rPr>
          <w:rFonts w:ascii="Times New Roman" w:hAnsi="Times New Roman"/>
          <w:b/>
          <w:color w:val="000000"/>
        </w:rPr>
        <w:t xml:space="preserve">Tiết </w:t>
      </w:r>
      <w:r w:rsidR="00A30F6F">
        <w:rPr>
          <w:rFonts w:ascii="Times New Roman" w:hAnsi="Times New Roman"/>
          <w:b/>
          <w:color w:val="000000"/>
        </w:rPr>
        <w:t>35-36</w:t>
      </w:r>
    </w:p>
    <w:p w:rsidR="00365D26" w:rsidRPr="00A30F6F" w:rsidRDefault="00365D26" w:rsidP="00365D26">
      <w:pPr>
        <w:jc w:val="center"/>
        <w:rPr>
          <w:rFonts w:ascii="Times New Roman" w:hAnsi="Times New Roman"/>
          <w:b/>
          <w:bCs/>
          <w:i/>
          <w:sz w:val="52"/>
          <w:szCs w:val="52"/>
        </w:rPr>
      </w:pPr>
      <w:r w:rsidRPr="00A30F6F">
        <w:rPr>
          <w:rFonts w:ascii="Times New Roman" w:hAnsi="Times New Roman"/>
          <w:b/>
          <w:bCs/>
          <w:i/>
          <w:sz w:val="52"/>
          <w:szCs w:val="52"/>
        </w:rPr>
        <w:t>Ôn tập truyện kí Việt Nam</w:t>
      </w:r>
    </w:p>
    <w:p w:rsidR="00365D26" w:rsidRPr="00365D26" w:rsidRDefault="00365D26" w:rsidP="00365D26">
      <w:pPr>
        <w:keepNext/>
        <w:keepLines/>
        <w:spacing w:before="60" w:after="60"/>
        <w:outlineLvl w:val="5"/>
        <w:rPr>
          <w:rFonts w:asciiTheme="majorHAnsi" w:eastAsiaTheme="majorEastAsia" w:hAnsiTheme="majorHAnsi"/>
          <w:b/>
          <w:bCs/>
          <w:i/>
          <w:iCs/>
          <w:color w:val="243F60" w:themeColor="accent1" w:themeShade="7F"/>
        </w:rPr>
      </w:pPr>
    </w:p>
    <w:p w:rsidR="00365D26" w:rsidRPr="00365D26" w:rsidRDefault="00365D26" w:rsidP="00DF33BF">
      <w:pPr>
        <w:keepNext/>
        <w:keepLines/>
        <w:spacing w:before="60" w:after="60"/>
        <w:jc w:val="both"/>
        <w:outlineLvl w:val="5"/>
        <w:rPr>
          <w:rFonts w:ascii="Times New Roman" w:eastAsiaTheme="majorEastAsia" w:hAnsi="Times New Roman"/>
          <w:b/>
          <w:iCs/>
          <w:color w:val="243F60" w:themeColor="accent1" w:themeShade="7F"/>
          <w:szCs w:val="28"/>
          <w:lang w:val="pl-PL"/>
        </w:rPr>
      </w:pPr>
      <w:r w:rsidRPr="00365D26">
        <w:rPr>
          <w:rFonts w:ascii="Times New Roman" w:eastAsiaTheme="majorEastAsia" w:hAnsi="Times New Roman"/>
          <w:b/>
          <w:iCs/>
          <w:color w:val="243F60" w:themeColor="accent1" w:themeShade="7F"/>
          <w:szCs w:val="28"/>
          <w:lang w:val="pl-PL"/>
        </w:rPr>
        <w:t>I. Mục ti</w:t>
      </w:r>
      <w:r w:rsidR="00DF33BF">
        <w:rPr>
          <w:rFonts w:ascii="Times New Roman" w:eastAsiaTheme="majorEastAsia" w:hAnsi="Times New Roman"/>
          <w:b/>
          <w:iCs/>
          <w:color w:val="243F60" w:themeColor="accent1" w:themeShade="7F"/>
          <w:szCs w:val="28"/>
          <w:lang w:val="pl-PL"/>
        </w:rPr>
        <w:t>ê</w:t>
      </w:r>
      <w:r w:rsidRPr="00365D26">
        <w:rPr>
          <w:rFonts w:ascii="Times New Roman" w:eastAsiaTheme="majorEastAsia" w:hAnsi="Times New Roman"/>
          <w:b/>
          <w:iCs/>
          <w:color w:val="243F60" w:themeColor="accent1" w:themeShade="7F"/>
          <w:szCs w:val="28"/>
          <w:lang w:val="pl-PL"/>
        </w:rPr>
        <w:t>u bài học:</w:t>
      </w:r>
    </w:p>
    <w:p w:rsidR="00365D26" w:rsidRPr="00365D26" w:rsidRDefault="00365D26" w:rsidP="00DF33BF">
      <w:pPr>
        <w:spacing w:before="60" w:after="60"/>
        <w:jc w:val="both"/>
        <w:rPr>
          <w:rFonts w:ascii="Times New Roman" w:hAnsi="Times New Roman"/>
          <w:b/>
          <w:szCs w:val="28"/>
        </w:rPr>
      </w:pPr>
      <w:r w:rsidRPr="00365D26">
        <w:rPr>
          <w:rFonts w:ascii="Times New Roman" w:hAnsi="Times New Roman"/>
          <w:b/>
          <w:szCs w:val="28"/>
        </w:rPr>
        <w:t xml:space="preserve">   1. Về kiến thức :</w:t>
      </w:r>
    </w:p>
    <w:p w:rsidR="00365D26" w:rsidRPr="00365D26" w:rsidRDefault="00365D26" w:rsidP="00DF33BF">
      <w:pPr>
        <w:spacing w:before="60" w:after="60"/>
        <w:jc w:val="both"/>
        <w:rPr>
          <w:rFonts w:ascii="Times New Roman" w:hAnsi="Times New Roman"/>
          <w:szCs w:val="28"/>
        </w:rPr>
      </w:pPr>
      <w:r w:rsidRPr="00365D26">
        <w:rPr>
          <w:rFonts w:ascii="Times New Roman" w:hAnsi="Times New Roman"/>
          <w:szCs w:val="28"/>
        </w:rPr>
        <w:t xml:space="preserve">      - Cần có củng cố, hệ thống hoá kiến thức phần truyện kí  hiện đại Việt Nam học ở lớp 8</w:t>
      </w:r>
    </w:p>
    <w:p w:rsidR="00365D26" w:rsidRPr="00365D26" w:rsidRDefault="00365D26" w:rsidP="00DF33BF">
      <w:pPr>
        <w:spacing w:before="60" w:after="60"/>
        <w:jc w:val="both"/>
        <w:rPr>
          <w:rFonts w:ascii="Times New Roman" w:hAnsi="Times New Roman"/>
          <w:b/>
          <w:szCs w:val="28"/>
        </w:rPr>
      </w:pPr>
      <w:r w:rsidRPr="00365D26">
        <w:rPr>
          <w:rFonts w:ascii="Times New Roman" w:hAnsi="Times New Roman"/>
          <w:b/>
          <w:szCs w:val="28"/>
        </w:rPr>
        <w:t xml:space="preserve">  2. Về kỹ năng:</w:t>
      </w:r>
    </w:p>
    <w:p w:rsidR="00365D26" w:rsidRPr="00365D26" w:rsidRDefault="00365D26" w:rsidP="00DF33BF">
      <w:pPr>
        <w:spacing w:before="60" w:after="60"/>
        <w:jc w:val="both"/>
        <w:rPr>
          <w:rFonts w:ascii="Times New Roman" w:hAnsi="Times New Roman"/>
          <w:szCs w:val="28"/>
        </w:rPr>
      </w:pPr>
      <w:r w:rsidRPr="00365D26">
        <w:rPr>
          <w:rFonts w:ascii="Times New Roman" w:hAnsi="Times New Roman"/>
          <w:szCs w:val="28"/>
        </w:rPr>
        <w:t xml:space="preserve">     - Về các mặt: đặc sắc về nội dung tư tưởng và hình thức nghệ thuật. </w:t>
      </w:r>
    </w:p>
    <w:p w:rsidR="00365D26" w:rsidRPr="00365D26" w:rsidRDefault="00365D26" w:rsidP="00DF33BF">
      <w:pPr>
        <w:spacing w:before="60" w:after="60"/>
        <w:jc w:val="both"/>
        <w:rPr>
          <w:rFonts w:ascii="Times New Roman" w:hAnsi="Times New Roman"/>
          <w:b/>
          <w:szCs w:val="28"/>
        </w:rPr>
      </w:pPr>
      <w:r w:rsidRPr="00365D26">
        <w:rPr>
          <w:rFonts w:ascii="Times New Roman" w:hAnsi="Times New Roman"/>
          <w:b/>
          <w:szCs w:val="28"/>
        </w:rPr>
        <w:t xml:space="preserve">  3. Về thái độ</w:t>
      </w:r>
      <w:r w:rsidRPr="00365D26">
        <w:rPr>
          <w:rFonts w:ascii="Times New Roman" w:hAnsi="Times New Roman"/>
          <w:b/>
          <w:szCs w:val="28"/>
        </w:rPr>
        <w:tab/>
      </w:r>
    </w:p>
    <w:p w:rsidR="00365D26" w:rsidRPr="00365D26" w:rsidRDefault="00365D26" w:rsidP="00DF33BF">
      <w:pPr>
        <w:spacing w:before="60" w:after="60"/>
        <w:jc w:val="both"/>
        <w:rPr>
          <w:rFonts w:ascii="Times New Roman" w:hAnsi="Times New Roman"/>
          <w:szCs w:val="28"/>
        </w:rPr>
      </w:pPr>
      <w:r w:rsidRPr="00365D26">
        <w:rPr>
          <w:rFonts w:ascii="Times New Roman" w:hAnsi="Times New Roman"/>
          <w:szCs w:val="28"/>
        </w:rPr>
        <w:t xml:space="preserve">     - Bước đầu thấy được một phần quá trình hiện đại hóa VHVN đã hoàn thành   cơ bản vào nửa đầu thế kỉ XX</w:t>
      </w:r>
    </w:p>
    <w:p w:rsidR="00365D26" w:rsidRPr="00365D26" w:rsidRDefault="00365D26" w:rsidP="00DF33BF">
      <w:pPr>
        <w:tabs>
          <w:tab w:val="left" w:pos="4965"/>
        </w:tabs>
        <w:spacing w:before="60" w:after="60"/>
        <w:jc w:val="both"/>
        <w:rPr>
          <w:rFonts w:ascii="Times New Roman" w:hAnsi="Times New Roman"/>
          <w:b/>
          <w:szCs w:val="28"/>
        </w:rPr>
      </w:pPr>
      <w:r w:rsidRPr="00365D26">
        <w:rPr>
          <w:rFonts w:ascii="Times New Roman" w:hAnsi="Times New Roman"/>
          <w:b/>
          <w:szCs w:val="28"/>
        </w:rPr>
        <w:t>II.Chuẩn bị:</w:t>
      </w:r>
    </w:p>
    <w:p w:rsidR="00365D26" w:rsidRPr="00365D26" w:rsidRDefault="00365D26" w:rsidP="00DF33BF">
      <w:pPr>
        <w:spacing w:before="60" w:after="60"/>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sidR="00DF33BF">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Chuẩn bị nội dung ôn tập, tham khảo tài liệu.</w:t>
      </w:r>
    </w:p>
    <w:p w:rsidR="00365D26" w:rsidRPr="00365D26" w:rsidRDefault="00365D26" w:rsidP="00DF33BF">
      <w:pPr>
        <w:spacing w:before="60" w:after="60"/>
        <w:jc w:val="both"/>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Đọc và trả lời các câu hỏi sgk- 104.</w:t>
      </w:r>
    </w:p>
    <w:p w:rsidR="00365D26" w:rsidRPr="00365D26" w:rsidRDefault="00365D26" w:rsidP="00DF33BF">
      <w:pPr>
        <w:jc w:val="both"/>
        <w:rPr>
          <w:rFonts w:ascii="Times New Roman" w:hAnsi="Times New Roman"/>
          <w:szCs w:val="28"/>
        </w:rPr>
      </w:pPr>
      <w:r w:rsidRPr="00365D26">
        <w:rPr>
          <w:rFonts w:ascii="Times New Roman" w:hAnsi="Times New Roman"/>
          <w:b/>
          <w:szCs w:val="28"/>
        </w:rPr>
        <w:t>III.</w:t>
      </w:r>
      <w:r w:rsidR="00DF33BF">
        <w:rPr>
          <w:rFonts w:ascii="Times New Roman" w:hAnsi="Times New Roman"/>
          <w:b/>
          <w:szCs w:val="28"/>
        </w:rPr>
        <w:t xml:space="preserve"> </w:t>
      </w:r>
      <w:r w:rsidRPr="00365D26">
        <w:rPr>
          <w:rFonts w:ascii="Times New Roman" w:hAnsi="Times New Roman"/>
          <w:b/>
          <w:szCs w:val="28"/>
        </w:rPr>
        <w:t>Phương pháp dạy học:</w:t>
      </w:r>
      <w:r w:rsidRPr="00365D26">
        <w:rPr>
          <w:rFonts w:ascii="Times New Roman" w:hAnsi="Times New Roman"/>
          <w:szCs w:val="28"/>
        </w:rPr>
        <w:t xml:space="preserve"> Vấn đáp, thảo luận, thuyết trỡnh</w:t>
      </w:r>
    </w:p>
    <w:p w:rsidR="00DF33BF" w:rsidRDefault="00365D26" w:rsidP="00DF33BF">
      <w:pPr>
        <w:spacing w:before="60" w:after="60"/>
        <w:rPr>
          <w:rFonts w:ascii="Times New Roman" w:hAnsi="Times New Roman"/>
          <w:b/>
          <w:szCs w:val="28"/>
        </w:rPr>
      </w:pPr>
      <w:r w:rsidRPr="00365D26">
        <w:rPr>
          <w:rFonts w:ascii="Times New Roman" w:hAnsi="Times New Roman"/>
          <w:b/>
          <w:szCs w:val="28"/>
        </w:rPr>
        <w:t>IV.</w:t>
      </w:r>
      <w:r w:rsidR="00DF33BF">
        <w:rPr>
          <w:rFonts w:ascii="Times New Roman" w:hAnsi="Times New Roman"/>
          <w:b/>
          <w:szCs w:val="28"/>
        </w:rPr>
        <w:t xml:space="preserve"> </w:t>
      </w:r>
      <w:r w:rsidRPr="00365D26">
        <w:rPr>
          <w:rFonts w:ascii="Times New Roman" w:hAnsi="Times New Roman"/>
          <w:b/>
          <w:szCs w:val="28"/>
        </w:rPr>
        <w:t>Tiến tr</w:t>
      </w:r>
      <w:r w:rsidR="00DF33BF">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sidR="00DF33BF">
        <w:rPr>
          <w:rFonts w:ascii="Times New Roman" w:hAnsi="Times New Roman"/>
          <w:b/>
          <w:szCs w:val="28"/>
        </w:rPr>
        <w:t>HOẠT ĐỘNG 1: KHỞI ĐỘNG</w:t>
      </w:r>
    </w:p>
    <w:p w:rsidR="00A059E8" w:rsidRDefault="00365D26" w:rsidP="00A059E8">
      <w:pPr>
        <w:spacing w:before="60" w:after="60"/>
        <w:rPr>
          <w:rFonts w:ascii="Times New Roman" w:hAnsi="Times New Roman"/>
          <w:lang w:val="pl-PL"/>
        </w:rPr>
      </w:pPr>
      <w:r w:rsidRPr="00365D26">
        <w:rPr>
          <w:rFonts w:ascii="Times New Roman" w:hAnsi="Times New Roman"/>
          <w:b/>
          <w:szCs w:val="28"/>
        </w:rPr>
        <w:t xml:space="preserve">Kiểm tra bài cũ: </w:t>
      </w:r>
      <w:r w:rsidRPr="00365D26">
        <w:rPr>
          <w:rFonts w:ascii="Times New Roman" w:hAnsi="Times New Roman"/>
          <w:lang w:val="pl-PL"/>
        </w:rPr>
        <w:t>- GV kiểm tra chuẩn bị của học sinh.</w:t>
      </w:r>
    </w:p>
    <w:p w:rsidR="00365D26" w:rsidRPr="00A059E8" w:rsidRDefault="00365D26" w:rsidP="00A059E8">
      <w:pPr>
        <w:spacing w:before="60" w:after="60"/>
        <w:rPr>
          <w:rFonts w:ascii="Times New Roman" w:hAnsi="Times New Roman"/>
          <w:lang w:val="pl-PL"/>
        </w:rPr>
      </w:pPr>
      <w:r w:rsidRPr="00365D26">
        <w:rPr>
          <w:rFonts w:ascii="Times New Roman" w:hAnsi="Times New Roman"/>
          <w:b/>
          <w:szCs w:val="28"/>
        </w:rPr>
        <w:lastRenderedPageBreak/>
        <w:t>Giới thiệu và dạy bài mới</w:t>
      </w:r>
      <w:r w:rsidRPr="00365D26">
        <w:rPr>
          <w:rFonts w:ascii="Times New Roman" w:hAnsi="Times New Roman"/>
          <w:b/>
        </w:rPr>
        <w:t xml:space="preserve">: </w:t>
      </w:r>
      <w:r w:rsidRPr="00365D26">
        <w:rPr>
          <w:rFonts w:ascii="Times New Roman" w:hAnsi="Times New Roman"/>
        </w:rPr>
        <w:t xml:space="preserve"> Chúng ta đã tìm hiểu một số văn bản về  truyện kí Việt Nam giai đoạn 1930- 1945 để giúp các em có cái nhìn hệ thống về văn học giai đoạn này chúng ta cùng hệ thống lại các văn bản đã học.</w:t>
      </w:r>
    </w:p>
    <w:p w:rsidR="00365D26" w:rsidRPr="00365D26" w:rsidRDefault="00365D26" w:rsidP="00DF33BF">
      <w:pPr>
        <w:jc w:val="both"/>
        <w:rPr>
          <w:rFonts w:ascii="Times New Roman" w:hAnsi="Times New Roman"/>
          <w:b/>
          <w:bCs/>
          <w:i/>
          <w:szCs w:val="28"/>
        </w:rPr>
      </w:pPr>
      <w:r w:rsidRPr="00365D26">
        <w:rPr>
          <w:rFonts w:ascii="Times New Roman" w:hAnsi="Times New Roman"/>
          <w:b/>
          <w:bCs/>
          <w:i/>
          <w:szCs w:val="28"/>
        </w:rPr>
        <w:t>Nội dung ôn tập</w:t>
      </w:r>
    </w:p>
    <w:p w:rsidR="00365D26" w:rsidRPr="00365D26" w:rsidRDefault="00365D26" w:rsidP="00DF33BF">
      <w:pPr>
        <w:jc w:val="both"/>
        <w:rPr>
          <w:rFonts w:ascii="Times New Roman" w:hAnsi="Times New Roman"/>
          <w:szCs w:val="28"/>
        </w:rPr>
      </w:pPr>
      <w:r w:rsidRPr="00365D26">
        <w:rPr>
          <w:rFonts w:ascii="Times New Roman" w:hAnsi="Times New Roman"/>
          <w:b/>
          <w:bCs/>
          <w:szCs w:val="28"/>
          <w:u w:val="single"/>
        </w:rPr>
        <w:t>Câu 1</w:t>
      </w:r>
      <w:r w:rsidRPr="00365D26">
        <w:rPr>
          <w:rFonts w:ascii="Times New Roman" w:hAnsi="Times New Roman"/>
          <w:szCs w:val="28"/>
        </w:rPr>
        <w:t>: Lập bảng thống kê các văn bản truyện kí Việt Nam đã học theo hướng dẫn.</w:t>
      </w:r>
    </w:p>
    <w:p w:rsidR="00365D26" w:rsidRPr="00365D26" w:rsidRDefault="00365D26" w:rsidP="00DF33BF">
      <w:pPr>
        <w:jc w:val="both"/>
        <w:rPr>
          <w:rFonts w:ascii="Times New Roman" w:hAnsi="Times New Roman"/>
          <w:szCs w:val="28"/>
        </w:rPr>
      </w:pPr>
      <w:r w:rsidRPr="00365D26">
        <w:rPr>
          <w:rFonts w:ascii="Times New Roman" w:hAnsi="Times New Roman"/>
          <w:szCs w:val="28"/>
        </w:rPr>
        <w:tab/>
        <w:t>- HS làm theo nhóm đại diện trình bày.</w:t>
      </w:r>
    </w:p>
    <w:p w:rsidR="00365D26" w:rsidRPr="00365D26" w:rsidRDefault="00365D26" w:rsidP="00DF33BF">
      <w:pPr>
        <w:jc w:val="both"/>
        <w:rPr>
          <w:rFonts w:ascii="Times New Roman" w:hAnsi="Times New Roman"/>
          <w:szCs w:val="28"/>
        </w:rPr>
      </w:pPr>
      <w:r w:rsidRPr="00365D26">
        <w:rPr>
          <w:rFonts w:ascii="Times New Roman" w:hAnsi="Times New Roman"/>
          <w:szCs w:val="28"/>
        </w:rPr>
        <w:tab/>
        <w:t>- GV Khái quát bằng bảng phụ.</w:t>
      </w:r>
    </w:p>
    <w:tbl>
      <w:tblPr>
        <w:tblW w:w="100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
        <w:gridCol w:w="1680"/>
        <w:gridCol w:w="1120"/>
        <w:gridCol w:w="1680"/>
        <w:gridCol w:w="2660"/>
        <w:gridCol w:w="2520"/>
      </w:tblGrid>
      <w:tr w:rsidR="00365D26" w:rsidRPr="00365D26" w:rsidTr="00A059E8">
        <w:tc>
          <w:tcPr>
            <w:tcW w:w="42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TT</w:t>
            </w:r>
          </w:p>
        </w:tc>
        <w:tc>
          <w:tcPr>
            <w:tcW w:w="168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Tên văn bản</w:t>
            </w:r>
          </w:p>
        </w:tc>
        <w:tc>
          <w:tcPr>
            <w:tcW w:w="112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Thể loại</w:t>
            </w:r>
          </w:p>
        </w:tc>
        <w:tc>
          <w:tcPr>
            <w:tcW w:w="168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Phương thức biểu đạt</w:t>
            </w:r>
          </w:p>
        </w:tc>
        <w:tc>
          <w:tcPr>
            <w:tcW w:w="266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Nội dung chủ yếu</w:t>
            </w:r>
          </w:p>
        </w:tc>
        <w:tc>
          <w:tcPr>
            <w:tcW w:w="252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Đặc sắc nghệ thuật</w:t>
            </w:r>
          </w:p>
        </w:tc>
      </w:tr>
      <w:tr w:rsidR="00365D26" w:rsidRPr="00365D26" w:rsidTr="00A059E8">
        <w:tc>
          <w:tcPr>
            <w:tcW w:w="42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1</w:t>
            </w:r>
          </w:p>
        </w:tc>
        <w:tc>
          <w:tcPr>
            <w:tcW w:w="1680" w:type="dxa"/>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Tôi đi học</w:t>
            </w:r>
          </w:p>
          <w:p w:rsidR="00365D26" w:rsidRPr="00365D26" w:rsidRDefault="00365D26" w:rsidP="00365D26">
            <w:pPr>
              <w:jc w:val="center"/>
              <w:rPr>
                <w:rFonts w:ascii="Times New Roman" w:hAnsi="Times New Roman"/>
                <w:szCs w:val="28"/>
              </w:rPr>
            </w:pPr>
            <w:r w:rsidRPr="00365D26">
              <w:rPr>
                <w:rFonts w:ascii="Times New Roman" w:hAnsi="Times New Roman"/>
                <w:b/>
                <w:bCs/>
                <w:szCs w:val="28"/>
              </w:rPr>
              <w:t>Thanh Tịnh</w:t>
            </w:r>
          </w:p>
          <w:p w:rsidR="00365D26" w:rsidRPr="00365D26" w:rsidRDefault="00365D26" w:rsidP="00365D26">
            <w:pPr>
              <w:jc w:val="center"/>
              <w:rPr>
                <w:rFonts w:ascii="Times New Roman" w:hAnsi="Times New Roman"/>
                <w:szCs w:val="28"/>
              </w:rPr>
            </w:pPr>
            <w:r w:rsidRPr="00365D26">
              <w:rPr>
                <w:rFonts w:ascii="Times New Roman" w:hAnsi="Times New Roman"/>
                <w:szCs w:val="28"/>
              </w:rPr>
              <w:t>(1911-1988)</w:t>
            </w:r>
          </w:p>
        </w:tc>
        <w:tc>
          <w:tcPr>
            <w:tcW w:w="112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Truyện ngắn</w:t>
            </w:r>
          </w:p>
        </w:tc>
        <w:tc>
          <w:tcPr>
            <w:tcW w:w="1680" w:type="dxa"/>
            <w:vAlign w:val="center"/>
          </w:tcPr>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Tự sự xen miêu tả và biểu cảm.</w:t>
            </w:r>
          </w:p>
        </w:tc>
        <w:tc>
          <w:tcPr>
            <w:tcW w:w="2660" w:type="dxa"/>
            <w:vAlign w:val="center"/>
          </w:tcPr>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Những kỉ niệm trong sáng về  ngày đầu tiên được đến trường đi học.</w:t>
            </w:r>
          </w:p>
        </w:tc>
        <w:tc>
          <w:tcPr>
            <w:tcW w:w="2520" w:type="dxa"/>
            <w:vAlign w:val="center"/>
          </w:tcPr>
          <w:p w:rsidR="00365D26" w:rsidRPr="00365D26" w:rsidRDefault="00365D26" w:rsidP="00365D26">
            <w:pPr>
              <w:jc w:val="both"/>
              <w:rPr>
                <w:rFonts w:ascii="Times New Roman" w:hAnsi="Times New Roman"/>
                <w:szCs w:val="28"/>
              </w:rPr>
            </w:pPr>
            <w:r w:rsidRPr="00365D26">
              <w:rPr>
                <w:rFonts w:ascii="Times New Roman" w:hAnsi="Times New Roman"/>
                <w:szCs w:val="28"/>
              </w:rPr>
              <w:t>- Những h/ả so sánh mới mẻ và gợi cảm.</w:t>
            </w:r>
          </w:p>
        </w:tc>
      </w:tr>
      <w:tr w:rsidR="00365D26" w:rsidRPr="00365D26" w:rsidTr="00A059E8">
        <w:tc>
          <w:tcPr>
            <w:tcW w:w="42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2</w:t>
            </w:r>
          </w:p>
        </w:tc>
        <w:tc>
          <w:tcPr>
            <w:tcW w:w="1680" w:type="dxa"/>
            <w:vAlign w:val="center"/>
          </w:tcPr>
          <w:p w:rsidR="00365D26" w:rsidRPr="00365D26" w:rsidRDefault="00365D26" w:rsidP="00365D26">
            <w:pPr>
              <w:jc w:val="center"/>
              <w:rPr>
                <w:rFonts w:ascii="Times New Roman" w:hAnsi="Times New Roman"/>
                <w:b/>
                <w:bCs/>
                <w:szCs w:val="28"/>
              </w:rPr>
            </w:pPr>
          </w:p>
          <w:p w:rsidR="00365D26" w:rsidRPr="00365D26" w:rsidRDefault="00365D26" w:rsidP="00365D26">
            <w:pPr>
              <w:jc w:val="center"/>
              <w:rPr>
                <w:rFonts w:ascii="Times New Roman" w:hAnsi="Times New Roman"/>
                <w:szCs w:val="28"/>
              </w:rPr>
            </w:pPr>
            <w:r w:rsidRPr="00365D26">
              <w:rPr>
                <w:rFonts w:ascii="Times New Roman" w:hAnsi="Times New Roman"/>
                <w:b/>
                <w:bCs/>
                <w:szCs w:val="28"/>
              </w:rPr>
              <w:t>Trong lòng mẹ</w:t>
            </w:r>
          </w:p>
        </w:tc>
        <w:tc>
          <w:tcPr>
            <w:tcW w:w="112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Hồi kí tự truyện</w:t>
            </w:r>
          </w:p>
        </w:tc>
        <w:tc>
          <w:tcPr>
            <w:tcW w:w="168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Tự sự kết hợp với miêu tả và biểu cảm đánh giá.</w:t>
            </w:r>
          </w:p>
        </w:tc>
        <w:tc>
          <w:tcPr>
            <w:tcW w:w="266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Nỗi cay đắng tủi cực và tình yêu thương mẹ cháy  bỏng của bé Hồng với người mẹ bất hạnh</w:t>
            </w:r>
          </w:p>
        </w:tc>
        <w:tc>
          <w:tcPr>
            <w:tcW w:w="252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H/ả so sánh liên tưởng độc đáo.</w:t>
            </w:r>
          </w:p>
        </w:tc>
      </w:tr>
      <w:tr w:rsidR="00365D26" w:rsidRPr="00365D26" w:rsidTr="00A059E8">
        <w:tc>
          <w:tcPr>
            <w:tcW w:w="42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3</w:t>
            </w:r>
          </w:p>
        </w:tc>
        <w:tc>
          <w:tcPr>
            <w:tcW w:w="1680" w:type="dxa"/>
            <w:vAlign w:val="center"/>
          </w:tcPr>
          <w:p w:rsidR="00365D26" w:rsidRPr="00365D26" w:rsidRDefault="00365D26" w:rsidP="00365D26">
            <w:pPr>
              <w:jc w:val="center"/>
              <w:rPr>
                <w:rFonts w:ascii="Times New Roman" w:hAnsi="Times New Roman"/>
                <w:szCs w:val="28"/>
              </w:rPr>
            </w:pPr>
            <w:r w:rsidRPr="00365D26">
              <w:rPr>
                <w:rFonts w:ascii="Times New Roman" w:hAnsi="Times New Roman"/>
                <w:b/>
                <w:bCs/>
                <w:szCs w:val="28"/>
              </w:rPr>
              <w:t>Tức nước vỡ</w:t>
            </w:r>
            <w:r w:rsidRPr="00365D26">
              <w:rPr>
                <w:rFonts w:ascii="Times New Roman" w:hAnsi="Times New Roman"/>
                <w:szCs w:val="28"/>
              </w:rPr>
              <w:t xml:space="preserve"> </w:t>
            </w:r>
            <w:r w:rsidRPr="00365D26">
              <w:rPr>
                <w:rFonts w:ascii="Times New Roman" w:hAnsi="Times New Roman"/>
                <w:b/>
                <w:bCs/>
                <w:szCs w:val="28"/>
              </w:rPr>
              <w:t>bờ</w:t>
            </w:r>
          </w:p>
        </w:tc>
        <w:tc>
          <w:tcPr>
            <w:tcW w:w="1120" w:type="dxa"/>
            <w:vAlign w:val="center"/>
          </w:tcPr>
          <w:p w:rsidR="00365D26" w:rsidRPr="00365D26" w:rsidRDefault="00365D26" w:rsidP="00365D26">
            <w:pPr>
              <w:jc w:val="center"/>
              <w:rPr>
                <w:rFonts w:ascii="Times New Roman" w:hAnsi="Times New Roman"/>
                <w:b/>
                <w:bCs/>
                <w:szCs w:val="28"/>
              </w:rPr>
            </w:pPr>
          </w:p>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Tiểu thuyết</w:t>
            </w:r>
          </w:p>
        </w:tc>
        <w:tc>
          <w:tcPr>
            <w:tcW w:w="1680" w:type="dxa"/>
            <w:vAlign w:val="center"/>
          </w:tcPr>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Tự sự kết hợp miêu tả</w:t>
            </w:r>
          </w:p>
        </w:tc>
        <w:tc>
          <w:tcPr>
            <w:tcW w:w="2660" w:type="dxa"/>
          </w:tcPr>
          <w:p w:rsidR="00365D26" w:rsidRPr="00365D26" w:rsidRDefault="00365D26" w:rsidP="00365D26">
            <w:pPr>
              <w:jc w:val="both"/>
              <w:rPr>
                <w:rFonts w:ascii="Times New Roman" w:hAnsi="Times New Roman"/>
                <w:szCs w:val="28"/>
              </w:rPr>
            </w:pPr>
            <w:r w:rsidRPr="00365D26">
              <w:rPr>
                <w:rFonts w:ascii="Times New Roman" w:hAnsi="Times New Roman"/>
                <w:szCs w:val="28"/>
                <w:lang w:val="nl-NL"/>
              </w:rPr>
              <w:t xml:space="preserve">- Đoạn trích vạch trần bộ mặt tàn ác, bất nhân của XH thực dân PK đương thời. </w:t>
            </w:r>
            <w:r w:rsidRPr="00365D26">
              <w:rPr>
                <w:rFonts w:ascii="Times New Roman" w:hAnsi="Times New Roman"/>
                <w:szCs w:val="28"/>
              </w:rPr>
              <w:t>Tố cáo chính sách thuế khoá vô nhân đạo.</w:t>
            </w:r>
          </w:p>
          <w:p w:rsidR="00365D26" w:rsidRPr="00365D26" w:rsidRDefault="00365D26" w:rsidP="00365D26">
            <w:pPr>
              <w:jc w:val="both"/>
              <w:rPr>
                <w:rFonts w:ascii="Times New Roman" w:hAnsi="Times New Roman"/>
                <w:szCs w:val="28"/>
              </w:rPr>
            </w:pPr>
            <w:r w:rsidRPr="00365D26">
              <w:rPr>
                <w:rFonts w:ascii="Times New Roman" w:hAnsi="Times New Roman"/>
                <w:szCs w:val="28"/>
              </w:rPr>
              <w:t>- Vẻ đẹp tâm hồn của người phụ nữ nông dân, vừa giàu tình thương yêu vừa có sức sống tiềm tàng mạnh  mẽ của chị Dậu cũng là của người phụ nữ Việt Nam trước CM</w:t>
            </w:r>
          </w:p>
        </w:tc>
        <w:tc>
          <w:tcPr>
            <w:tcW w:w="252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Ngòi bút hiện thực khoẻ khoắn, giàu tinh thân lạc quan.</w:t>
            </w:r>
          </w:p>
          <w:p w:rsidR="00365D26" w:rsidRPr="00365D26" w:rsidRDefault="00365D26" w:rsidP="00365D26">
            <w:pPr>
              <w:jc w:val="both"/>
              <w:rPr>
                <w:rFonts w:ascii="Times New Roman" w:hAnsi="Times New Roman"/>
                <w:szCs w:val="28"/>
              </w:rPr>
            </w:pPr>
            <w:r w:rsidRPr="00365D26">
              <w:rPr>
                <w:rFonts w:ascii="Times New Roman" w:hAnsi="Times New Roman"/>
                <w:szCs w:val="28"/>
              </w:rPr>
              <w:t>- Xây dựng tình huống truyện bất ngờ, có cao trào và giải quyết hợp lí.</w:t>
            </w:r>
          </w:p>
          <w:p w:rsidR="00365D26" w:rsidRPr="00365D26" w:rsidRDefault="00365D26" w:rsidP="00365D26">
            <w:pPr>
              <w:jc w:val="both"/>
              <w:rPr>
                <w:rFonts w:ascii="Times New Roman" w:hAnsi="Times New Roman"/>
                <w:szCs w:val="28"/>
              </w:rPr>
            </w:pPr>
            <w:r w:rsidRPr="00365D26">
              <w:rPr>
                <w:rFonts w:ascii="Times New Roman" w:hAnsi="Times New Roman"/>
                <w:szCs w:val="28"/>
              </w:rPr>
              <w:t>- Xây dựng, miêu tả nhân vật chủ yếu qua hai ngôn ngữ, hành động trong thế tương phản với các nhân vật khác.</w:t>
            </w:r>
          </w:p>
        </w:tc>
      </w:tr>
      <w:tr w:rsidR="00365D26" w:rsidRPr="00365D26" w:rsidTr="00A059E8">
        <w:tc>
          <w:tcPr>
            <w:tcW w:w="420" w:type="dxa"/>
          </w:tcPr>
          <w:p w:rsidR="00365D26" w:rsidRPr="00365D26" w:rsidRDefault="00365D26" w:rsidP="00365D26">
            <w:pPr>
              <w:rPr>
                <w:rFonts w:ascii="Times New Roman" w:hAnsi="Times New Roman"/>
                <w:szCs w:val="28"/>
              </w:rPr>
            </w:pPr>
            <w:r w:rsidRPr="00365D26">
              <w:rPr>
                <w:rFonts w:ascii="Times New Roman" w:hAnsi="Times New Roman"/>
                <w:szCs w:val="28"/>
              </w:rPr>
              <w:t>4</w:t>
            </w:r>
          </w:p>
        </w:tc>
        <w:tc>
          <w:tcPr>
            <w:tcW w:w="1680" w:type="dxa"/>
          </w:tcPr>
          <w:p w:rsidR="00365D26" w:rsidRPr="00365D26" w:rsidRDefault="00365D26" w:rsidP="00365D26">
            <w:pPr>
              <w:keepNext/>
              <w:keepLines/>
              <w:jc w:val="center"/>
              <w:outlineLvl w:val="6"/>
              <w:rPr>
                <w:rFonts w:ascii="Times New Roman" w:eastAsiaTheme="majorEastAsia" w:hAnsi="Times New Roman"/>
                <w:b/>
                <w:i/>
                <w:iCs/>
                <w:color w:val="404040" w:themeColor="text1" w:themeTint="BF"/>
                <w:szCs w:val="28"/>
              </w:rPr>
            </w:pPr>
            <w:r w:rsidRPr="00365D26">
              <w:rPr>
                <w:rFonts w:ascii="Times New Roman" w:eastAsiaTheme="majorEastAsia" w:hAnsi="Times New Roman"/>
                <w:b/>
                <w:i/>
                <w:iCs/>
                <w:color w:val="404040" w:themeColor="text1" w:themeTint="BF"/>
                <w:szCs w:val="28"/>
              </w:rPr>
              <w:t>Lão Hạc</w:t>
            </w:r>
          </w:p>
          <w:p w:rsidR="00365D26" w:rsidRPr="00365D26" w:rsidRDefault="00365D26" w:rsidP="00365D26">
            <w:pPr>
              <w:jc w:val="center"/>
              <w:rPr>
                <w:rFonts w:ascii="Times New Roman" w:hAnsi="Times New Roman"/>
                <w:b/>
                <w:bCs/>
                <w:i/>
                <w:iCs/>
                <w:szCs w:val="28"/>
              </w:rPr>
            </w:pPr>
            <w:r w:rsidRPr="00365D26">
              <w:rPr>
                <w:rFonts w:ascii="Times New Roman" w:hAnsi="Times New Roman"/>
                <w:b/>
                <w:bCs/>
                <w:i/>
                <w:iCs/>
                <w:szCs w:val="28"/>
              </w:rPr>
              <w:t>( trích truyện ngắn Lão Hạc)</w:t>
            </w:r>
          </w:p>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 Nam Cao</w:t>
            </w:r>
          </w:p>
          <w:p w:rsidR="00365D26" w:rsidRPr="00365D26" w:rsidRDefault="00365D26" w:rsidP="00365D26">
            <w:pPr>
              <w:jc w:val="center"/>
              <w:rPr>
                <w:rFonts w:ascii="Times New Roman" w:hAnsi="Times New Roman"/>
                <w:szCs w:val="28"/>
              </w:rPr>
            </w:pPr>
            <w:r w:rsidRPr="00365D26">
              <w:rPr>
                <w:rFonts w:ascii="Times New Roman" w:hAnsi="Times New Roman"/>
                <w:szCs w:val="28"/>
              </w:rPr>
              <w:t>( 1915-1851 )</w:t>
            </w:r>
          </w:p>
        </w:tc>
        <w:tc>
          <w:tcPr>
            <w:tcW w:w="1120" w:type="dxa"/>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Truyện ngắn</w:t>
            </w:r>
          </w:p>
        </w:tc>
        <w:tc>
          <w:tcPr>
            <w:tcW w:w="168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Tự sự kết hợp miêu tả biểu cảm</w:t>
            </w:r>
          </w:p>
        </w:tc>
        <w:tc>
          <w:tcPr>
            <w:tcW w:w="266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Số phận đau thương và phẩm chất cao quí của người nông dân cùng khổ trong xã hội Việt Nam trước CM tháng 8.</w:t>
            </w:r>
          </w:p>
          <w:p w:rsidR="00365D26" w:rsidRPr="00365D26" w:rsidRDefault="00365D26" w:rsidP="00365D26">
            <w:pPr>
              <w:jc w:val="both"/>
              <w:rPr>
                <w:rFonts w:ascii="Times New Roman" w:hAnsi="Times New Roman"/>
                <w:szCs w:val="28"/>
              </w:rPr>
            </w:pPr>
            <w:r w:rsidRPr="00365D26">
              <w:rPr>
                <w:rFonts w:ascii="Times New Roman" w:hAnsi="Times New Roman"/>
                <w:szCs w:val="28"/>
              </w:rPr>
              <w:t>- Thái độ trân trọng của tác giả đối với họ</w:t>
            </w:r>
          </w:p>
        </w:tc>
        <w:tc>
          <w:tcPr>
            <w:tcW w:w="252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Nghệ thuật miêu tả nội tâm và diễn biến tâm lí của mỗi nhân vật.</w:t>
            </w:r>
          </w:p>
          <w:p w:rsidR="00365D26" w:rsidRPr="00365D26" w:rsidRDefault="00365D26" w:rsidP="00365D26">
            <w:pPr>
              <w:jc w:val="both"/>
              <w:rPr>
                <w:rFonts w:ascii="Times New Roman" w:hAnsi="Times New Roman"/>
                <w:szCs w:val="28"/>
              </w:rPr>
            </w:pPr>
            <w:r w:rsidRPr="00365D26">
              <w:rPr>
                <w:rFonts w:ascii="Times New Roman" w:hAnsi="Times New Roman"/>
                <w:szCs w:val="28"/>
              </w:rPr>
              <w:t>- Ngôn ngữ miêu tả chân thật đậm đà chất nông dân giản dị, tự nhiên nhưng mang màu sắc triết lí.</w:t>
            </w:r>
          </w:p>
        </w:tc>
      </w:tr>
    </w:tbl>
    <w:p w:rsidR="00365D26" w:rsidRPr="00365D26" w:rsidRDefault="00365D26" w:rsidP="00365D26">
      <w:pPr>
        <w:rPr>
          <w:rFonts w:ascii="Times New Roman" w:hAnsi="Times New Roman"/>
          <w:b/>
          <w:bCs/>
          <w:szCs w:val="28"/>
          <w:u w:val="single"/>
        </w:rPr>
      </w:pPr>
    </w:p>
    <w:p w:rsidR="00365D26" w:rsidRPr="00365D26" w:rsidRDefault="00365D26" w:rsidP="00A059E8">
      <w:pPr>
        <w:jc w:val="both"/>
        <w:rPr>
          <w:rFonts w:ascii="Times New Roman" w:hAnsi="Times New Roman"/>
          <w:szCs w:val="28"/>
        </w:rPr>
      </w:pPr>
      <w:r w:rsidRPr="00365D26">
        <w:rPr>
          <w:rFonts w:ascii="Times New Roman" w:hAnsi="Times New Roman"/>
          <w:b/>
          <w:bCs/>
          <w:szCs w:val="28"/>
          <w:u w:val="single"/>
        </w:rPr>
        <w:lastRenderedPageBreak/>
        <w:t>Câu 2</w:t>
      </w:r>
      <w:r w:rsidRPr="00365D26">
        <w:rPr>
          <w:rFonts w:ascii="Times New Roman" w:hAnsi="Times New Roman"/>
          <w:szCs w:val="28"/>
        </w:rPr>
        <w:t>: So sánh, phân tích để thấy điểm giống nhau và khác nhau về nội dung và nghệ thuật của 3 văn bản 2,3,4.</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GV gợi ý cho hs làm bài.</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HS trình bày bài làm ở nhà.</w:t>
      </w:r>
    </w:p>
    <w:p w:rsidR="00365D26" w:rsidRPr="00365D26" w:rsidRDefault="00365D26" w:rsidP="00A059E8">
      <w:pPr>
        <w:jc w:val="both"/>
        <w:rPr>
          <w:rFonts w:ascii="Times New Roman" w:hAnsi="Times New Roman"/>
          <w:szCs w:val="28"/>
        </w:rPr>
      </w:pPr>
      <w:r w:rsidRPr="00365D26">
        <w:rPr>
          <w:rFonts w:ascii="Times New Roman" w:hAnsi="Times New Roman"/>
          <w:b/>
          <w:bCs/>
          <w:szCs w:val="28"/>
          <w:u w:val="single"/>
        </w:rPr>
        <w:t>* Giống nhau</w:t>
      </w:r>
      <w:r w:rsidRPr="00365D26">
        <w:rPr>
          <w:rFonts w:ascii="Times New Roman" w:hAnsi="Times New Roman"/>
          <w:szCs w:val="28"/>
        </w:rPr>
        <w:t xml:space="preserve">: </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Đều là văn bản tự sự, truyện kí hiện đại được sáng tác vào thời kì 1930-1945.</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Đều lấy đề tài về con người và cuộc sống xã hội đương thời của tác giả. Các tác phẩm đều đi sâu miêu tả số phận cực khổ của những người bị vùi dập.</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Các tác phẩm đều chan chứa tinh thần nhân đạo ( yêu thương, trân trọng những tình cảm, phẩm chất đẹp đẽ của con người; tố cáo những gì tàn ác xấu xa )</w:t>
      </w:r>
    </w:p>
    <w:p w:rsidR="00365D26" w:rsidRPr="00A059E8" w:rsidRDefault="00365D26" w:rsidP="00A059E8">
      <w:pPr>
        <w:jc w:val="both"/>
        <w:rPr>
          <w:rFonts w:ascii="Times New Roman" w:hAnsi="Times New Roman"/>
          <w:spacing w:val="-10"/>
          <w:szCs w:val="28"/>
        </w:rPr>
      </w:pPr>
      <w:r w:rsidRPr="00365D26">
        <w:rPr>
          <w:rFonts w:ascii="Times New Roman" w:hAnsi="Times New Roman"/>
          <w:szCs w:val="28"/>
        </w:rPr>
        <w:tab/>
      </w:r>
      <w:r w:rsidRPr="00A059E8">
        <w:rPr>
          <w:rFonts w:ascii="Times New Roman" w:hAnsi="Times New Roman"/>
          <w:spacing w:val="-10"/>
          <w:szCs w:val="28"/>
        </w:rPr>
        <w:t>- Các tác phẩm có lối viết chân thật, gần gũi đời sống, chân thực ( bút pháp hiện thực )</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GV KQ: Đó chính là những điểm chung nhất của dòng văn xuôi hiện thực nước ta trước cách mạng.</w:t>
      </w:r>
    </w:p>
    <w:p w:rsidR="00365D26" w:rsidRPr="00365D26" w:rsidRDefault="00365D26" w:rsidP="00A059E8">
      <w:pPr>
        <w:jc w:val="both"/>
        <w:rPr>
          <w:rFonts w:ascii="Times New Roman" w:hAnsi="Times New Roman"/>
          <w:szCs w:val="28"/>
        </w:rPr>
      </w:pPr>
      <w:r w:rsidRPr="00365D26">
        <w:rPr>
          <w:rFonts w:ascii="Times New Roman" w:hAnsi="Times New Roman"/>
          <w:szCs w:val="28"/>
        </w:rPr>
        <w:t xml:space="preserve">* Khác nhau: </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HS lập bảng đối chiếu để so sánh.</w:t>
      </w:r>
    </w:p>
    <w:p w:rsidR="00365D26" w:rsidRPr="00365D26" w:rsidRDefault="00365D26" w:rsidP="00A059E8">
      <w:pPr>
        <w:jc w:val="both"/>
        <w:rPr>
          <w:rFonts w:ascii="Times New Roman" w:hAnsi="Times New Roman"/>
          <w:szCs w:val="28"/>
        </w:rPr>
      </w:pPr>
      <w:r w:rsidRPr="00365D26">
        <w:rPr>
          <w:rFonts w:ascii="Times New Roman" w:hAnsi="Times New Roman"/>
          <w:szCs w:val="28"/>
        </w:rPr>
        <w:tab/>
        <w:t>- GV khái q</w:t>
      </w:r>
      <w:r w:rsidR="00A059E8">
        <w:rPr>
          <w:rFonts w:ascii="Times New Roman" w:hAnsi="Times New Roman"/>
          <w:szCs w:val="28"/>
        </w:rPr>
        <w:t>uát các nội dung hs đã so sánh.</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
        <w:gridCol w:w="1400"/>
        <w:gridCol w:w="1191"/>
        <w:gridCol w:w="1661"/>
        <w:gridCol w:w="2679"/>
        <w:gridCol w:w="2440"/>
      </w:tblGrid>
      <w:tr w:rsidR="00365D26" w:rsidRPr="00365D26" w:rsidTr="00A059E8">
        <w:tc>
          <w:tcPr>
            <w:tcW w:w="349"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TT</w:t>
            </w:r>
          </w:p>
        </w:tc>
        <w:tc>
          <w:tcPr>
            <w:tcW w:w="140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Tên VB</w:t>
            </w:r>
          </w:p>
        </w:tc>
        <w:tc>
          <w:tcPr>
            <w:tcW w:w="1191"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Thể loại</w:t>
            </w:r>
          </w:p>
        </w:tc>
        <w:tc>
          <w:tcPr>
            <w:tcW w:w="1661"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Phương thức biểu đạt</w:t>
            </w:r>
          </w:p>
        </w:tc>
        <w:tc>
          <w:tcPr>
            <w:tcW w:w="2679"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Nội dung chủ yếu</w:t>
            </w:r>
          </w:p>
        </w:tc>
        <w:tc>
          <w:tcPr>
            <w:tcW w:w="2440" w:type="dxa"/>
            <w:vAlign w:val="center"/>
          </w:tcPr>
          <w:p w:rsidR="00365D26" w:rsidRPr="00365D26" w:rsidRDefault="00365D26" w:rsidP="00365D26">
            <w:pPr>
              <w:jc w:val="center"/>
              <w:rPr>
                <w:rFonts w:ascii="Times New Roman" w:hAnsi="Times New Roman"/>
                <w:b/>
                <w:bCs/>
                <w:i/>
                <w:szCs w:val="28"/>
              </w:rPr>
            </w:pPr>
            <w:r w:rsidRPr="00365D26">
              <w:rPr>
                <w:rFonts w:ascii="Times New Roman" w:hAnsi="Times New Roman"/>
                <w:b/>
                <w:bCs/>
                <w:i/>
                <w:szCs w:val="28"/>
              </w:rPr>
              <w:t>Đặc sắc nghệ thuật</w:t>
            </w:r>
          </w:p>
        </w:tc>
      </w:tr>
      <w:tr w:rsidR="00365D26" w:rsidRPr="00365D26" w:rsidTr="00A059E8">
        <w:tc>
          <w:tcPr>
            <w:tcW w:w="349"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1</w:t>
            </w:r>
          </w:p>
        </w:tc>
        <w:tc>
          <w:tcPr>
            <w:tcW w:w="140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Trong lòng mẹ</w:t>
            </w:r>
          </w:p>
        </w:tc>
        <w:tc>
          <w:tcPr>
            <w:tcW w:w="1191"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Hồi kí</w:t>
            </w:r>
          </w:p>
        </w:tc>
        <w:tc>
          <w:tcPr>
            <w:tcW w:w="1661"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Tự sự kết hợp miêu tả và biểu cảm và đánh giá</w:t>
            </w:r>
          </w:p>
        </w:tc>
        <w:tc>
          <w:tcPr>
            <w:tcW w:w="2679"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Nội cay đắng tủi cực và tình yêu thương mẹ cháy bỏng của bé Hồng với người mẹ bất hạnh</w:t>
            </w:r>
          </w:p>
        </w:tc>
        <w:tc>
          <w:tcPr>
            <w:tcW w:w="244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H/ả so sánh liên tưởng độc đáo.</w:t>
            </w:r>
          </w:p>
        </w:tc>
      </w:tr>
      <w:tr w:rsidR="00365D26" w:rsidRPr="00365D26" w:rsidTr="00A059E8">
        <w:tc>
          <w:tcPr>
            <w:tcW w:w="349"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2</w:t>
            </w:r>
          </w:p>
        </w:tc>
        <w:tc>
          <w:tcPr>
            <w:tcW w:w="140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Tức nước vỡ bờ</w:t>
            </w:r>
          </w:p>
        </w:tc>
        <w:tc>
          <w:tcPr>
            <w:tcW w:w="1191"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Tiểu thuyết</w:t>
            </w:r>
          </w:p>
        </w:tc>
        <w:tc>
          <w:tcPr>
            <w:tcW w:w="1661" w:type="dxa"/>
            <w:vAlign w:val="center"/>
          </w:tcPr>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Tự sự kết hợp miêu tả.</w:t>
            </w:r>
          </w:p>
        </w:tc>
        <w:tc>
          <w:tcPr>
            <w:tcW w:w="2679" w:type="dxa"/>
          </w:tcPr>
          <w:p w:rsidR="00365D26" w:rsidRPr="00365D26" w:rsidRDefault="00365D26" w:rsidP="00365D26">
            <w:pPr>
              <w:jc w:val="both"/>
              <w:rPr>
                <w:rFonts w:ascii="Times New Roman" w:hAnsi="Times New Roman"/>
                <w:szCs w:val="28"/>
              </w:rPr>
            </w:pPr>
            <w:r w:rsidRPr="00365D26">
              <w:rPr>
                <w:rFonts w:ascii="Times New Roman" w:hAnsi="Times New Roman"/>
                <w:szCs w:val="28"/>
                <w:lang w:val="nl-NL"/>
              </w:rPr>
              <w:t xml:space="preserve">- Đoạn trích vạch trần bộ mặt tàn ác, bất nhân của XH thực dân PK đương thời. </w:t>
            </w:r>
            <w:r w:rsidRPr="00365D26">
              <w:rPr>
                <w:rFonts w:ascii="Times New Roman" w:hAnsi="Times New Roman"/>
                <w:szCs w:val="28"/>
              </w:rPr>
              <w:t>Tố cáo chính sách thuế khoá vô nhân đạo.</w:t>
            </w:r>
          </w:p>
          <w:p w:rsidR="00365D26" w:rsidRPr="00365D26" w:rsidRDefault="00365D26" w:rsidP="00365D26">
            <w:pPr>
              <w:jc w:val="both"/>
              <w:rPr>
                <w:rFonts w:ascii="Times New Roman" w:hAnsi="Times New Roman"/>
                <w:szCs w:val="28"/>
              </w:rPr>
            </w:pPr>
            <w:r w:rsidRPr="00365D26">
              <w:rPr>
                <w:rFonts w:ascii="Times New Roman" w:hAnsi="Times New Roman"/>
                <w:szCs w:val="28"/>
              </w:rPr>
              <w:t>- Vẻ đẹp tâm hồn của người phụ nữ nông dân, vừa giàu tình thương yêu vừa có sức sống tiềm tàng mạnh  mẽ của chị Dậu cũng là của người phụ nữ Việt Nam trước CM.</w:t>
            </w:r>
          </w:p>
        </w:tc>
        <w:tc>
          <w:tcPr>
            <w:tcW w:w="244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Ngòi bút hiện thực khoẻ khoắn, giàu tinh thân lạc quan.</w:t>
            </w:r>
          </w:p>
          <w:p w:rsidR="00365D26" w:rsidRPr="00365D26" w:rsidRDefault="00365D26" w:rsidP="00365D26">
            <w:pPr>
              <w:jc w:val="both"/>
              <w:rPr>
                <w:rFonts w:ascii="Times New Roman" w:hAnsi="Times New Roman"/>
                <w:szCs w:val="28"/>
              </w:rPr>
            </w:pPr>
            <w:r w:rsidRPr="00365D26">
              <w:rPr>
                <w:rFonts w:ascii="Times New Roman" w:hAnsi="Times New Roman"/>
                <w:szCs w:val="28"/>
              </w:rPr>
              <w:t>- Xây dựng tình huống truyện bất ngờ, có cao trào và giải quyết hợp lí.</w:t>
            </w:r>
          </w:p>
          <w:p w:rsidR="00365D26" w:rsidRPr="00365D26" w:rsidRDefault="00365D26" w:rsidP="00365D26">
            <w:pPr>
              <w:jc w:val="both"/>
              <w:rPr>
                <w:rFonts w:ascii="Times New Roman" w:hAnsi="Times New Roman"/>
                <w:szCs w:val="28"/>
              </w:rPr>
            </w:pPr>
            <w:r w:rsidRPr="00365D26">
              <w:rPr>
                <w:rFonts w:ascii="Times New Roman" w:hAnsi="Times New Roman"/>
                <w:szCs w:val="28"/>
              </w:rPr>
              <w:t>- Xây dựng, miêu tả nhân vật chủ yếu qua hai ngôn ngữ, hành động trong thế tương phản với các nhân vật khác.</w:t>
            </w:r>
          </w:p>
        </w:tc>
      </w:tr>
      <w:tr w:rsidR="00365D26" w:rsidRPr="00365D26" w:rsidTr="00A059E8">
        <w:tc>
          <w:tcPr>
            <w:tcW w:w="349"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3</w:t>
            </w:r>
          </w:p>
        </w:tc>
        <w:tc>
          <w:tcPr>
            <w:tcW w:w="1400"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Lão Hạc</w:t>
            </w:r>
          </w:p>
        </w:tc>
        <w:tc>
          <w:tcPr>
            <w:tcW w:w="1191" w:type="dxa"/>
            <w:vAlign w:val="center"/>
          </w:tcPr>
          <w:p w:rsidR="00365D26" w:rsidRPr="00365D26" w:rsidRDefault="00365D26" w:rsidP="00365D26">
            <w:pPr>
              <w:jc w:val="center"/>
              <w:rPr>
                <w:rFonts w:ascii="Times New Roman" w:hAnsi="Times New Roman"/>
                <w:b/>
                <w:bCs/>
                <w:szCs w:val="28"/>
              </w:rPr>
            </w:pPr>
            <w:r w:rsidRPr="00365D26">
              <w:rPr>
                <w:rFonts w:ascii="Times New Roman" w:hAnsi="Times New Roman"/>
                <w:b/>
                <w:bCs/>
                <w:szCs w:val="28"/>
              </w:rPr>
              <w:t>Truyện ngắn</w:t>
            </w:r>
          </w:p>
        </w:tc>
        <w:tc>
          <w:tcPr>
            <w:tcW w:w="1661" w:type="dxa"/>
            <w:vAlign w:val="center"/>
          </w:tcPr>
          <w:p w:rsidR="00365D26" w:rsidRPr="00365D26" w:rsidRDefault="00365D26" w:rsidP="00365D26">
            <w:pPr>
              <w:jc w:val="both"/>
              <w:rPr>
                <w:rFonts w:ascii="Times New Roman" w:hAnsi="Times New Roman"/>
                <w:szCs w:val="28"/>
              </w:rPr>
            </w:pPr>
            <w:r w:rsidRPr="00365D26">
              <w:rPr>
                <w:rFonts w:ascii="Times New Roman" w:hAnsi="Times New Roman"/>
                <w:szCs w:val="28"/>
              </w:rPr>
              <w:t>- Tự sự kết hợp miêu tả và biểu cảm</w:t>
            </w:r>
          </w:p>
        </w:tc>
        <w:tc>
          <w:tcPr>
            <w:tcW w:w="2679"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Số phận đau thương và phẩm chất cao quí của người nông dân cùng khổ trong xã hội Việt Nam trước CM tháng 8.</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Thái độ trân trọng </w:t>
            </w:r>
            <w:r w:rsidRPr="00365D26">
              <w:rPr>
                <w:rFonts w:ascii="Times New Roman" w:hAnsi="Times New Roman"/>
                <w:szCs w:val="28"/>
              </w:rPr>
              <w:lastRenderedPageBreak/>
              <w:t>của tác giả đối với họ</w:t>
            </w:r>
          </w:p>
        </w:tc>
        <w:tc>
          <w:tcPr>
            <w:tcW w:w="2440"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 Nghệ thuật miêu tả nội tâm và diễn biến tâm lí của mỗi nhân vật.</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Ngôn ngữ miêu tả chân thật đậm đà chất nông dân giản </w:t>
            </w:r>
            <w:r w:rsidRPr="00365D26">
              <w:rPr>
                <w:rFonts w:ascii="Times New Roman" w:hAnsi="Times New Roman"/>
                <w:szCs w:val="28"/>
              </w:rPr>
              <w:lastRenderedPageBreak/>
              <w:t>dị, tự nhiên nhưng mang màu sắc triết lí.</w:t>
            </w:r>
          </w:p>
        </w:tc>
      </w:tr>
    </w:tbl>
    <w:p w:rsidR="00365D26" w:rsidRPr="00365D26" w:rsidRDefault="00365D26" w:rsidP="00365D26">
      <w:pPr>
        <w:rPr>
          <w:rFonts w:ascii="Times New Roman" w:hAnsi="Times New Roman"/>
          <w:szCs w:val="28"/>
        </w:rPr>
      </w:pPr>
    </w:p>
    <w:p w:rsidR="00365D26" w:rsidRPr="00365D26" w:rsidRDefault="00365D26" w:rsidP="00150BD7">
      <w:pPr>
        <w:tabs>
          <w:tab w:val="left" w:pos="90"/>
        </w:tabs>
        <w:jc w:val="both"/>
        <w:rPr>
          <w:rFonts w:ascii="Times New Roman" w:hAnsi="Times New Roman"/>
          <w:szCs w:val="28"/>
        </w:rPr>
      </w:pPr>
      <w:r w:rsidRPr="00365D26">
        <w:rPr>
          <w:rFonts w:ascii="Times New Roman" w:hAnsi="Times New Roman"/>
          <w:b/>
          <w:bCs/>
          <w:szCs w:val="28"/>
        </w:rPr>
        <w:tab/>
        <w:t>- Câu 3</w:t>
      </w:r>
      <w:r w:rsidRPr="00365D26">
        <w:rPr>
          <w:rFonts w:ascii="Times New Roman" w:hAnsi="Times New Roman"/>
          <w:szCs w:val="28"/>
        </w:rPr>
        <w:t>: Chọn 1 đoạn văn trong các văn bản 2,3 và 4 nêu rõ lí do chọn.</w:t>
      </w:r>
    </w:p>
    <w:p w:rsidR="00365D26" w:rsidRPr="00365D26" w:rsidRDefault="00365D26" w:rsidP="00150BD7">
      <w:pPr>
        <w:tabs>
          <w:tab w:val="left" w:pos="90"/>
        </w:tabs>
        <w:jc w:val="both"/>
        <w:rPr>
          <w:rFonts w:ascii="Times New Roman" w:hAnsi="Times New Roman"/>
          <w:szCs w:val="28"/>
        </w:rPr>
      </w:pPr>
      <w:r w:rsidRPr="00365D26">
        <w:rPr>
          <w:rFonts w:ascii="Times New Roman" w:hAnsi="Times New Roman"/>
          <w:szCs w:val="28"/>
        </w:rPr>
        <w:tab/>
        <w:t>- HS tự trình bày theo ý kiến cảm nhận của bản thân, giáo viên định hướng.</w:t>
      </w:r>
    </w:p>
    <w:p w:rsidR="00365D26" w:rsidRPr="00365D26" w:rsidRDefault="00365D26" w:rsidP="00150BD7">
      <w:pPr>
        <w:tabs>
          <w:tab w:val="left" w:pos="90"/>
        </w:tabs>
        <w:jc w:val="both"/>
        <w:rPr>
          <w:rFonts w:ascii="Times New Roman" w:hAnsi="Times New Roman"/>
          <w:szCs w:val="28"/>
        </w:rPr>
      </w:pPr>
      <w:r w:rsidRPr="00365D26">
        <w:rPr>
          <w:rFonts w:ascii="Times New Roman" w:hAnsi="Times New Roman"/>
          <w:szCs w:val="28"/>
        </w:rPr>
        <w:tab/>
        <w:t>+ Đó là đoạn văn .............? Trong văn bản ...........? Của tác giả.........?</w:t>
      </w:r>
    </w:p>
    <w:p w:rsidR="00365D26" w:rsidRPr="00365D26" w:rsidRDefault="00365D26" w:rsidP="00150BD7">
      <w:pPr>
        <w:tabs>
          <w:tab w:val="left" w:pos="90"/>
        </w:tabs>
        <w:jc w:val="both"/>
        <w:rPr>
          <w:rFonts w:ascii="Times New Roman" w:hAnsi="Times New Roman"/>
          <w:szCs w:val="28"/>
        </w:rPr>
      </w:pPr>
      <w:r w:rsidRPr="00365D26">
        <w:rPr>
          <w:rFonts w:ascii="Times New Roman" w:hAnsi="Times New Roman"/>
          <w:szCs w:val="28"/>
        </w:rPr>
        <w:tab/>
        <w:t>+ Lí do yêu thích: Về nội dung, về hình thức nghệ thuật, lí do khác</w:t>
      </w:r>
    </w:p>
    <w:p w:rsidR="00A059E8" w:rsidRDefault="00A059E8" w:rsidP="00150BD7">
      <w:pPr>
        <w:jc w:val="both"/>
        <w:rPr>
          <w:rFonts w:ascii="Times New Roman" w:hAnsi="Times New Roman"/>
          <w:b/>
          <w:bCs/>
        </w:rPr>
      </w:pPr>
      <w:r>
        <w:rPr>
          <w:rFonts w:ascii="Times New Roman" w:hAnsi="Times New Roman"/>
          <w:b/>
          <w:bCs/>
        </w:rPr>
        <w:t>HOẠT ĐỘNG 4: CỦNG CỐ, VẬN DỤNG</w:t>
      </w:r>
    </w:p>
    <w:p w:rsidR="00365D26" w:rsidRPr="00365D26" w:rsidRDefault="00365D26" w:rsidP="00150BD7">
      <w:pPr>
        <w:ind w:firstLine="720"/>
        <w:jc w:val="both"/>
        <w:rPr>
          <w:rFonts w:ascii="Times New Roman" w:hAnsi="Times New Roman"/>
          <w:szCs w:val="28"/>
        </w:rPr>
      </w:pPr>
      <w:r w:rsidRPr="00365D26">
        <w:rPr>
          <w:rFonts w:ascii="Times New Roman" w:hAnsi="Times New Roman"/>
          <w:b/>
          <w:bCs/>
          <w:szCs w:val="28"/>
        </w:rPr>
        <w:t xml:space="preserve">Củng cố bài học: </w:t>
      </w:r>
      <w:r w:rsidRPr="00365D26">
        <w:rPr>
          <w:rFonts w:ascii="Times New Roman" w:hAnsi="Times New Roman"/>
          <w:szCs w:val="28"/>
        </w:rPr>
        <w:t>GV KQ toàn bài – Nêu 1 số câu hỏi tổng hợp, hs làm bài ở nhà GV kiểm tra.</w:t>
      </w:r>
    </w:p>
    <w:p w:rsidR="00365D26" w:rsidRPr="00365D26" w:rsidRDefault="00365D26" w:rsidP="00150BD7">
      <w:pPr>
        <w:ind w:firstLine="720"/>
        <w:jc w:val="both"/>
        <w:rPr>
          <w:rFonts w:ascii="Times New Roman" w:hAnsi="Times New Roman"/>
          <w:b/>
          <w:bCs/>
          <w:szCs w:val="28"/>
        </w:rPr>
      </w:pPr>
      <w:r w:rsidRPr="00365D26">
        <w:rPr>
          <w:rFonts w:ascii="Times New Roman" w:hAnsi="Times New Roman"/>
          <w:b/>
          <w:bCs/>
          <w:szCs w:val="28"/>
        </w:rPr>
        <w:t>Hoạt động tiếp nối:</w:t>
      </w:r>
    </w:p>
    <w:p w:rsidR="00365D26" w:rsidRPr="00365D26" w:rsidRDefault="00365D26" w:rsidP="00150BD7">
      <w:pPr>
        <w:jc w:val="both"/>
        <w:rPr>
          <w:rFonts w:ascii="Times New Roman" w:hAnsi="Times New Roman"/>
          <w:szCs w:val="28"/>
        </w:rPr>
      </w:pPr>
      <w:r w:rsidRPr="00365D26">
        <w:rPr>
          <w:rFonts w:ascii="Times New Roman" w:hAnsi="Times New Roman"/>
          <w:b/>
          <w:bCs/>
          <w:szCs w:val="28"/>
        </w:rPr>
        <w:t xml:space="preserve">   - Câu 1</w:t>
      </w:r>
      <w:r w:rsidRPr="00365D26">
        <w:rPr>
          <w:rFonts w:ascii="Times New Roman" w:hAnsi="Times New Roman"/>
          <w:szCs w:val="28"/>
        </w:rPr>
        <w:t>: Qua các văn bản thuộc bài 3,4 em có nhận xét gì về số phận người nông dân trước CM tháng 8 và phẩm chất của họ.</w:t>
      </w:r>
    </w:p>
    <w:p w:rsidR="00365D26" w:rsidRPr="00365D26" w:rsidRDefault="00365D26" w:rsidP="00150BD7">
      <w:pPr>
        <w:jc w:val="both"/>
        <w:rPr>
          <w:rFonts w:ascii="Times New Roman" w:hAnsi="Times New Roman"/>
          <w:szCs w:val="28"/>
        </w:rPr>
      </w:pPr>
      <w:r w:rsidRPr="00365D26">
        <w:rPr>
          <w:rFonts w:ascii="Times New Roman" w:hAnsi="Times New Roman"/>
          <w:b/>
          <w:bCs/>
          <w:szCs w:val="28"/>
        </w:rPr>
        <w:t xml:space="preserve">   - Câu 2:</w:t>
      </w:r>
      <w:r w:rsidRPr="00365D26">
        <w:rPr>
          <w:rFonts w:ascii="Times New Roman" w:hAnsi="Times New Roman"/>
          <w:szCs w:val="28"/>
        </w:rPr>
        <w:t xml:space="preserve"> Phân tích giá trị nhân đạo của truyện ngắn Lão Hạc – Nam Cao. Đặc điểm truyện kí 30- 45</w:t>
      </w:r>
    </w:p>
    <w:p w:rsidR="00365D26" w:rsidRPr="00365D26" w:rsidRDefault="00365D26" w:rsidP="00150BD7">
      <w:pPr>
        <w:spacing w:line="480" w:lineRule="auto"/>
        <w:jc w:val="both"/>
        <w:rPr>
          <w:rFonts w:ascii="Times New Roman" w:hAnsi="Times New Roman"/>
          <w:szCs w:val="28"/>
        </w:rPr>
      </w:pPr>
    </w:p>
    <w:p w:rsidR="00365D26" w:rsidRPr="00365D26" w:rsidRDefault="00365D26" w:rsidP="00150BD7">
      <w:pPr>
        <w:spacing w:line="480" w:lineRule="auto"/>
        <w:jc w:val="both"/>
        <w:rPr>
          <w:rFonts w:ascii="Times New Roman" w:hAnsi="Times New Roman"/>
          <w:szCs w:val="28"/>
        </w:rPr>
      </w:pPr>
    </w:p>
    <w:p w:rsidR="00365D26" w:rsidRPr="00365D26" w:rsidRDefault="00365D26" w:rsidP="00365D26">
      <w:pPr>
        <w:spacing w:line="480" w:lineRule="auto"/>
        <w:jc w:val="center"/>
        <w:rPr>
          <w:rFonts w:ascii="Times New Roman" w:hAnsi="Times New Roman"/>
          <w:szCs w:val="28"/>
        </w:rPr>
      </w:pPr>
      <w:r w:rsidRPr="00365D26">
        <w:rPr>
          <w:rFonts w:ascii="Times New Roman" w:hAnsi="Times New Roman"/>
          <w:szCs w:val="28"/>
        </w:rPr>
        <w:t xml:space="preserve">* * * * * * * * </w:t>
      </w:r>
    </w:p>
    <w:p w:rsidR="00365D26" w:rsidRPr="00365D26" w:rsidRDefault="00365D26" w:rsidP="00365D26">
      <w:pPr>
        <w:tabs>
          <w:tab w:val="left" w:pos="7305"/>
        </w:tabs>
        <w:rPr>
          <w:rFonts w:ascii="Times New Roman" w:hAnsi="Times New Roman"/>
          <w:szCs w:val="28"/>
        </w:rPr>
      </w:pPr>
    </w:p>
    <w:p w:rsidR="00365D26" w:rsidRPr="00365D26" w:rsidRDefault="00365D26" w:rsidP="00365D26">
      <w:pPr>
        <w:tabs>
          <w:tab w:val="left" w:pos="7305"/>
        </w:tabs>
        <w:rPr>
          <w:rFonts w:ascii="Times New Roman" w:hAnsi="Times New Roman"/>
          <w:szCs w:val="28"/>
        </w:rPr>
      </w:pPr>
    </w:p>
    <w:p w:rsidR="009736BF" w:rsidRPr="00C90336" w:rsidRDefault="009736BF" w:rsidP="009736BF">
      <w:pPr>
        <w:pStyle w:val="Heading1"/>
        <w:jc w:val="center"/>
        <w:rPr>
          <w:rFonts w:ascii=".VnTime" w:hAnsi=".VnTime"/>
          <w:bCs w:val="0"/>
          <w:i/>
          <w:sz w:val="28"/>
          <w:szCs w:val="28"/>
          <w:u w:val="none"/>
        </w:rPr>
      </w:pPr>
    </w:p>
    <w:p w:rsidR="009736BF" w:rsidRPr="00C90336" w:rsidRDefault="009736BF" w:rsidP="009736BF">
      <w:pPr>
        <w:spacing w:line="276" w:lineRule="auto"/>
        <w:jc w:val="center"/>
        <w:rPr>
          <w:rFonts w:ascii="Times New Roman" w:hAnsi="Times New Roman"/>
          <w:b/>
          <w:color w:val="0000FF"/>
          <w:szCs w:val="28"/>
        </w:rPr>
      </w:pPr>
      <w:r w:rsidRPr="00C90336">
        <w:rPr>
          <w:rFonts w:ascii="Times New Roman" w:hAnsi="Times New Roman"/>
          <w:b/>
          <w:color w:val="0000FF"/>
          <w:szCs w:val="28"/>
        </w:rPr>
        <w:t>CHỦ ĐỀ TÍCH HỢP:</w:t>
      </w:r>
    </w:p>
    <w:p w:rsidR="009736BF" w:rsidRPr="00C90336" w:rsidRDefault="002C29AE" w:rsidP="009736BF">
      <w:pPr>
        <w:spacing w:line="276" w:lineRule="auto"/>
        <w:jc w:val="center"/>
        <w:rPr>
          <w:rFonts w:ascii="Times New Roman" w:hAnsi="Times New Roman"/>
          <w:b/>
          <w:color w:val="0000FF"/>
          <w:szCs w:val="28"/>
        </w:rPr>
      </w:pPr>
      <w:r>
        <w:rPr>
          <w:rFonts w:ascii="Times New Roman" w:hAnsi="Times New Roman"/>
          <w:b/>
          <w:color w:val="0000FF"/>
          <w:szCs w:val="28"/>
        </w:rPr>
        <w:t>CON NGƯỜI VÀ MÔI TRƯỜNG TRONG HAI VĂN BẢN “THÔNG TIN VỀ NGÀY TRÁI ĐẤT NĂM 2000</w:t>
      </w:r>
      <w:r w:rsidR="009736BF">
        <w:rPr>
          <w:rFonts w:ascii="Times New Roman" w:hAnsi="Times New Roman"/>
          <w:b/>
          <w:color w:val="0000FF"/>
          <w:szCs w:val="28"/>
        </w:rPr>
        <w:t>”, “</w:t>
      </w:r>
      <w:r>
        <w:rPr>
          <w:rFonts w:ascii="Times New Roman" w:hAnsi="Times New Roman"/>
          <w:b/>
          <w:color w:val="0000FF"/>
          <w:szCs w:val="28"/>
        </w:rPr>
        <w:t>ÔN DỊCH, THUỐC LÁ” TÍCH HỢP  VỚI CÂU GHÉP</w:t>
      </w:r>
    </w:p>
    <w:p w:rsidR="009736BF" w:rsidRPr="009B10CA" w:rsidRDefault="009736BF" w:rsidP="009736BF">
      <w:pPr>
        <w:spacing w:line="276" w:lineRule="auto"/>
        <w:jc w:val="both"/>
        <w:rPr>
          <w:rFonts w:ascii="Times New Roman" w:hAnsi="Times New Roman"/>
          <w:b/>
          <w:i/>
          <w:color w:val="FF0000"/>
          <w:szCs w:val="28"/>
        </w:rPr>
      </w:pPr>
      <w:r w:rsidRPr="009B10CA">
        <w:rPr>
          <w:rFonts w:ascii="Times New Roman" w:hAnsi="Times New Roman"/>
          <w:b/>
          <w:i/>
          <w:color w:val="FF0000"/>
          <w:szCs w:val="28"/>
          <w:u w:val="single"/>
        </w:rPr>
        <w:t>PHẦN I:</w:t>
      </w:r>
      <w:r w:rsidRPr="009B10CA">
        <w:rPr>
          <w:rFonts w:ascii="Times New Roman" w:hAnsi="Times New Roman"/>
          <w:b/>
          <w:i/>
          <w:color w:val="FF0000"/>
          <w:szCs w:val="28"/>
        </w:rPr>
        <w:t xml:space="preserve"> </w:t>
      </w:r>
      <w:r>
        <w:rPr>
          <w:rFonts w:ascii="Times New Roman" w:hAnsi="Times New Roman"/>
          <w:b/>
          <w:color w:val="FF0000"/>
          <w:szCs w:val="28"/>
        </w:rPr>
        <w:t>XÂY DỰNG CHỦ ĐỀ</w:t>
      </w:r>
      <w:r w:rsidRPr="009B10CA">
        <w:rPr>
          <w:rFonts w:ascii="Times New Roman" w:hAnsi="Times New Roman"/>
          <w:b/>
          <w:color w:val="FF0000"/>
          <w:szCs w:val="28"/>
        </w:rPr>
        <w:t>.</w:t>
      </w:r>
    </w:p>
    <w:p w:rsidR="009736BF" w:rsidRPr="009B10CA" w:rsidRDefault="009736BF" w:rsidP="009736BF">
      <w:pPr>
        <w:spacing w:line="276" w:lineRule="auto"/>
        <w:jc w:val="both"/>
        <w:rPr>
          <w:rFonts w:ascii="Times New Roman" w:hAnsi="Times New Roman"/>
          <w:b/>
          <w:i/>
          <w:color w:val="FF0000"/>
          <w:szCs w:val="28"/>
        </w:rPr>
      </w:pPr>
      <w:r w:rsidRPr="009B10CA">
        <w:rPr>
          <w:rFonts w:ascii="Times New Roman" w:hAnsi="Times New Roman"/>
          <w:b/>
          <w:i/>
          <w:color w:val="FF0000"/>
          <w:szCs w:val="28"/>
        </w:rPr>
        <w:t>A. CƠ  SỞ  LỰA CHỌN CHỦ ĐỀ .</w:t>
      </w:r>
    </w:p>
    <w:p w:rsidR="009736BF" w:rsidRPr="009B10CA" w:rsidRDefault="009736BF" w:rsidP="009736BF">
      <w:pPr>
        <w:spacing w:line="276" w:lineRule="auto"/>
        <w:jc w:val="both"/>
        <w:rPr>
          <w:rFonts w:ascii="Times New Roman" w:hAnsi="Times New Roman"/>
          <w:szCs w:val="28"/>
        </w:rPr>
      </w:pPr>
      <w:r w:rsidRPr="009B10CA">
        <w:rPr>
          <w:rFonts w:ascii="Times New Roman" w:hAnsi="Times New Roman"/>
          <w:szCs w:val="28"/>
        </w:rPr>
        <w:t>-  Căn cứ vào “Công văn 3280/BGD ĐT-GDTrH về việc hướng dẫn thực hiện điều chỉnh nội</w:t>
      </w:r>
      <w:r>
        <w:rPr>
          <w:rFonts w:ascii="Times New Roman" w:hAnsi="Times New Roman"/>
          <w:szCs w:val="28"/>
        </w:rPr>
        <w:t xml:space="preserve"> </w:t>
      </w:r>
      <w:r w:rsidRPr="009B10CA">
        <w:rPr>
          <w:rFonts w:ascii="Times New Roman" w:hAnsi="Times New Roman"/>
          <w:szCs w:val="28"/>
        </w:rPr>
        <w:t>dung dạy học cấp THCS, THPT, ngày 27 tháng 8 năm 2020 để xây dựng c</w:t>
      </w:r>
      <w:r w:rsidR="002C29AE">
        <w:rPr>
          <w:rFonts w:ascii="Times New Roman" w:hAnsi="Times New Roman"/>
          <w:szCs w:val="28"/>
        </w:rPr>
        <w:t>hủ đề tích hợp văn bản – Tiếng Việt</w:t>
      </w:r>
      <w:r w:rsidRPr="009B10CA">
        <w:rPr>
          <w:rFonts w:ascii="Times New Roman" w:hAnsi="Times New Roman"/>
          <w:szCs w:val="28"/>
        </w:rPr>
        <w:t xml:space="preserve"> trong học kì I.  </w:t>
      </w:r>
    </w:p>
    <w:p w:rsidR="009736BF" w:rsidRPr="009B10CA" w:rsidRDefault="009736BF" w:rsidP="009736BF">
      <w:pPr>
        <w:spacing w:line="276" w:lineRule="auto"/>
        <w:jc w:val="both"/>
        <w:rPr>
          <w:rFonts w:ascii="Times New Roman" w:hAnsi="Times New Roman"/>
          <w:szCs w:val="28"/>
        </w:rPr>
      </w:pPr>
      <w:r w:rsidRPr="009B10CA">
        <w:rPr>
          <w:rFonts w:ascii="Times New Roman" w:hAnsi="Times New Roman"/>
          <w:szCs w:val="28"/>
        </w:rPr>
        <w:t>-</w:t>
      </w:r>
      <w:r>
        <w:rPr>
          <w:rFonts w:ascii="Times New Roman" w:hAnsi="Times New Roman"/>
          <w:szCs w:val="28"/>
        </w:rPr>
        <w:t xml:space="preserve"> </w:t>
      </w:r>
      <w:r w:rsidRPr="009B10CA">
        <w:rPr>
          <w:rFonts w:ascii="Times New Roman" w:hAnsi="Times New Roman"/>
          <w:szCs w:val="28"/>
        </w:rPr>
        <w:t>Các văn b</w:t>
      </w:r>
      <w:r>
        <w:rPr>
          <w:rFonts w:ascii="Times New Roman" w:hAnsi="Times New Roman"/>
          <w:szCs w:val="28"/>
        </w:rPr>
        <w:t>ản truyện truyện ngắn và hồi kí</w:t>
      </w:r>
      <w:r w:rsidRPr="009B10CA">
        <w:rPr>
          <w:rFonts w:ascii="Times New Roman" w:hAnsi="Times New Roman"/>
          <w:szCs w:val="28"/>
        </w:rPr>
        <w:t xml:space="preserve"> được sử dụng trong hoạt động đọc hiểu sẽ trở thành nguồn ngữ liệu để hướng dẫn HS tiếp thu các tri thức cơ bản về làm văn.</w:t>
      </w:r>
    </w:p>
    <w:p w:rsidR="009736BF" w:rsidRPr="009B10CA" w:rsidRDefault="009736BF" w:rsidP="009736BF">
      <w:pPr>
        <w:spacing w:line="276" w:lineRule="auto"/>
        <w:jc w:val="both"/>
        <w:rPr>
          <w:rFonts w:ascii="Times New Roman" w:hAnsi="Times New Roman"/>
          <w:b/>
          <w:i/>
          <w:color w:val="FF0000"/>
          <w:szCs w:val="28"/>
        </w:rPr>
      </w:pPr>
      <w:r w:rsidRPr="009B10CA">
        <w:rPr>
          <w:rFonts w:ascii="Times New Roman" w:hAnsi="Times New Roman"/>
          <w:b/>
          <w:i/>
          <w:color w:val="FF0000"/>
          <w:szCs w:val="28"/>
        </w:rPr>
        <w:t>B. THỜI GIAN DỰ KIẾN  :</w:t>
      </w:r>
    </w:p>
    <w:tbl>
      <w:tblPr>
        <w:tblW w:w="10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9"/>
        <w:gridCol w:w="1202"/>
        <w:gridCol w:w="6090"/>
        <w:gridCol w:w="1646"/>
      </w:tblGrid>
      <w:tr w:rsidR="009736BF" w:rsidRPr="009B10CA" w:rsidTr="003B3DBD">
        <w:tc>
          <w:tcPr>
            <w:tcW w:w="1089" w:type="dxa"/>
          </w:tcPr>
          <w:p w:rsidR="009736BF" w:rsidRPr="009B10CA" w:rsidRDefault="009736BF" w:rsidP="003B3DBD">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Tuần</w:t>
            </w:r>
          </w:p>
        </w:tc>
        <w:tc>
          <w:tcPr>
            <w:tcW w:w="1202" w:type="dxa"/>
          </w:tcPr>
          <w:p w:rsidR="009736BF" w:rsidRPr="009B10CA" w:rsidRDefault="009736BF" w:rsidP="003B3DBD">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Tiết</w:t>
            </w:r>
          </w:p>
        </w:tc>
        <w:tc>
          <w:tcPr>
            <w:tcW w:w="6090" w:type="dxa"/>
          </w:tcPr>
          <w:p w:rsidR="009736BF" w:rsidRPr="009B10CA" w:rsidRDefault="009736BF" w:rsidP="003B3DBD">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 xml:space="preserve">Bài dạy </w:t>
            </w:r>
          </w:p>
        </w:tc>
        <w:tc>
          <w:tcPr>
            <w:tcW w:w="1646" w:type="dxa"/>
          </w:tcPr>
          <w:p w:rsidR="009736BF" w:rsidRPr="009B10CA" w:rsidRDefault="009736BF" w:rsidP="003B3DBD">
            <w:pPr>
              <w:spacing w:line="276" w:lineRule="auto"/>
              <w:jc w:val="both"/>
              <w:rPr>
                <w:rFonts w:ascii="Times New Roman" w:hAnsi="Times New Roman"/>
                <w:b/>
                <w:bCs/>
                <w:i/>
                <w:w w:val="105"/>
                <w:szCs w:val="28"/>
                <w:lang w:val="da-DK"/>
              </w:rPr>
            </w:pPr>
            <w:r w:rsidRPr="009B10CA">
              <w:rPr>
                <w:rFonts w:ascii="Times New Roman" w:hAnsi="Times New Roman"/>
                <w:b/>
                <w:bCs/>
                <w:i/>
                <w:w w:val="105"/>
                <w:szCs w:val="28"/>
                <w:lang w:val="da-DK"/>
              </w:rPr>
              <w:t>Ghi chú</w:t>
            </w:r>
          </w:p>
        </w:tc>
      </w:tr>
      <w:tr w:rsidR="00767DDA" w:rsidRPr="009B10CA" w:rsidTr="003B3DBD">
        <w:trPr>
          <w:trHeight w:val="363"/>
        </w:trPr>
        <w:tc>
          <w:tcPr>
            <w:tcW w:w="1089" w:type="dxa"/>
            <w:vMerge w:val="restart"/>
          </w:tcPr>
          <w:p w:rsidR="00767DDA" w:rsidRDefault="00767DDA" w:rsidP="003B3DBD">
            <w:pPr>
              <w:spacing w:line="276" w:lineRule="auto"/>
              <w:jc w:val="both"/>
              <w:rPr>
                <w:rFonts w:ascii="Times New Roman" w:hAnsi="Times New Roman"/>
                <w:b/>
                <w:szCs w:val="28"/>
              </w:rPr>
            </w:pPr>
          </w:p>
          <w:p w:rsidR="00767DDA" w:rsidRPr="009B10CA" w:rsidRDefault="00767DDA" w:rsidP="003B3DBD">
            <w:pPr>
              <w:spacing w:line="276" w:lineRule="auto"/>
              <w:jc w:val="both"/>
              <w:rPr>
                <w:rFonts w:ascii="Times New Roman" w:hAnsi="Times New Roman"/>
                <w:b/>
                <w:szCs w:val="28"/>
              </w:rPr>
            </w:pPr>
            <w:r w:rsidRPr="009B10CA">
              <w:rPr>
                <w:rFonts w:ascii="Times New Roman" w:hAnsi="Times New Roman"/>
                <w:b/>
                <w:szCs w:val="28"/>
              </w:rPr>
              <w:t>1</w:t>
            </w:r>
            <w:r>
              <w:rPr>
                <w:rFonts w:ascii="Times New Roman" w:hAnsi="Times New Roman"/>
                <w:b/>
                <w:szCs w:val="28"/>
              </w:rPr>
              <w:t>0</w:t>
            </w:r>
          </w:p>
        </w:tc>
        <w:tc>
          <w:tcPr>
            <w:tcW w:w="1202" w:type="dxa"/>
            <w:tcBorders>
              <w:bottom w:val="single" w:sz="4" w:space="0" w:color="auto"/>
            </w:tcBorders>
          </w:tcPr>
          <w:p w:rsidR="00767DDA" w:rsidRPr="009B10CA" w:rsidRDefault="00767DDA" w:rsidP="003B3DBD">
            <w:pPr>
              <w:spacing w:line="276" w:lineRule="auto"/>
              <w:jc w:val="both"/>
              <w:rPr>
                <w:rFonts w:ascii="Times New Roman" w:hAnsi="Times New Roman"/>
                <w:i/>
                <w:color w:val="0000CC"/>
                <w:szCs w:val="28"/>
              </w:rPr>
            </w:pPr>
            <w:r>
              <w:rPr>
                <w:rFonts w:ascii="Times New Roman" w:hAnsi="Times New Roman"/>
                <w:i/>
                <w:color w:val="0000CC"/>
                <w:szCs w:val="28"/>
              </w:rPr>
              <w:t>37</w:t>
            </w:r>
          </w:p>
        </w:tc>
        <w:tc>
          <w:tcPr>
            <w:tcW w:w="6090" w:type="dxa"/>
          </w:tcPr>
          <w:p w:rsidR="00767DDA" w:rsidRDefault="00767DDA" w:rsidP="003B3DBD">
            <w:pPr>
              <w:spacing w:line="276" w:lineRule="auto"/>
              <w:jc w:val="both"/>
              <w:rPr>
                <w:rFonts w:ascii="Times New Roman" w:hAnsi="Times New Roman"/>
                <w:i/>
                <w:color w:val="0000CC"/>
                <w:szCs w:val="28"/>
              </w:rPr>
            </w:pPr>
            <w:r w:rsidRPr="009B10CA">
              <w:rPr>
                <w:rFonts w:ascii="Times New Roman" w:hAnsi="Times New Roman"/>
                <w:i/>
                <w:color w:val="0000CC"/>
                <w:szCs w:val="28"/>
              </w:rPr>
              <w:t>Những vấn đề chung</w:t>
            </w:r>
          </w:p>
          <w:p w:rsidR="00767DDA" w:rsidRPr="009B10CA" w:rsidRDefault="00767DDA" w:rsidP="003B3DBD">
            <w:pPr>
              <w:spacing w:line="276" w:lineRule="auto"/>
              <w:jc w:val="both"/>
              <w:rPr>
                <w:rFonts w:ascii="Times New Roman" w:hAnsi="Times New Roman"/>
                <w:i/>
                <w:color w:val="0000CC"/>
                <w:szCs w:val="28"/>
              </w:rPr>
            </w:pPr>
            <w:r>
              <w:rPr>
                <w:rFonts w:ascii="Times New Roman" w:hAnsi="Times New Roman"/>
                <w:i/>
                <w:color w:val="0000CC"/>
                <w:szCs w:val="28"/>
              </w:rPr>
              <w:t>Thông tin về Ngày Trái đất năm 2000</w:t>
            </w:r>
          </w:p>
        </w:tc>
        <w:tc>
          <w:tcPr>
            <w:tcW w:w="1646" w:type="dxa"/>
            <w:vMerge w:val="restart"/>
          </w:tcPr>
          <w:p w:rsidR="00767DDA" w:rsidRDefault="00767DDA" w:rsidP="003B3DBD">
            <w:pPr>
              <w:spacing w:line="276" w:lineRule="auto"/>
              <w:jc w:val="both"/>
              <w:rPr>
                <w:rFonts w:ascii="Times New Roman" w:hAnsi="Times New Roman"/>
                <w:i/>
                <w:szCs w:val="28"/>
              </w:rPr>
            </w:pPr>
          </w:p>
          <w:p w:rsidR="00767DDA" w:rsidRDefault="00767DDA" w:rsidP="003B3DBD">
            <w:pPr>
              <w:spacing w:line="276" w:lineRule="auto"/>
              <w:jc w:val="both"/>
              <w:rPr>
                <w:rFonts w:ascii="Times New Roman" w:hAnsi="Times New Roman"/>
                <w:i/>
                <w:szCs w:val="28"/>
              </w:rPr>
            </w:pPr>
          </w:p>
          <w:p w:rsidR="00767DDA" w:rsidRDefault="00767DDA" w:rsidP="003B3DBD">
            <w:pPr>
              <w:spacing w:line="276" w:lineRule="auto"/>
              <w:jc w:val="both"/>
              <w:rPr>
                <w:rFonts w:ascii="Times New Roman" w:hAnsi="Times New Roman"/>
                <w:i/>
                <w:szCs w:val="28"/>
              </w:rPr>
            </w:pPr>
          </w:p>
          <w:p w:rsidR="00767DDA" w:rsidRPr="009B10CA" w:rsidRDefault="00767DDA" w:rsidP="003B3DBD">
            <w:pPr>
              <w:spacing w:line="276" w:lineRule="auto"/>
              <w:jc w:val="both"/>
              <w:rPr>
                <w:rFonts w:ascii="Times New Roman" w:hAnsi="Times New Roman"/>
                <w:i/>
                <w:szCs w:val="28"/>
              </w:rPr>
            </w:pPr>
          </w:p>
        </w:tc>
      </w:tr>
      <w:tr w:rsidR="00767DDA" w:rsidRPr="009B10CA" w:rsidTr="003B3DBD">
        <w:tc>
          <w:tcPr>
            <w:tcW w:w="1089" w:type="dxa"/>
            <w:vMerge/>
          </w:tcPr>
          <w:p w:rsidR="00767DDA" w:rsidRPr="009B10CA" w:rsidRDefault="00767DDA" w:rsidP="003B3DBD">
            <w:pPr>
              <w:spacing w:line="276" w:lineRule="auto"/>
              <w:jc w:val="both"/>
              <w:rPr>
                <w:rFonts w:ascii="Times New Roman" w:hAnsi="Times New Roman"/>
                <w:b/>
                <w:szCs w:val="28"/>
              </w:rPr>
            </w:pPr>
          </w:p>
        </w:tc>
        <w:tc>
          <w:tcPr>
            <w:tcW w:w="1202" w:type="dxa"/>
          </w:tcPr>
          <w:p w:rsidR="00767DDA" w:rsidRPr="009B10CA" w:rsidRDefault="00767DDA" w:rsidP="003B3DBD">
            <w:pPr>
              <w:spacing w:line="276" w:lineRule="auto"/>
              <w:jc w:val="both"/>
              <w:rPr>
                <w:rFonts w:ascii="Times New Roman" w:hAnsi="Times New Roman"/>
                <w:i/>
                <w:color w:val="0000CC"/>
                <w:szCs w:val="28"/>
              </w:rPr>
            </w:pPr>
            <w:r>
              <w:rPr>
                <w:rFonts w:ascii="Times New Roman" w:hAnsi="Times New Roman"/>
                <w:i/>
                <w:color w:val="0000CC"/>
                <w:szCs w:val="28"/>
              </w:rPr>
              <w:t>38</w:t>
            </w:r>
          </w:p>
        </w:tc>
        <w:tc>
          <w:tcPr>
            <w:tcW w:w="6090" w:type="dxa"/>
          </w:tcPr>
          <w:p w:rsidR="00767DDA" w:rsidRPr="009B10CA" w:rsidRDefault="00767DDA" w:rsidP="003B3DBD">
            <w:pPr>
              <w:spacing w:line="276" w:lineRule="auto"/>
              <w:jc w:val="both"/>
              <w:rPr>
                <w:rFonts w:ascii="Times New Roman" w:hAnsi="Times New Roman"/>
                <w:i/>
                <w:color w:val="0000CC"/>
                <w:szCs w:val="28"/>
              </w:rPr>
            </w:pPr>
            <w:r>
              <w:rPr>
                <w:rFonts w:ascii="Times New Roman" w:hAnsi="Times New Roman"/>
                <w:i/>
                <w:color w:val="0000CC"/>
                <w:szCs w:val="28"/>
              </w:rPr>
              <w:t>Ôn dịch, thuốc lá</w:t>
            </w:r>
          </w:p>
        </w:tc>
        <w:tc>
          <w:tcPr>
            <w:tcW w:w="1646" w:type="dxa"/>
            <w:vMerge/>
          </w:tcPr>
          <w:p w:rsidR="00767DDA" w:rsidRPr="009B10CA" w:rsidRDefault="00767DDA" w:rsidP="003B3DBD">
            <w:pPr>
              <w:spacing w:line="276" w:lineRule="auto"/>
              <w:jc w:val="both"/>
              <w:rPr>
                <w:rFonts w:ascii="Times New Roman" w:hAnsi="Times New Roman"/>
                <w:b/>
                <w:i/>
                <w:color w:val="FF0000"/>
                <w:szCs w:val="28"/>
              </w:rPr>
            </w:pPr>
          </w:p>
        </w:tc>
      </w:tr>
      <w:tr w:rsidR="00767DDA" w:rsidRPr="009B10CA" w:rsidTr="00767DDA">
        <w:trPr>
          <w:trHeight w:val="360"/>
        </w:trPr>
        <w:tc>
          <w:tcPr>
            <w:tcW w:w="1089" w:type="dxa"/>
            <w:vMerge/>
          </w:tcPr>
          <w:p w:rsidR="00767DDA" w:rsidRPr="009B10CA" w:rsidRDefault="00767DDA" w:rsidP="003B3DBD">
            <w:pPr>
              <w:spacing w:line="276" w:lineRule="auto"/>
              <w:jc w:val="both"/>
              <w:rPr>
                <w:rFonts w:ascii="Times New Roman" w:hAnsi="Times New Roman"/>
                <w:b/>
                <w:szCs w:val="28"/>
              </w:rPr>
            </w:pPr>
          </w:p>
        </w:tc>
        <w:tc>
          <w:tcPr>
            <w:tcW w:w="1202" w:type="dxa"/>
          </w:tcPr>
          <w:p w:rsidR="00767DDA" w:rsidRPr="009B10CA" w:rsidRDefault="00767DDA" w:rsidP="003B3DBD">
            <w:pPr>
              <w:spacing w:line="276" w:lineRule="auto"/>
              <w:jc w:val="both"/>
              <w:rPr>
                <w:rFonts w:ascii="Times New Roman" w:hAnsi="Times New Roman"/>
                <w:i/>
                <w:color w:val="0000CC"/>
                <w:szCs w:val="28"/>
              </w:rPr>
            </w:pPr>
            <w:r>
              <w:rPr>
                <w:rFonts w:ascii="Times New Roman" w:hAnsi="Times New Roman"/>
                <w:i/>
                <w:color w:val="0000CC"/>
                <w:szCs w:val="28"/>
              </w:rPr>
              <w:t>39</w:t>
            </w:r>
          </w:p>
        </w:tc>
        <w:tc>
          <w:tcPr>
            <w:tcW w:w="6090" w:type="dxa"/>
          </w:tcPr>
          <w:p w:rsidR="00767DDA" w:rsidRPr="009B10CA" w:rsidRDefault="00767DDA" w:rsidP="003B3DBD">
            <w:pPr>
              <w:spacing w:line="276" w:lineRule="auto"/>
              <w:jc w:val="both"/>
              <w:rPr>
                <w:rFonts w:ascii="Times New Roman" w:hAnsi="Times New Roman"/>
                <w:i/>
                <w:color w:val="0000CC"/>
                <w:szCs w:val="28"/>
              </w:rPr>
            </w:pPr>
            <w:r>
              <w:rPr>
                <w:rFonts w:ascii="Times New Roman" w:hAnsi="Times New Roman"/>
                <w:i/>
                <w:color w:val="0000CC"/>
                <w:szCs w:val="28"/>
              </w:rPr>
              <w:t>Câu ghép</w:t>
            </w:r>
          </w:p>
        </w:tc>
        <w:tc>
          <w:tcPr>
            <w:tcW w:w="1646" w:type="dxa"/>
            <w:vMerge/>
          </w:tcPr>
          <w:p w:rsidR="00767DDA" w:rsidRPr="009B10CA" w:rsidRDefault="00767DDA" w:rsidP="003B3DBD">
            <w:pPr>
              <w:spacing w:line="276" w:lineRule="auto"/>
              <w:jc w:val="both"/>
              <w:rPr>
                <w:rFonts w:ascii="Times New Roman" w:hAnsi="Times New Roman"/>
                <w:b/>
                <w:i/>
                <w:color w:val="FF0000"/>
                <w:szCs w:val="28"/>
              </w:rPr>
            </w:pPr>
          </w:p>
        </w:tc>
      </w:tr>
      <w:tr w:rsidR="00767DDA" w:rsidRPr="009B10CA" w:rsidTr="003B3DBD">
        <w:trPr>
          <w:trHeight w:val="330"/>
        </w:trPr>
        <w:tc>
          <w:tcPr>
            <w:tcW w:w="1089" w:type="dxa"/>
            <w:vMerge/>
          </w:tcPr>
          <w:p w:rsidR="00767DDA" w:rsidRPr="009B10CA" w:rsidRDefault="00767DDA" w:rsidP="003B3DBD">
            <w:pPr>
              <w:spacing w:line="276" w:lineRule="auto"/>
              <w:jc w:val="both"/>
              <w:rPr>
                <w:rFonts w:ascii="Times New Roman" w:hAnsi="Times New Roman"/>
                <w:b/>
                <w:szCs w:val="28"/>
              </w:rPr>
            </w:pPr>
          </w:p>
        </w:tc>
        <w:tc>
          <w:tcPr>
            <w:tcW w:w="1202" w:type="dxa"/>
          </w:tcPr>
          <w:p w:rsidR="00767DDA" w:rsidRDefault="00767DDA" w:rsidP="003B3DBD">
            <w:pPr>
              <w:spacing w:line="276" w:lineRule="auto"/>
              <w:jc w:val="both"/>
              <w:rPr>
                <w:rFonts w:ascii="Times New Roman" w:hAnsi="Times New Roman"/>
                <w:i/>
                <w:color w:val="0000CC"/>
                <w:szCs w:val="28"/>
              </w:rPr>
            </w:pPr>
            <w:r>
              <w:rPr>
                <w:rFonts w:ascii="Times New Roman" w:hAnsi="Times New Roman"/>
                <w:i/>
                <w:color w:val="0000CC"/>
                <w:szCs w:val="28"/>
              </w:rPr>
              <w:t>40</w:t>
            </w:r>
          </w:p>
        </w:tc>
        <w:tc>
          <w:tcPr>
            <w:tcW w:w="6090" w:type="dxa"/>
          </w:tcPr>
          <w:p w:rsidR="00767DDA" w:rsidRPr="009B10CA" w:rsidRDefault="0005396B" w:rsidP="003B3DBD">
            <w:pPr>
              <w:spacing w:line="276" w:lineRule="auto"/>
              <w:jc w:val="both"/>
              <w:rPr>
                <w:rFonts w:ascii="Times New Roman" w:hAnsi="Times New Roman"/>
                <w:i/>
                <w:color w:val="0000CC"/>
                <w:szCs w:val="28"/>
              </w:rPr>
            </w:pPr>
            <w:r>
              <w:rPr>
                <w:rFonts w:ascii="Times New Roman" w:hAnsi="Times New Roman"/>
                <w:i/>
                <w:color w:val="0000CC"/>
                <w:szCs w:val="28"/>
              </w:rPr>
              <w:t>Câu ghép – Tổng kết chủ đề</w:t>
            </w:r>
          </w:p>
        </w:tc>
        <w:tc>
          <w:tcPr>
            <w:tcW w:w="1646" w:type="dxa"/>
            <w:vMerge/>
          </w:tcPr>
          <w:p w:rsidR="00767DDA" w:rsidRPr="009B10CA" w:rsidRDefault="00767DDA" w:rsidP="003B3DBD">
            <w:pPr>
              <w:spacing w:line="276" w:lineRule="auto"/>
              <w:jc w:val="both"/>
              <w:rPr>
                <w:rFonts w:ascii="Times New Roman" w:hAnsi="Times New Roman"/>
                <w:b/>
                <w:i/>
                <w:color w:val="FF0000"/>
                <w:szCs w:val="28"/>
              </w:rPr>
            </w:pPr>
          </w:p>
        </w:tc>
      </w:tr>
    </w:tbl>
    <w:p w:rsidR="009736BF" w:rsidRPr="009B10CA" w:rsidRDefault="009736BF" w:rsidP="009736BF">
      <w:pPr>
        <w:spacing w:line="276" w:lineRule="auto"/>
        <w:jc w:val="both"/>
        <w:rPr>
          <w:rFonts w:ascii="Times New Roman" w:hAnsi="Times New Roman"/>
          <w:b/>
          <w:i/>
          <w:color w:val="FF0000"/>
          <w:szCs w:val="28"/>
          <w:u w:val="single"/>
          <w:lang w:val="da-DK"/>
        </w:rPr>
      </w:pPr>
      <w:r w:rsidRPr="009B10CA">
        <w:rPr>
          <w:rFonts w:ascii="Times New Roman" w:hAnsi="Times New Roman"/>
          <w:b/>
          <w:i/>
          <w:color w:val="FF0000"/>
          <w:szCs w:val="28"/>
          <w:u w:val="single"/>
          <w:lang w:val="da-DK"/>
        </w:rPr>
        <w:t>C. MỤC TIÊU CỦA CHỦ ĐỀ:</w:t>
      </w:r>
    </w:p>
    <w:p w:rsidR="009736BF" w:rsidRPr="009B10CA" w:rsidRDefault="009736BF" w:rsidP="009736BF">
      <w:pPr>
        <w:shd w:val="clear" w:color="auto" w:fill="FFFFFF"/>
        <w:spacing w:line="276" w:lineRule="auto"/>
        <w:jc w:val="both"/>
        <w:textAlignment w:val="baseline"/>
        <w:rPr>
          <w:rFonts w:ascii="Times New Roman" w:hAnsi="Times New Roman"/>
          <w:b/>
          <w:spacing w:val="-8"/>
          <w:szCs w:val="28"/>
          <w:bdr w:val="none" w:sz="0" w:space="0" w:color="auto" w:frame="1"/>
        </w:rPr>
      </w:pPr>
      <w:r w:rsidRPr="009B10CA">
        <w:rPr>
          <w:rFonts w:ascii="Times New Roman" w:hAnsi="Times New Roman"/>
          <w:b/>
          <w:spacing w:val="-8"/>
          <w:szCs w:val="28"/>
          <w:bdr w:val="none" w:sz="0" w:space="0" w:color="auto" w:frame="1"/>
        </w:rPr>
        <w:lastRenderedPageBreak/>
        <w:t>I. MỤC TIÊU CHUNG</w:t>
      </w:r>
    </w:p>
    <w:p w:rsidR="009736BF" w:rsidRPr="009B10CA" w:rsidRDefault="009736BF" w:rsidP="009736BF">
      <w:pPr>
        <w:shd w:val="clear" w:color="auto" w:fill="FFFFFF"/>
        <w:spacing w:line="276" w:lineRule="auto"/>
        <w:jc w:val="both"/>
        <w:textAlignment w:val="baseline"/>
        <w:rPr>
          <w:rFonts w:ascii="Times New Roman" w:hAnsi="Times New Roman"/>
          <w:szCs w:val="28"/>
        </w:rPr>
      </w:pPr>
      <w:r w:rsidRPr="009B10CA">
        <w:rPr>
          <w:rFonts w:ascii="Times New Roman" w:hAnsi="Times New Roman"/>
          <w:spacing w:val="-8"/>
          <w:szCs w:val="28"/>
          <w:bdr w:val="none" w:sz="0" w:space="0" w:color="auto" w:frame="1"/>
        </w:rPr>
        <w:t>-Dạy học theo vấn đề hay chủ đề tích hợp là khai thác sự liên quan, gần gũi ở </w:t>
      </w:r>
      <w:r w:rsidRPr="009B10CA">
        <w:rPr>
          <w:rFonts w:ascii="Times New Roman" w:hAnsi="Times New Roman"/>
          <w:i/>
          <w:iCs/>
          <w:spacing w:val="-8"/>
          <w:szCs w:val="28"/>
          <w:bdr w:val="none" w:sz="0" w:space="0" w:color="auto" w:frame="1"/>
        </w:rPr>
        <w:t>nội dung</w:t>
      </w:r>
      <w:r w:rsidRPr="009B10CA">
        <w:rPr>
          <w:rFonts w:ascii="Times New Roman" w:hAnsi="Times New Roman"/>
          <w:spacing w:val="-8"/>
          <w:szCs w:val="28"/>
          <w:bdr w:val="none" w:sz="0" w:space="0" w:color="auto" w:frame="1"/>
        </w:rPr>
        <w:t xml:space="preserve">  kiến thức và khả năng bổ sung cho nhau giữa các bài  học cho mục tiêu giáo dục chung.  Các tiết học chủ đề Gv không tổ chức thiết kế </w:t>
      </w:r>
      <w:r w:rsidRPr="009B10CA">
        <w:rPr>
          <w:rFonts w:ascii="Times New Roman" w:hAnsi="Times New Roman"/>
          <w:szCs w:val="28"/>
        </w:rPr>
        <w:t>kiến thức, thông tin đơn lẻ, mà phải hình thành ở học sinh năng lực tìm kiếm, quản lý, tổ chức sử dụng kiến thức để giải quyết vấn đề trong tình huống có ý nghĩa.</w:t>
      </w:r>
    </w:p>
    <w:p w:rsidR="009736BF" w:rsidRPr="009B10CA" w:rsidRDefault="009736BF" w:rsidP="009736BF">
      <w:pPr>
        <w:spacing w:line="276" w:lineRule="auto"/>
        <w:jc w:val="both"/>
        <w:rPr>
          <w:rFonts w:ascii="Times New Roman" w:hAnsi="Times New Roman"/>
          <w:szCs w:val="28"/>
        </w:rPr>
      </w:pPr>
      <w:r w:rsidRPr="009B10CA">
        <w:rPr>
          <w:rFonts w:ascii="Times New Roman" w:hAnsi="Times New Roman"/>
          <w:szCs w:val="28"/>
        </w:rPr>
        <w:t>-Tích hợp kiến thức đọc hiểu văn bản và kĩ năng thực hành nghe- nói- viết trong mỗi bài học tạo hứng thú học tập cho học sinh. Các em có cái nhìn hoàn chỉnh và thấy được mối liên hệ giữa các môn học. Từ đó có ý thức tìm tòi, học hỏi và vận dụng kiến thức đã học vào đòi sống sinh động.</w:t>
      </w:r>
    </w:p>
    <w:p w:rsidR="009736BF" w:rsidRPr="009B10CA" w:rsidRDefault="009736BF" w:rsidP="009736BF">
      <w:pPr>
        <w:shd w:val="clear" w:color="auto" w:fill="FFFFFF"/>
        <w:spacing w:line="276" w:lineRule="auto"/>
        <w:jc w:val="both"/>
        <w:textAlignment w:val="baseline"/>
        <w:rPr>
          <w:rFonts w:ascii="Times New Roman" w:hAnsi="Times New Roman"/>
          <w:szCs w:val="28"/>
        </w:rPr>
      </w:pPr>
      <w:r w:rsidRPr="009B10CA">
        <w:rPr>
          <w:rFonts w:ascii="Times New Roman" w:hAnsi="Times New Roman"/>
          <w:szCs w:val="28"/>
          <w:bdr w:val="none" w:sz="0" w:space="0" w:color="auto" w:frame="1"/>
        </w:rPr>
        <w:t>-Thông qua dạy học tích hợp, học sinh có thể vận dụng kiến thức để giải quyết các bài tập hàng ngày, đặt cơ sở nền móng cho quá trình học tập tiếp theo; cao hơn là có thể vận dụng để giải quyết những tình huống có ý nghĩa trong cuộc sống hàng ngày;</w:t>
      </w:r>
    </w:p>
    <w:p w:rsidR="009736BF" w:rsidRPr="009B10CA" w:rsidRDefault="009736BF" w:rsidP="009736BF">
      <w:pPr>
        <w:shd w:val="clear" w:color="auto" w:fill="FFFFFF"/>
        <w:spacing w:line="276" w:lineRule="auto"/>
        <w:jc w:val="both"/>
        <w:textAlignment w:val="baseline"/>
        <w:rPr>
          <w:rFonts w:ascii="Times New Roman" w:hAnsi="Times New Roman"/>
          <w:color w:val="444444"/>
          <w:szCs w:val="28"/>
        </w:rPr>
      </w:pPr>
      <w:r w:rsidRPr="009B10CA">
        <w:rPr>
          <w:rFonts w:ascii="Times New Roman" w:hAnsi="Times New Roman"/>
          <w:szCs w:val="28"/>
          <w:bdr w:val="none" w:sz="0" w:space="0" w:color="auto" w:frame="1"/>
        </w:rPr>
        <w:t>- Thông qua việc hiểu biết về thế giới tự nhiên bằng việc vận dụng kiến thức đã học để tìm hiểu giúp các em ý thức được hoạt động của bản</w:t>
      </w:r>
      <w:r w:rsidRPr="009B10CA">
        <w:rPr>
          <w:rFonts w:ascii="Times New Roman" w:hAnsi="Times New Roman"/>
          <w:color w:val="000000"/>
          <w:szCs w:val="28"/>
          <w:bdr w:val="none" w:sz="0" w:space="0" w:color="auto" w:frame="1"/>
        </w:rPr>
        <w:t xml:space="preserve"> thân, có trách nhiệm với chính mình, với gia </w:t>
      </w:r>
      <w:r w:rsidRPr="009B10CA">
        <w:rPr>
          <w:rFonts w:ascii="Times New Roman" w:hAnsi="Times New Roman"/>
          <w:color w:val="000000"/>
          <w:spacing w:val="-6"/>
          <w:szCs w:val="28"/>
          <w:bdr w:val="none" w:sz="0" w:space="0" w:color="auto" w:frame="1"/>
        </w:rPr>
        <w:t>đình, nhà trường và xã hội ngay trong cuộc sống hiện tại cũng như tương lai sau này của các em;</w:t>
      </w:r>
    </w:p>
    <w:p w:rsidR="009736BF" w:rsidRPr="009B10CA" w:rsidRDefault="009736BF" w:rsidP="009736BF">
      <w:pPr>
        <w:shd w:val="clear" w:color="auto" w:fill="FFFFFF"/>
        <w:spacing w:line="276" w:lineRule="auto"/>
        <w:jc w:val="both"/>
        <w:textAlignment w:val="baseline"/>
        <w:rPr>
          <w:rFonts w:ascii="Times New Roman" w:hAnsi="Times New Roman"/>
          <w:color w:val="444444"/>
          <w:szCs w:val="28"/>
        </w:rPr>
      </w:pPr>
      <w:r w:rsidRPr="009B10CA">
        <w:rPr>
          <w:rFonts w:ascii="Times New Roman" w:hAnsi="Times New Roman"/>
          <w:color w:val="000000"/>
          <w:szCs w:val="28"/>
          <w:bdr w:val="none" w:sz="0" w:space="0" w:color="auto" w:frame="1"/>
        </w:rPr>
        <w:t>- Đem lại niềm vui, tạo hứng thú học tập cho học sinh. Phát triển ở các em tính tích cực, tự lập, sáng tạo để vượt qua khó khăn, tạo hứng thú trong học tập.</w:t>
      </w:r>
    </w:p>
    <w:p w:rsidR="009736BF" w:rsidRPr="009B10CA" w:rsidRDefault="009736BF" w:rsidP="009736BF">
      <w:pPr>
        <w:shd w:val="clear" w:color="auto" w:fill="FFFFFF"/>
        <w:spacing w:line="276" w:lineRule="auto"/>
        <w:jc w:val="both"/>
        <w:textAlignment w:val="baseline"/>
        <w:rPr>
          <w:rFonts w:ascii="Times New Roman" w:hAnsi="Times New Roman"/>
          <w:szCs w:val="28"/>
        </w:rPr>
      </w:pPr>
      <w:r w:rsidRPr="009B10CA">
        <w:rPr>
          <w:rFonts w:ascii="Times New Roman" w:hAnsi="Times New Roman"/>
          <w:szCs w:val="28"/>
        </w:rPr>
        <w:t>- Thiết lập các mối quan hệ theo một logic nhất định những kiến thức, kỹ năng khác nhau để thực hiện một hoạt động phức hợp.</w:t>
      </w:r>
    </w:p>
    <w:p w:rsidR="009736BF" w:rsidRPr="009B10CA" w:rsidRDefault="009736BF" w:rsidP="009736BF">
      <w:pPr>
        <w:shd w:val="clear" w:color="auto" w:fill="FFFFFF"/>
        <w:spacing w:line="276" w:lineRule="auto"/>
        <w:jc w:val="both"/>
        <w:textAlignment w:val="baseline"/>
        <w:rPr>
          <w:rFonts w:ascii="Times New Roman" w:hAnsi="Times New Roman"/>
          <w:szCs w:val="28"/>
        </w:rPr>
      </w:pPr>
      <w:r w:rsidRPr="009B10CA">
        <w:rPr>
          <w:rFonts w:ascii="Times New Roman" w:hAnsi="Times New Roman"/>
          <w:szCs w:val="28"/>
        </w:rPr>
        <w:t>- Lựa chọn những thông tin, kiến thức, kỹ năng cần cho học sinh thực hiện được các hoạt động thiết thực trong các tình huống học tập, đời sống hàng ngày, làm cho học sinh hòa nhập vào thế giới cuộc sống.</w:t>
      </w:r>
    </w:p>
    <w:p w:rsidR="009736BF" w:rsidRPr="009B10CA" w:rsidRDefault="009736BF" w:rsidP="009736BF">
      <w:pPr>
        <w:spacing w:line="276" w:lineRule="auto"/>
        <w:jc w:val="both"/>
        <w:rPr>
          <w:rFonts w:ascii="Times New Roman" w:hAnsi="Times New Roman"/>
          <w:szCs w:val="28"/>
        </w:rPr>
      </w:pPr>
      <w:r w:rsidRPr="009B10CA">
        <w:rPr>
          <w:rFonts w:ascii="Times New Roman" w:hAnsi="Times New Roman"/>
          <w:b/>
          <w:szCs w:val="28"/>
        </w:rPr>
        <w:t xml:space="preserve">- </w:t>
      </w:r>
      <w:r w:rsidRPr="009B10CA">
        <w:rPr>
          <w:rFonts w:ascii="Times New Roman" w:hAnsi="Times New Roman"/>
          <w:szCs w:val="28"/>
        </w:rPr>
        <w:t xml:space="preserve"> Chủ đề góp phần giúp học sinh học thấy được mối quan hệ giữa học văn bản và làm văn trong nhà trường đề phát trỉển hoàn thiện kiến thức, kĩ năng và phẩm chất, năng lực theo mục tiêu mon học. Từng bước tiếp cận chương trình giáo dục PT mới.</w:t>
      </w:r>
    </w:p>
    <w:p w:rsidR="009736BF" w:rsidRPr="009B10CA" w:rsidRDefault="009736BF" w:rsidP="009736BF">
      <w:pPr>
        <w:shd w:val="clear" w:color="auto" w:fill="FFFFFF"/>
        <w:spacing w:line="276" w:lineRule="auto"/>
        <w:jc w:val="both"/>
        <w:textAlignment w:val="baseline"/>
        <w:rPr>
          <w:rFonts w:ascii="Times New Roman" w:hAnsi="Times New Roman"/>
          <w:b/>
          <w:szCs w:val="28"/>
        </w:rPr>
      </w:pPr>
      <w:r w:rsidRPr="009B10CA">
        <w:rPr>
          <w:rFonts w:ascii="Times New Roman" w:hAnsi="Times New Roman"/>
          <w:b/>
          <w:szCs w:val="28"/>
        </w:rPr>
        <w:t>II. MỤC TIÊU CỤ THỂ CHỦ ĐỀ</w:t>
      </w:r>
    </w:p>
    <w:p w:rsidR="009736BF" w:rsidRPr="009B10CA" w:rsidRDefault="009736BF" w:rsidP="009736BF">
      <w:pPr>
        <w:spacing w:line="276" w:lineRule="auto"/>
        <w:jc w:val="both"/>
        <w:rPr>
          <w:rFonts w:ascii="Times New Roman" w:hAnsi="Times New Roman"/>
          <w:b/>
          <w:color w:val="0000CC"/>
          <w:szCs w:val="28"/>
          <w:lang w:val="da-DK"/>
        </w:rPr>
      </w:pPr>
      <w:r w:rsidRPr="009B10CA">
        <w:rPr>
          <w:rFonts w:ascii="Times New Roman" w:hAnsi="Times New Roman"/>
          <w:b/>
          <w:color w:val="0000CC"/>
          <w:szCs w:val="28"/>
          <w:lang w:val="da-DK"/>
        </w:rPr>
        <w:t>1. Kiến thức/ kỹ năng/ thái độ</w:t>
      </w:r>
    </w:p>
    <w:p w:rsidR="009736BF" w:rsidRPr="009B10CA" w:rsidRDefault="009736BF" w:rsidP="009736BF">
      <w:pPr>
        <w:spacing w:line="276" w:lineRule="auto"/>
        <w:jc w:val="both"/>
        <w:rPr>
          <w:rFonts w:ascii="Times New Roman" w:hAnsi="Times New Roman"/>
          <w:b/>
          <w:i/>
          <w:color w:val="0000CC"/>
          <w:szCs w:val="28"/>
          <w:lang w:val="da-DK"/>
        </w:rPr>
      </w:pPr>
      <w:r w:rsidRPr="009B10CA">
        <w:rPr>
          <w:rFonts w:ascii="Times New Roman" w:hAnsi="Times New Roman"/>
          <w:b/>
          <w:i/>
          <w:color w:val="0000CC"/>
          <w:szCs w:val="28"/>
          <w:lang w:val="da-DK"/>
        </w:rPr>
        <w:t>1.1.Đọc- hiểu</w:t>
      </w:r>
    </w:p>
    <w:p w:rsidR="009736BF" w:rsidRPr="009B10CA" w:rsidRDefault="009736BF" w:rsidP="009736BF">
      <w:pPr>
        <w:shd w:val="clear" w:color="auto" w:fill="FFFFFF"/>
        <w:spacing w:line="276" w:lineRule="auto"/>
        <w:jc w:val="both"/>
        <w:rPr>
          <w:rFonts w:ascii="Times New Roman" w:hAnsi="Times New Roman"/>
          <w:szCs w:val="28"/>
        </w:rPr>
      </w:pPr>
      <w:r w:rsidRPr="009B10CA">
        <w:rPr>
          <w:rFonts w:ascii="Times New Roman" w:hAnsi="Times New Roman"/>
          <w:i/>
          <w:color w:val="0000CC"/>
          <w:szCs w:val="28"/>
          <w:lang w:val="da-DK"/>
        </w:rPr>
        <w:t>1.1.1. Đọc hiểu nội dung</w:t>
      </w:r>
      <w:r w:rsidRPr="009B10CA">
        <w:rPr>
          <w:rFonts w:ascii="Times New Roman" w:hAnsi="Times New Roman"/>
          <w:color w:val="0000CC"/>
          <w:szCs w:val="28"/>
          <w:lang w:val="da-DK"/>
        </w:rPr>
        <w:t xml:space="preserve">: </w:t>
      </w:r>
      <w:r w:rsidR="0005396B">
        <w:rPr>
          <w:rFonts w:ascii="Times New Roman" w:hAnsi="Times New Roman"/>
          <w:szCs w:val="28"/>
          <w:lang w:val="da-DK"/>
        </w:rPr>
        <w:t>Qua chủ đề văn bản – Tiếng Việt</w:t>
      </w:r>
      <w:r w:rsidRPr="009B10CA">
        <w:rPr>
          <w:rFonts w:ascii="Times New Roman" w:hAnsi="Times New Roman"/>
          <w:szCs w:val="28"/>
          <w:lang w:val="da-DK"/>
        </w:rPr>
        <w:t>, học sinh hiểu</w:t>
      </w:r>
      <w:r w:rsidR="00767DDA">
        <w:rPr>
          <w:rFonts w:ascii="Times New Roman" w:hAnsi="Times New Roman"/>
          <w:szCs w:val="28"/>
          <w:lang w:val="da-DK"/>
        </w:rPr>
        <w:t xml:space="preserve"> được sự cần thiết của việc hạn chế sử dụng bao bì ni lông</w:t>
      </w:r>
      <w:r w:rsidRPr="009B10CA">
        <w:rPr>
          <w:rFonts w:ascii="Times New Roman" w:hAnsi="Times New Roman"/>
          <w:szCs w:val="28"/>
        </w:rPr>
        <w:t xml:space="preserve"> (</w:t>
      </w:r>
      <w:r w:rsidR="00767DDA">
        <w:rPr>
          <w:rFonts w:ascii="Times New Roman" w:hAnsi="Times New Roman"/>
          <w:i/>
          <w:szCs w:val="28"/>
        </w:rPr>
        <w:t>Thông tin về ngày Trái đất năm 2000</w:t>
      </w:r>
      <w:r w:rsidR="00767DDA">
        <w:rPr>
          <w:rFonts w:ascii="Times New Roman" w:hAnsi="Times New Roman"/>
          <w:szCs w:val="28"/>
        </w:rPr>
        <w:t>) và tác hại khủng khiếp của khói thuốc lá, tệ nghiện thuốc lá (</w:t>
      </w:r>
      <w:r w:rsidR="00767DDA" w:rsidRPr="00767DDA">
        <w:rPr>
          <w:rFonts w:ascii="Times New Roman" w:hAnsi="Times New Roman"/>
          <w:i/>
          <w:szCs w:val="28"/>
        </w:rPr>
        <w:t>Ôn dịch, thuốc lá</w:t>
      </w:r>
      <w:r w:rsidR="00767DDA">
        <w:rPr>
          <w:rFonts w:ascii="Times New Roman" w:hAnsi="Times New Roman"/>
          <w:szCs w:val="28"/>
        </w:rPr>
        <w:t>)</w:t>
      </w:r>
      <w:r w:rsidRPr="009B10CA">
        <w:rPr>
          <w:rFonts w:ascii="Times New Roman" w:hAnsi="Times New Roman"/>
          <w:szCs w:val="28"/>
        </w:rPr>
        <w:t>.</w:t>
      </w:r>
    </w:p>
    <w:p w:rsidR="009736BF" w:rsidRPr="009B10CA" w:rsidRDefault="009736BF" w:rsidP="009736BF">
      <w:pPr>
        <w:spacing w:line="276" w:lineRule="auto"/>
        <w:jc w:val="both"/>
        <w:rPr>
          <w:rFonts w:ascii="Times New Roman" w:hAnsi="Times New Roman"/>
          <w:spacing w:val="-6"/>
          <w:szCs w:val="28"/>
          <w:lang w:val="da-DK"/>
        </w:rPr>
      </w:pPr>
      <w:r w:rsidRPr="009B10CA">
        <w:rPr>
          <w:rFonts w:ascii="Times New Roman" w:hAnsi="Times New Roman"/>
          <w:i/>
          <w:color w:val="0000CC"/>
          <w:szCs w:val="28"/>
          <w:lang w:val="da-DK"/>
        </w:rPr>
        <w:t>1.1.2. Đọc hiểu hình thức:</w:t>
      </w:r>
      <w:r w:rsidRPr="009B10CA">
        <w:rPr>
          <w:rFonts w:ascii="Times New Roman" w:hAnsi="Times New Roman"/>
          <w:color w:val="0000CC"/>
          <w:szCs w:val="28"/>
          <w:lang w:val="da-DK"/>
        </w:rPr>
        <w:t xml:space="preserve"> </w:t>
      </w:r>
      <w:r w:rsidRPr="009B10CA">
        <w:rPr>
          <w:rFonts w:ascii="Times New Roman" w:hAnsi="Times New Roman"/>
          <w:szCs w:val="28"/>
          <w:lang w:val="da-DK"/>
        </w:rPr>
        <w:t>Nắm được</w:t>
      </w:r>
      <w:r w:rsidR="00767DDA">
        <w:rPr>
          <w:rFonts w:ascii="Times New Roman" w:hAnsi="Times New Roman"/>
          <w:szCs w:val="28"/>
          <w:lang w:val="da-DK"/>
        </w:rPr>
        <w:t xml:space="preserve"> hệ thống luận điểm</w:t>
      </w:r>
      <w:r w:rsidRPr="009B10CA">
        <w:rPr>
          <w:rFonts w:ascii="Times New Roman" w:hAnsi="Times New Roman"/>
          <w:spacing w:val="-6"/>
          <w:szCs w:val="28"/>
          <w:lang w:val="da-DK"/>
        </w:rPr>
        <w:t xml:space="preserve">. </w:t>
      </w:r>
      <w:r w:rsidRPr="009B10CA">
        <w:rPr>
          <w:rFonts w:ascii="Times New Roman" w:hAnsi="Times New Roman"/>
          <w:spacing w:val="-6"/>
          <w:szCs w:val="28"/>
        </w:rPr>
        <w:t>Bước đầu bi</w:t>
      </w:r>
      <w:r w:rsidR="00767DDA">
        <w:rPr>
          <w:rFonts w:ascii="Times New Roman" w:hAnsi="Times New Roman"/>
          <w:spacing w:val="-6"/>
          <w:szCs w:val="28"/>
        </w:rPr>
        <w:t>ết đọc - hiểu một văn bản tuyết minh</w:t>
      </w:r>
      <w:r w:rsidRPr="009B10CA">
        <w:rPr>
          <w:rFonts w:ascii="Times New Roman" w:hAnsi="Times New Roman"/>
          <w:spacing w:val="-6"/>
          <w:szCs w:val="28"/>
        </w:rPr>
        <w:t>. Vận dụng kiến thức về sự kết hợp các phương t</w:t>
      </w:r>
      <w:r w:rsidR="00767DDA">
        <w:rPr>
          <w:rFonts w:ascii="Times New Roman" w:hAnsi="Times New Roman"/>
          <w:spacing w:val="-6"/>
          <w:szCs w:val="28"/>
        </w:rPr>
        <w:t>hức biểu đạt trong văn bản thuyết minh để viết được đoạn văn nêu suy nghĩ, ý kiến</w:t>
      </w:r>
      <w:r w:rsidRPr="009B10CA">
        <w:rPr>
          <w:rFonts w:ascii="Times New Roman" w:hAnsi="Times New Roman"/>
          <w:spacing w:val="-6"/>
          <w:szCs w:val="28"/>
        </w:rPr>
        <w:t>.</w:t>
      </w:r>
    </w:p>
    <w:p w:rsidR="009736BF" w:rsidRPr="009B10CA" w:rsidRDefault="009736BF" w:rsidP="009736BF">
      <w:pPr>
        <w:spacing w:line="276" w:lineRule="auto"/>
        <w:jc w:val="both"/>
        <w:rPr>
          <w:rFonts w:ascii="Times New Roman" w:hAnsi="Times New Roman"/>
          <w:color w:val="000000"/>
          <w:szCs w:val="28"/>
        </w:rPr>
      </w:pPr>
      <w:r w:rsidRPr="009B10CA">
        <w:rPr>
          <w:rFonts w:ascii="Times New Roman" w:hAnsi="Times New Roman"/>
          <w:i/>
          <w:color w:val="0000CC"/>
          <w:szCs w:val="28"/>
          <w:lang w:val="da-DK"/>
        </w:rPr>
        <w:t>1.1.3. Liên hệ, so sánh, kết nối:</w:t>
      </w:r>
      <w:r w:rsidRPr="009B10CA">
        <w:rPr>
          <w:rFonts w:ascii="Times New Roman" w:hAnsi="Times New Roman"/>
          <w:color w:val="0000CC"/>
          <w:szCs w:val="28"/>
          <w:lang w:val="da-DK"/>
        </w:rPr>
        <w:t xml:space="preserve"> </w:t>
      </w:r>
      <w:r>
        <w:rPr>
          <w:rFonts w:ascii="Times New Roman" w:hAnsi="Times New Roman"/>
          <w:color w:val="000000"/>
          <w:szCs w:val="28"/>
        </w:rPr>
        <w:t xml:space="preserve">- Văn bản “Bức thư của thủ lĩnh da đỏ” – tác giả </w:t>
      </w:r>
      <w:r w:rsidR="00767DDA">
        <w:rPr>
          <w:rFonts w:ascii="Times New Roman" w:hAnsi="Times New Roman"/>
          <w:color w:val="000000"/>
          <w:szCs w:val="28"/>
        </w:rPr>
        <w:t>Xi-át-tơn</w:t>
      </w:r>
      <w:r w:rsidRPr="009B10CA">
        <w:rPr>
          <w:rFonts w:ascii="Times New Roman" w:hAnsi="Times New Roman"/>
          <w:color w:val="000000"/>
          <w:szCs w:val="28"/>
        </w:rPr>
        <w:t>, được trích dẫn trong chương trình </w:t>
      </w:r>
      <w:r w:rsidR="00767DDA">
        <w:rPr>
          <w:rFonts w:ascii="Times New Roman" w:hAnsi="Times New Roman"/>
          <w:i/>
          <w:iCs/>
          <w:color w:val="000000"/>
          <w:szCs w:val="28"/>
        </w:rPr>
        <w:t>Ngữ văn 6</w:t>
      </w:r>
      <w:r w:rsidRPr="009B10CA">
        <w:rPr>
          <w:rFonts w:ascii="Times New Roman" w:hAnsi="Times New Roman"/>
          <w:i/>
          <w:iCs/>
          <w:color w:val="000000"/>
          <w:szCs w:val="28"/>
        </w:rPr>
        <w:t>, tập I.</w:t>
      </w:r>
    </w:p>
    <w:p w:rsidR="009736BF" w:rsidRPr="009B10CA" w:rsidRDefault="00767DDA" w:rsidP="009736BF">
      <w:pPr>
        <w:spacing w:line="276" w:lineRule="auto"/>
        <w:jc w:val="both"/>
        <w:rPr>
          <w:rFonts w:ascii="Times New Roman" w:hAnsi="Times New Roman"/>
          <w:color w:val="000000"/>
          <w:szCs w:val="28"/>
        </w:rPr>
      </w:pPr>
      <w:r>
        <w:rPr>
          <w:rFonts w:ascii="Times New Roman" w:hAnsi="Times New Roman"/>
          <w:color w:val="000000"/>
          <w:szCs w:val="28"/>
        </w:rPr>
        <w:t>- Bài viết “Tác hại khôn lường của sản hẩm nhựa dùng một lần” – tác giả Hải Nguyễn, được đăng trên Vietnamnet.</w:t>
      </w:r>
    </w:p>
    <w:p w:rsidR="009736BF" w:rsidRDefault="009736BF" w:rsidP="009736BF">
      <w:pPr>
        <w:spacing w:line="276" w:lineRule="auto"/>
        <w:jc w:val="both"/>
        <w:rPr>
          <w:rFonts w:ascii="Times New Roman" w:hAnsi="Times New Roman"/>
          <w:szCs w:val="28"/>
          <w:lang w:val="da-DK"/>
        </w:rPr>
      </w:pPr>
      <w:r w:rsidRPr="009B10CA">
        <w:rPr>
          <w:rFonts w:ascii="Times New Roman" w:hAnsi="Times New Roman"/>
          <w:szCs w:val="28"/>
          <w:lang w:val="da-DK"/>
        </w:rPr>
        <w:lastRenderedPageBreak/>
        <w:t xml:space="preserve">- Có kĩ năng vận dụng phương pháp học tập vào Đọc </w:t>
      </w:r>
      <w:r w:rsidR="00767DDA">
        <w:rPr>
          <w:rFonts w:ascii="Times New Roman" w:hAnsi="Times New Roman"/>
          <w:szCs w:val="28"/>
          <w:lang w:val="da-DK"/>
        </w:rPr>
        <w:t>- Hiểu những văn bản nhật dụng khác.</w:t>
      </w:r>
      <w:r w:rsidRPr="009B10CA">
        <w:rPr>
          <w:rFonts w:ascii="Times New Roman" w:hAnsi="Times New Roman"/>
          <w:szCs w:val="28"/>
          <w:lang w:val="da-DK"/>
        </w:rPr>
        <w:t xml:space="preserve"> </w:t>
      </w:r>
    </w:p>
    <w:p w:rsidR="0005396B" w:rsidRPr="009B10CA" w:rsidRDefault="0005396B" w:rsidP="009736BF">
      <w:pPr>
        <w:spacing w:line="276" w:lineRule="auto"/>
        <w:jc w:val="both"/>
        <w:rPr>
          <w:rFonts w:ascii="Times New Roman" w:hAnsi="Times New Roman"/>
          <w:szCs w:val="28"/>
          <w:shd w:val="clear" w:color="auto" w:fill="F8F8F8"/>
          <w:lang w:val="da-DK"/>
        </w:rPr>
      </w:pPr>
      <w:r>
        <w:rPr>
          <w:rFonts w:ascii="Times New Roman" w:hAnsi="Times New Roman"/>
          <w:szCs w:val="28"/>
          <w:lang w:val="da-DK"/>
        </w:rPr>
        <w:t>- Biết vận dụng câu ghép trong diễn đạt.</w:t>
      </w:r>
    </w:p>
    <w:p w:rsidR="009736BF" w:rsidRPr="009B10CA" w:rsidRDefault="009736BF" w:rsidP="009736BF">
      <w:pPr>
        <w:spacing w:line="276" w:lineRule="auto"/>
        <w:jc w:val="both"/>
        <w:rPr>
          <w:rFonts w:ascii="Times New Roman" w:hAnsi="Times New Roman"/>
          <w:szCs w:val="28"/>
          <w:lang w:val="es-MX"/>
        </w:rPr>
      </w:pPr>
      <w:r w:rsidRPr="009B10CA">
        <w:rPr>
          <w:rFonts w:ascii="Times New Roman" w:hAnsi="Times New Roman"/>
          <w:i/>
          <w:color w:val="0000CC"/>
          <w:szCs w:val="28"/>
          <w:lang w:val="es-MX"/>
        </w:rPr>
        <w:t>1.1.4. Đọc mở rộng</w:t>
      </w:r>
      <w:r w:rsidRPr="009B10CA">
        <w:rPr>
          <w:rFonts w:ascii="Times New Roman" w:hAnsi="Times New Roman"/>
          <w:color w:val="0000CC"/>
          <w:szCs w:val="28"/>
          <w:lang w:val="es-MX"/>
        </w:rPr>
        <w:t xml:space="preserve">: </w:t>
      </w:r>
      <w:r w:rsidR="00767DDA">
        <w:rPr>
          <w:rFonts w:ascii="Times New Roman" w:hAnsi="Times New Roman"/>
          <w:szCs w:val="28"/>
          <w:lang w:val="es-MX"/>
        </w:rPr>
        <w:t>tìm đọc một số văn bản khác cùng đề tài</w:t>
      </w:r>
      <w:r w:rsidRPr="009B10CA">
        <w:rPr>
          <w:rFonts w:ascii="Times New Roman" w:hAnsi="Times New Roman"/>
          <w:szCs w:val="28"/>
          <w:lang w:val="es-MX"/>
        </w:rPr>
        <w:t>. Chia sẻ những điều mình tâm đắc.</w:t>
      </w:r>
    </w:p>
    <w:p w:rsidR="009736BF" w:rsidRPr="009B10CA" w:rsidRDefault="009736BF" w:rsidP="009736BF">
      <w:pPr>
        <w:spacing w:line="276" w:lineRule="auto"/>
        <w:jc w:val="both"/>
        <w:rPr>
          <w:rFonts w:ascii="Times New Roman" w:hAnsi="Times New Roman"/>
          <w:b/>
          <w:i/>
          <w:color w:val="0000CC"/>
          <w:szCs w:val="28"/>
          <w:lang w:val="es-MX"/>
        </w:rPr>
      </w:pPr>
      <w:r w:rsidRPr="009B10CA">
        <w:rPr>
          <w:rFonts w:ascii="Times New Roman" w:hAnsi="Times New Roman"/>
          <w:b/>
          <w:i/>
          <w:color w:val="0000CC"/>
          <w:szCs w:val="28"/>
          <w:lang w:val="es-MX"/>
        </w:rPr>
        <w:t xml:space="preserve">1.2. Viết: </w:t>
      </w:r>
    </w:p>
    <w:p w:rsidR="009736BF" w:rsidRPr="009B10CA" w:rsidRDefault="009736BF" w:rsidP="009736BF">
      <w:pPr>
        <w:spacing w:line="276" w:lineRule="auto"/>
        <w:jc w:val="both"/>
        <w:rPr>
          <w:rFonts w:ascii="Times New Roman" w:hAnsi="Times New Roman"/>
          <w:szCs w:val="28"/>
          <w:lang w:val="es-MX"/>
        </w:rPr>
      </w:pPr>
      <w:r w:rsidRPr="009B10CA">
        <w:rPr>
          <w:rFonts w:ascii="Times New Roman" w:hAnsi="Times New Roman"/>
          <w:b/>
          <w:i/>
          <w:szCs w:val="28"/>
          <w:lang w:val="es-MX"/>
        </w:rPr>
        <w:t xml:space="preserve">-Thực hành viết: </w:t>
      </w:r>
      <w:r w:rsidRPr="009B10CA">
        <w:rPr>
          <w:rFonts w:ascii="Times New Roman" w:hAnsi="Times New Roman"/>
          <w:szCs w:val="28"/>
          <w:lang w:val="es-MX"/>
        </w:rPr>
        <w:t>Viết được bài theo chủ đề được định hướng và có bố cục hợp lý.</w:t>
      </w:r>
    </w:p>
    <w:p w:rsidR="009736BF" w:rsidRPr="009B10CA" w:rsidRDefault="009736BF" w:rsidP="009736BF">
      <w:pPr>
        <w:spacing w:line="276" w:lineRule="auto"/>
        <w:jc w:val="both"/>
        <w:rPr>
          <w:rFonts w:ascii="Times New Roman" w:hAnsi="Times New Roman"/>
          <w:b/>
          <w:i/>
          <w:color w:val="0000CC"/>
          <w:szCs w:val="28"/>
          <w:lang w:val="es-MX"/>
        </w:rPr>
      </w:pPr>
      <w:r w:rsidRPr="009B10CA">
        <w:rPr>
          <w:rFonts w:ascii="Times New Roman" w:hAnsi="Times New Roman"/>
          <w:b/>
          <w:i/>
          <w:color w:val="0000CC"/>
          <w:szCs w:val="28"/>
          <w:lang w:val="es-MX"/>
        </w:rPr>
        <w:t>1.3. Nghe - Nói</w:t>
      </w:r>
    </w:p>
    <w:p w:rsidR="009736BF" w:rsidRPr="009B10CA" w:rsidRDefault="009736BF" w:rsidP="009736BF">
      <w:pPr>
        <w:spacing w:line="276" w:lineRule="auto"/>
        <w:jc w:val="both"/>
        <w:rPr>
          <w:rFonts w:ascii="Times New Roman" w:hAnsi="Times New Roman"/>
          <w:szCs w:val="28"/>
          <w:shd w:val="clear" w:color="auto" w:fill="F8F8F8"/>
          <w:lang w:val="da-DK"/>
        </w:rPr>
      </w:pPr>
      <w:r w:rsidRPr="009B10CA">
        <w:rPr>
          <w:rFonts w:ascii="Times New Roman" w:hAnsi="Times New Roman"/>
          <w:b/>
          <w:i/>
          <w:color w:val="0000CC"/>
          <w:szCs w:val="28"/>
          <w:lang w:val="es-MX"/>
        </w:rPr>
        <w:t xml:space="preserve">- Nói: </w:t>
      </w:r>
      <w:r w:rsidRPr="009B10CA">
        <w:rPr>
          <w:rFonts w:ascii="Times New Roman" w:hAnsi="Times New Roman"/>
          <w:szCs w:val="28"/>
          <w:lang w:val="da-DK"/>
        </w:rPr>
        <w:t>kể lại một cách tóm tắt  và nêu nhận xét về nội dung và nghệ thuậ</w:t>
      </w:r>
      <w:r w:rsidRPr="009B10CA">
        <w:rPr>
          <w:rFonts w:ascii="Times New Roman" w:hAnsi="Times New Roman"/>
          <w:szCs w:val="28"/>
          <w:shd w:val="clear" w:color="auto" w:fill="F8F8F8"/>
          <w:lang w:val="da-DK"/>
        </w:rPr>
        <w:t xml:space="preserve">t </w:t>
      </w:r>
      <w:r w:rsidRPr="009B10CA">
        <w:rPr>
          <w:rFonts w:ascii="Times New Roman" w:hAnsi="Times New Roman"/>
          <w:szCs w:val="28"/>
          <w:lang w:val="da-DK"/>
        </w:rPr>
        <w:t>của hai tác phẩm được học trong chủ đề</w:t>
      </w:r>
    </w:p>
    <w:p w:rsidR="009736BF" w:rsidRPr="009B10CA" w:rsidRDefault="009736BF" w:rsidP="009736BF">
      <w:pPr>
        <w:spacing w:line="276" w:lineRule="auto"/>
        <w:jc w:val="both"/>
        <w:rPr>
          <w:rFonts w:ascii="Times New Roman" w:hAnsi="Times New Roman"/>
          <w:b/>
          <w:i/>
          <w:color w:val="0000CC"/>
          <w:szCs w:val="28"/>
          <w:lang w:val="es-MX"/>
        </w:rPr>
      </w:pPr>
      <w:r w:rsidRPr="009B10CA">
        <w:rPr>
          <w:rFonts w:ascii="Times New Roman" w:hAnsi="Times New Roman"/>
          <w:color w:val="0000CC"/>
          <w:szCs w:val="28"/>
          <w:lang w:val="es-MX"/>
        </w:rPr>
        <w:t>-</w:t>
      </w:r>
      <w:r w:rsidRPr="009B10CA">
        <w:rPr>
          <w:rFonts w:ascii="Times New Roman" w:hAnsi="Times New Roman"/>
          <w:b/>
          <w:i/>
          <w:color w:val="0000CC"/>
          <w:szCs w:val="28"/>
          <w:lang w:val="es-MX"/>
        </w:rPr>
        <w:t>Nghe</w:t>
      </w:r>
      <w:r w:rsidRPr="009B10CA">
        <w:rPr>
          <w:rFonts w:ascii="Times New Roman" w:hAnsi="Times New Roman"/>
          <w:color w:val="0000CC"/>
          <w:szCs w:val="28"/>
          <w:lang w:val="es-MX"/>
        </w:rPr>
        <w:t xml:space="preserve">: Lắng nghe và </w:t>
      </w:r>
      <w:r w:rsidRPr="009B10CA">
        <w:rPr>
          <w:rFonts w:ascii="Times New Roman" w:hAnsi="Times New Roman"/>
          <w:szCs w:val="28"/>
          <w:lang w:val="es-MX"/>
        </w:rPr>
        <w:t>tóm tắt được nội dung trình bày của thầy và bạn.</w:t>
      </w:r>
    </w:p>
    <w:p w:rsidR="009736BF" w:rsidRPr="009B10CA" w:rsidRDefault="009736BF" w:rsidP="009736BF">
      <w:pPr>
        <w:spacing w:line="276" w:lineRule="auto"/>
        <w:jc w:val="both"/>
        <w:rPr>
          <w:rFonts w:ascii="Times New Roman" w:hAnsi="Times New Roman"/>
          <w:color w:val="0000CC"/>
          <w:szCs w:val="28"/>
          <w:lang w:val="es-MX"/>
        </w:rPr>
      </w:pPr>
      <w:r w:rsidRPr="009B10CA">
        <w:rPr>
          <w:rFonts w:ascii="Times New Roman" w:hAnsi="Times New Roman"/>
          <w:color w:val="0000CC"/>
          <w:szCs w:val="28"/>
          <w:lang w:val="es-MX"/>
        </w:rPr>
        <w:t>-</w:t>
      </w:r>
      <w:r w:rsidRPr="009B10CA">
        <w:rPr>
          <w:rFonts w:ascii="Times New Roman" w:hAnsi="Times New Roman"/>
          <w:b/>
          <w:i/>
          <w:color w:val="0000CC"/>
          <w:szCs w:val="28"/>
          <w:lang w:val="es-MX"/>
        </w:rPr>
        <w:t>Nói nghe tương tác:</w:t>
      </w:r>
      <w:r w:rsidRPr="009B10CA">
        <w:rPr>
          <w:rFonts w:ascii="Times New Roman" w:hAnsi="Times New Roman"/>
          <w:color w:val="0000CC"/>
          <w:szCs w:val="28"/>
          <w:lang w:val="es-MX"/>
        </w:rPr>
        <w:t xml:space="preserve"> </w:t>
      </w:r>
      <w:r w:rsidRPr="009B10CA">
        <w:rPr>
          <w:rFonts w:ascii="Times New Roman" w:hAnsi="Times New Roman"/>
          <w:szCs w:val="28"/>
          <w:lang w:val="es-MX"/>
        </w:rPr>
        <w:t>Biết tham gia thảo luận trong nhóm  về một vấn đề cần có giải pháp thống nhất, biết đặt câu hỏi và trả lời, biết nêu một vài đề xuất dựa trên các ý tưởng được trình bày trong quá trình thảo luận</w:t>
      </w:r>
      <w:r w:rsidRPr="009B10CA">
        <w:rPr>
          <w:rFonts w:ascii="Times New Roman" w:hAnsi="Times New Roman"/>
          <w:color w:val="0000CC"/>
          <w:szCs w:val="28"/>
          <w:lang w:val="es-MX"/>
        </w:rPr>
        <w:t>.</w:t>
      </w:r>
    </w:p>
    <w:p w:rsidR="009736BF" w:rsidRPr="009B10CA" w:rsidRDefault="009736BF" w:rsidP="009736BF">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2.</w:t>
      </w:r>
      <w:r w:rsidRPr="009B10CA">
        <w:rPr>
          <w:rFonts w:ascii="Times New Roman" w:hAnsi="Times New Roman"/>
          <w:b/>
          <w:i/>
          <w:szCs w:val="28"/>
          <w:lang w:val="pt-BR"/>
        </w:rPr>
        <w:t>Phát triển phẩm chất, năng lực</w:t>
      </w:r>
    </w:p>
    <w:p w:rsidR="009736BF" w:rsidRPr="009B10CA" w:rsidRDefault="009736BF" w:rsidP="009736BF">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2.1.Phẩm chất chủ yếu:</w:t>
      </w:r>
    </w:p>
    <w:p w:rsidR="009736BF" w:rsidRPr="009B10CA" w:rsidRDefault="009736BF" w:rsidP="009736BF">
      <w:pPr>
        <w:spacing w:line="276" w:lineRule="auto"/>
        <w:jc w:val="both"/>
        <w:rPr>
          <w:rFonts w:ascii="Times New Roman" w:hAnsi="Times New Roman"/>
          <w:color w:val="0000CC"/>
          <w:szCs w:val="28"/>
          <w:lang w:val="da-DK"/>
        </w:rPr>
      </w:pPr>
      <w:r w:rsidRPr="009B10CA">
        <w:rPr>
          <w:rFonts w:ascii="Times New Roman" w:hAnsi="Times New Roman"/>
          <w:color w:val="0000CC"/>
          <w:szCs w:val="28"/>
          <w:lang w:val="da-DK"/>
        </w:rPr>
        <w:t xml:space="preserve">- </w:t>
      </w:r>
      <w:r w:rsidRPr="009B10CA">
        <w:rPr>
          <w:rFonts w:ascii="Times New Roman" w:hAnsi="Times New Roman"/>
          <w:i/>
          <w:color w:val="0000CC"/>
          <w:szCs w:val="28"/>
          <w:lang w:val="da-DK"/>
        </w:rPr>
        <w:t>Nhân ái:</w:t>
      </w:r>
      <w:r w:rsidRPr="009B10CA">
        <w:rPr>
          <w:rFonts w:ascii="Times New Roman" w:hAnsi="Times New Roman"/>
          <w:color w:val="0000CC"/>
          <w:szCs w:val="28"/>
          <w:lang w:val="da-DK"/>
        </w:rPr>
        <w:t xml:space="preserve"> </w:t>
      </w:r>
      <w:r w:rsidRPr="009B10CA">
        <w:rPr>
          <w:rFonts w:ascii="Times New Roman" w:hAnsi="Times New Roman"/>
          <w:szCs w:val="28"/>
          <w:lang w:val="da-DK"/>
        </w:rPr>
        <w:t>Qua tìm hiểu văn bản, HS biết tôn trọng, yêu thương người thân yêu. Biết dũng cảm đấu tranh với hành vi làm tổn hại đến tình cảm gia đình, nhà trường, bạn bè. Biết đồng cảm với những số phận bất hạnh...</w:t>
      </w:r>
    </w:p>
    <w:p w:rsidR="009736BF" w:rsidRPr="009B10CA" w:rsidRDefault="009736BF" w:rsidP="009736BF">
      <w:pPr>
        <w:spacing w:line="276" w:lineRule="auto"/>
        <w:jc w:val="both"/>
        <w:rPr>
          <w:rFonts w:ascii="Times New Roman" w:hAnsi="Times New Roman"/>
          <w:color w:val="0000CC"/>
          <w:szCs w:val="28"/>
          <w:lang w:val="da-DK"/>
        </w:rPr>
      </w:pPr>
      <w:r w:rsidRPr="009B10CA">
        <w:rPr>
          <w:rFonts w:ascii="Times New Roman" w:hAnsi="Times New Roman"/>
          <w:color w:val="0000CC"/>
          <w:szCs w:val="28"/>
          <w:lang w:val="da-DK"/>
        </w:rPr>
        <w:t xml:space="preserve">- </w:t>
      </w:r>
      <w:r w:rsidRPr="009B10CA">
        <w:rPr>
          <w:rFonts w:ascii="Times New Roman" w:hAnsi="Times New Roman"/>
          <w:i/>
          <w:color w:val="0000CC"/>
          <w:szCs w:val="28"/>
          <w:lang w:val="da-DK"/>
        </w:rPr>
        <w:t>Chăm học, chăm làm</w:t>
      </w:r>
      <w:r w:rsidRPr="009B10CA">
        <w:rPr>
          <w:rFonts w:ascii="Times New Roman" w:hAnsi="Times New Roman"/>
          <w:i/>
          <w:szCs w:val="28"/>
          <w:lang w:val="da-DK"/>
        </w:rPr>
        <w:t>:</w:t>
      </w:r>
      <w:r w:rsidRPr="009B10CA">
        <w:rPr>
          <w:rFonts w:ascii="Times New Roman" w:hAnsi="Times New Roman"/>
          <w:szCs w:val="28"/>
          <w:lang w:val="da-DK"/>
        </w:rPr>
        <w:t xml:space="preserve"> HS có ý thức vận dụng bài học vào các tình huống, hoàn cảnh thực tế đời sống của bản thân. Chủ động trong mọi hoàn cảnh, biến thách thức thành cơ hội để vươn lên. Luôn có ý thức học hỏi không ngừng để đáp ứng yêu cầu hội nhập quốc tế, trở thành công dân toàn cầu.</w:t>
      </w:r>
    </w:p>
    <w:p w:rsidR="009736BF" w:rsidRPr="009B10CA" w:rsidRDefault="009736BF" w:rsidP="009736BF">
      <w:pPr>
        <w:spacing w:line="276" w:lineRule="auto"/>
        <w:jc w:val="both"/>
        <w:rPr>
          <w:rFonts w:ascii="Times New Roman" w:hAnsi="Times New Roman"/>
          <w:color w:val="0000CC"/>
          <w:szCs w:val="28"/>
          <w:lang w:val="da-DK"/>
        </w:rPr>
      </w:pPr>
      <w:r w:rsidRPr="009B10CA">
        <w:rPr>
          <w:rFonts w:ascii="Times New Roman" w:hAnsi="Times New Roman"/>
          <w:color w:val="0000CC"/>
          <w:szCs w:val="28"/>
          <w:lang w:val="da-DK"/>
        </w:rPr>
        <w:t>-</w:t>
      </w:r>
      <w:r w:rsidRPr="009B10CA">
        <w:rPr>
          <w:rFonts w:ascii="Times New Roman" w:hAnsi="Times New Roman"/>
          <w:i/>
          <w:color w:val="0000CC"/>
          <w:szCs w:val="28"/>
          <w:lang w:val="da-DK"/>
        </w:rPr>
        <w:t>Trách nhiệm:</w:t>
      </w:r>
      <w:r w:rsidRPr="009B10CA">
        <w:rPr>
          <w:rFonts w:ascii="Times New Roman" w:hAnsi="Times New Roman"/>
          <w:szCs w:val="28"/>
          <w:lang w:val="da-DK"/>
        </w:rPr>
        <w:t xml:space="preserve"> hành động có trách nhiệm với chính mình, có trách nhiệm với đất nước, dân tộc để sống hòa hợp với môi trường</w:t>
      </w:r>
      <w:r w:rsidRPr="009B10CA">
        <w:rPr>
          <w:rFonts w:ascii="Times New Roman" w:hAnsi="Times New Roman"/>
          <w:color w:val="0000CC"/>
          <w:szCs w:val="28"/>
          <w:lang w:val="da-DK"/>
        </w:rPr>
        <w:t>.</w:t>
      </w:r>
    </w:p>
    <w:p w:rsidR="009736BF" w:rsidRPr="009B10CA" w:rsidRDefault="009736BF" w:rsidP="009736BF">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 xml:space="preserve">2.2. Năng lực </w:t>
      </w:r>
    </w:p>
    <w:p w:rsidR="009736BF" w:rsidRPr="009B10CA" w:rsidRDefault="009736BF" w:rsidP="009736BF">
      <w:pPr>
        <w:spacing w:line="276" w:lineRule="auto"/>
        <w:jc w:val="both"/>
        <w:rPr>
          <w:rFonts w:ascii="Times New Roman" w:hAnsi="Times New Roman"/>
          <w:i/>
          <w:color w:val="0000CC"/>
          <w:szCs w:val="28"/>
          <w:lang w:val="da-DK"/>
        </w:rPr>
      </w:pPr>
      <w:r w:rsidRPr="009B10CA">
        <w:rPr>
          <w:rFonts w:ascii="Times New Roman" w:hAnsi="Times New Roman"/>
          <w:i/>
          <w:color w:val="0000CC"/>
          <w:szCs w:val="28"/>
          <w:lang w:val="da-DK"/>
        </w:rPr>
        <w:t>2.2.1.Năng lực chung:</w:t>
      </w:r>
    </w:p>
    <w:p w:rsidR="009736BF" w:rsidRPr="009B10CA" w:rsidRDefault="009736BF" w:rsidP="009736BF">
      <w:pPr>
        <w:spacing w:line="276" w:lineRule="auto"/>
        <w:jc w:val="both"/>
        <w:rPr>
          <w:rFonts w:ascii="Times New Roman" w:hAnsi="Times New Roman"/>
          <w:szCs w:val="28"/>
          <w:lang w:val="da-DK"/>
        </w:rPr>
      </w:pPr>
      <w:r w:rsidRPr="009B10CA">
        <w:rPr>
          <w:rFonts w:ascii="Times New Roman" w:hAnsi="Times New Roman"/>
          <w:b/>
          <w:i/>
          <w:szCs w:val="28"/>
          <w:lang w:val="da-DK"/>
        </w:rPr>
        <w:t>-</w:t>
      </w:r>
      <w:r w:rsidRPr="009B10CA">
        <w:rPr>
          <w:rFonts w:ascii="Times New Roman" w:hAnsi="Times New Roman"/>
          <w:szCs w:val="28"/>
          <w:lang w:val="da-DK"/>
        </w:rPr>
        <w:t>Năng lực tự chủ và tự học: sự tự tin và tinh thần lạc quan trong học tập và đời sống, khả năng suy ngẫm về bản thân, tự nhận thức, tự học và tự điều chỉnh để hoàn thiện bản thân.</w:t>
      </w:r>
    </w:p>
    <w:p w:rsidR="009736BF" w:rsidRPr="009B10CA" w:rsidRDefault="009736BF" w:rsidP="009736BF">
      <w:pPr>
        <w:spacing w:line="276" w:lineRule="auto"/>
        <w:ind w:right="20"/>
        <w:jc w:val="both"/>
        <w:rPr>
          <w:rFonts w:ascii="Times New Roman" w:hAnsi="Times New Roman"/>
          <w:szCs w:val="28"/>
          <w:lang w:val="da-DK"/>
        </w:rPr>
      </w:pPr>
      <w:r w:rsidRPr="009B10CA">
        <w:rPr>
          <w:rFonts w:ascii="Times New Roman" w:hAnsi="Times New Roman"/>
          <w:szCs w:val="28"/>
          <w:lang w:val="da-DK"/>
        </w:rPr>
        <w:t>-Năng lực giao tiếp và hợp tác: thảo luận, lập luận, phản hồi, đánh giá về các vấn đề trong học tập và đời sống; phát triển khả năng làm việc nhóm, làm tăng hiệu quả hợp tác.</w:t>
      </w:r>
    </w:p>
    <w:p w:rsidR="009736BF" w:rsidRPr="009B10CA" w:rsidRDefault="009736BF" w:rsidP="009736BF">
      <w:pPr>
        <w:spacing w:line="276" w:lineRule="auto"/>
        <w:jc w:val="both"/>
        <w:rPr>
          <w:rFonts w:ascii="Times New Roman" w:hAnsi="Times New Roman"/>
          <w:color w:val="0000CC"/>
          <w:szCs w:val="28"/>
          <w:lang w:val="da-DK"/>
        </w:rPr>
      </w:pPr>
      <w:r w:rsidRPr="009B10CA">
        <w:rPr>
          <w:rFonts w:ascii="Times New Roman" w:hAnsi="Times New Roman"/>
          <w:szCs w:val="28"/>
          <w:lang w:val="da-DK"/>
        </w:rPr>
        <w:t>-Năng lực giải quyết vấn đề và sáng tạo: biết đánh giá vấn đề, tình huống dưới những góc nhìn khác nhau</w:t>
      </w:r>
      <w:r w:rsidRPr="009B10CA">
        <w:rPr>
          <w:rFonts w:ascii="Times New Roman" w:hAnsi="Times New Roman"/>
          <w:color w:val="0000CC"/>
          <w:szCs w:val="28"/>
          <w:lang w:val="da-DK"/>
        </w:rPr>
        <w:t>.</w:t>
      </w:r>
    </w:p>
    <w:p w:rsidR="009736BF" w:rsidRPr="009B10CA" w:rsidRDefault="009736BF" w:rsidP="009736BF">
      <w:pPr>
        <w:spacing w:line="276" w:lineRule="auto"/>
        <w:jc w:val="both"/>
        <w:rPr>
          <w:rFonts w:ascii="Times New Roman" w:hAnsi="Times New Roman"/>
          <w:i/>
          <w:color w:val="0000CC"/>
          <w:szCs w:val="28"/>
        </w:rPr>
      </w:pPr>
      <w:r w:rsidRPr="009B10CA">
        <w:rPr>
          <w:rFonts w:ascii="Times New Roman" w:hAnsi="Times New Roman"/>
          <w:b/>
          <w:i/>
          <w:color w:val="0000CC"/>
          <w:szCs w:val="28"/>
        </w:rPr>
        <w:t>2.2.2.</w:t>
      </w:r>
      <w:r w:rsidRPr="009B10CA">
        <w:rPr>
          <w:rFonts w:ascii="Times New Roman" w:hAnsi="Times New Roman"/>
          <w:i/>
          <w:color w:val="0000CC"/>
          <w:szCs w:val="28"/>
        </w:rPr>
        <w:t xml:space="preserve"> Năng lực đặc thù:</w:t>
      </w:r>
    </w:p>
    <w:p w:rsidR="009736BF" w:rsidRPr="009B10CA" w:rsidRDefault="009736BF" w:rsidP="009736BF">
      <w:pPr>
        <w:spacing w:line="276" w:lineRule="auto"/>
        <w:jc w:val="both"/>
        <w:rPr>
          <w:rFonts w:ascii="Times New Roman" w:hAnsi="Times New Roman"/>
          <w:i/>
          <w:color w:val="0000CC"/>
          <w:szCs w:val="28"/>
        </w:rPr>
      </w:pPr>
      <w:r w:rsidRPr="009B10CA">
        <w:rPr>
          <w:rFonts w:ascii="Times New Roman" w:hAnsi="Times New Roman"/>
          <w:color w:val="0000CC"/>
          <w:szCs w:val="28"/>
        </w:rPr>
        <w:t>- Năng lực đọc hiểu văn bản</w:t>
      </w:r>
      <w:r w:rsidRPr="009B10CA">
        <w:rPr>
          <w:rFonts w:ascii="Times New Roman" w:hAnsi="Times New Roman"/>
          <w:i/>
          <w:color w:val="0000CC"/>
          <w:szCs w:val="28"/>
        </w:rPr>
        <w:t xml:space="preserve">: </w:t>
      </w:r>
      <w:r w:rsidRPr="009B10CA">
        <w:rPr>
          <w:rFonts w:ascii="Times New Roman" w:hAnsi="Times New Roman"/>
          <w:szCs w:val="28"/>
        </w:rPr>
        <w:t>Cảm nhận được nội dung tư tưởng và giá trị nghệ thuật của văn bản trong chủ đề để phát triển năng lực đọc hiểu những văn bản tương tự.</w:t>
      </w:r>
    </w:p>
    <w:p w:rsidR="009736BF" w:rsidRPr="009B10CA" w:rsidRDefault="009736BF" w:rsidP="009736BF">
      <w:pPr>
        <w:spacing w:line="276" w:lineRule="auto"/>
        <w:jc w:val="both"/>
        <w:rPr>
          <w:rFonts w:ascii="Times New Roman" w:hAnsi="Times New Roman"/>
          <w:szCs w:val="28"/>
        </w:rPr>
      </w:pPr>
      <w:r w:rsidRPr="009B10CA">
        <w:rPr>
          <w:rFonts w:ascii="Times New Roman" w:hAnsi="Times New Roman"/>
          <w:b/>
          <w:color w:val="0000CC"/>
          <w:szCs w:val="28"/>
        </w:rPr>
        <w:t xml:space="preserve">- </w:t>
      </w:r>
      <w:r w:rsidRPr="009B10CA">
        <w:rPr>
          <w:rFonts w:ascii="Times New Roman" w:hAnsi="Times New Roman"/>
          <w:color w:val="0000CC"/>
          <w:szCs w:val="28"/>
        </w:rPr>
        <w:t>Năng lực tạo lập văn bản:</w:t>
      </w:r>
      <w:r w:rsidRPr="009B10CA">
        <w:rPr>
          <w:rFonts w:ascii="Times New Roman" w:hAnsi="Times New Roman"/>
          <w:szCs w:val="28"/>
        </w:rPr>
        <w:t xml:space="preserve"> Biết vận dụng kiến thức tiếng Việt cùng với những trải nghiệm và khả năng suy luận của bản thân để hiểu văn bản;Trình bày dễ hiểu các ý </w:t>
      </w:r>
      <w:r w:rsidRPr="009B10CA">
        <w:rPr>
          <w:rFonts w:ascii="Times New Roman" w:hAnsi="Times New Roman"/>
          <w:szCs w:val="28"/>
        </w:rPr>
        <w:lastRenderedPageBreak/>
        <w:t>tưởng ; có thái độ tự tin khi nói; kể lại mạch lạc câu chuyện; biết chia sẻ ý tưởng khi thảo luận ý kiến về bài học.</w:t>
      </w:r>
    </w:p>
    <w:p w:rsidR="009736BF" w:rsidRPr="009B10CA" w:rsidRDefault="009736BF" w:rsidP="009736BF">
      <w:pPr>
        <w:spacing w:line="276" w:lineRule="auto"/>
        <w:jc w:val="both"/>
        <w:rPr>
          <w:rFonts w:ascii="Times New Roman" w:hAnsi="Times New Roman"/>
          <w:i/>
          <w:color w:val="0000CC"/>
          <w:szCs w:val="28"/>
        </w:rPr>
      </w:pPr>
      <w:r w:rsidRPr="009B10CA">
        <w:rPr>
          <w:rFonts w:ascii="Times New Roman" w:hAnsi="Times New Roman"/>
          <w:color w:val="0000CC"/>
          <w:szCs w:val="28"/>
        </w:rPr>
        <w:t>- Năng lực thẩm mỹ:</w:t>
      </w:r>
      <w:r w:rsidRPr="009B10CA">
        <w:rPr>
          <w:rFonts w:ascii="Times New Roman" w:hAnsi="Times New Roman"/>
          <w:szCs w:val="28"/>
        </w:rPr>
        <w:t xml:space="preserve"> Cảm nhận vẻ đẹp ngôn ngữ, nhận ra những giá trị  thẩm mĩ trong văn học. Trình bày được cảm nhận và tác động của tác phẩm đối với bản thân. Vận dụng suy nghĩ và hành động  hướng thiện. Biết sống tốt đẹp hơn.</w:t>
      </w:r>
    </w:p>
    <w:p w:rsidR="009736BF" w:rsidRPr="009B10CA" w:rsidRDefault="009736BF" w:rsidP="009736BF">
      <w:pPr>
        <w:shd w:val="clear" w:color="auto" w:fill="FFFFFF"/>
        <w:spacing w:line="276" w:lineRule="auto"/>
        <w:jc w:val="both"/>
        <w:rPr>
          <w:rFonts w:ascii="Times New Roman" w:hAnsi="Times New Roman"/>
          <w:b/>
          <w:color w:val="0000FF"/>
          <w:szCs w:val="28"/>
          <w:lang w:val="pt-BR"/>
        </w:rPr>
      </w:pPr>
      <w:r w:rsidRPr="009B10CA">
        <w:rPr>
          <w:rFonts w:ascii="Times New Roman" w:hAnsi="Times New Roman"/>
          <w:b/>
          <w:color w:val="0000FF"/>
          <w:szCs w:val="28"/>
          <w:lang w:val="pt-BR"/>
        </w:rPr>
        <w:t>D. CHUẨN BỊ :</w:t>
      </w:r>
    </w:p>
    <w:p w:rsidR="009736BF" w:rsidRPr="009B10CA" w:rsidRDefault="009736BF" w:rsidP="009736BF">
      <w:pPr>
        <w:shd w:val="clear" w:color="auto" w:fill="FFFFFF"/>
        <w:spacing w:line="276" w:lineRule="auto"/>
        <w:jc w:val="both"/>
        <w:rPr>
          <w:rFonts w:ascii="Times New Roman" w:hAnsi="Times New Roman"/>
          <w:b/>
          <w:szCs w:val="28"/>
          <w:lang w:val="pt-BR"/>
        </w:rPr>
      </w:pPr>
      <w:r w:rsidRPr="009B10CA">
        <w:rPr>
          <w:rFonts w:ascii="Times New Roman" w:hAnsi="Times New Roman"/>
          <w:b/>
          <w:szCs w:val="28"/>
          <w:lang w:val="pt-BR"/>
        </w:rPr>
        <w:t>- Giáo viên:</w:t>
      </w:r>
      <w:r w:rsidRPr="009B10CA">
        <w:rPr>
          <w:rFonts w:ascii="Times New Roman" w:hAnsi="Times New Roman"/>
          <w:szCs w:val="28"/>
          <w:lang w:val="pt-BR"/>
        </w:rPr>
        <w:t>Sưu  tầm tài liệu, lập kế hoạch dạy học .</w:t>
      </w:r>
    </w:p>
    <w:p w:rsidR="009736BF" w:rsidRPr="009B10CA" w:rsidRDefault="009736BF" w:rsidP="009736BF">
      <w:pPr>
        <w:shd w:val="clear" w:color="auto" w:fill="FFFFFF"/>
        <w:spacing w:line="276" w:lineRule="auto"/>
        <w:jc w:val="both"/>
        <w:rPr>
          <w:rFonts w:ascii="Times New Roman" w:hAnsi="Times New Roman"/>
          <w:szCs w:val="28"/>
          <w:lang w:val="pt-BR"/>
        </w:rPr>
      </w:pPr>
      <w:r w:rsidRPr="009B10CA">
        <w:rPr>
          <w:rFonts w:ascii="Times New Roman" w:hAnsi="Times New Roman"/>
          <w:szCs w:val="28"/>
          <w:lang w:val="pt-BR"/>
        </w:rPr>
        <w:t>+ Thiết kể bài giảng điện tử.</w:t>
      </w:r>
    </w:p>
    <w:p w:rsidR="009736BF" w:rsidRPr="009B10CA" w:rsidRDefault="009736BF" w:rsidP="009736BF">
      <w:pPr>
        <w:shd w:val="clear" w:color="auto" w:fill="FFFFFF"/>
        <w:spacing w:line="276" w:lineRule="auto"/>
        <w:jc w:val="both"/>
        <w:rPr>
          <w:rFonts w:ascii="Times New Roman" w:hAnsi="Times New Roman"/>
          <w:szCs w:val="28"/>
          <w:lang w:val="pt-BR"/>
        </w:rPr>
      </w:pPr>
      <w:r w:rsidRPr="009B10CA">
        <w:rPr>
          <w:rFonts w:ascii="Times New Roman" w:hAnsi="Times New Roman"/>
          <w:szCs w:val="28"/>
          <w:lang w:val="pt-BR"/>
        </w:rPr>
        <w:t>+ Chuẩn bị phiếu học tập và dự kiến các nhóm học tập.</w:t>
      </w:r>
    </w:p>
    <w:p w:rsidR="009736BF" w:rsidRPr="009B10CA" w:rsidRDefault="009736BF" w:rsidP="009736BF">
      <w:pPr>
        <w:spacing w:line="276" w:lineRule="auto"/>
        <w:jc w:val="both"/>
        <w:rPr>
          <w:rFonts w:ascii="Times New Roman" w:hAnsi="Times New Roman"/>
          <w:szCs w:val="28"/>
          <w:lang w:val="pt-BR"/>
        </w:rPr>
      </w:pPr>
      <w:r w:rsidRPr="009B10CA">
        <w:rPr>
          <w:rFonts w:ascii="Times New Roman" w:hAnsi="Times New Roman"/>
          <w:szCs w:val="28"/>
          <w:lang w:val="pt-BR"/>
        </w:rPr>
        <w:t>+</w:t>
      </w:r>
      <w:r>
        <w:rPr>
          <w:rFonts w:ascii="Times New Roman" w:hAnsi="Times New Roman"/>
          <w:szCs w:val="28"/>
          <w:lang w:val="pt-BR"/>
        </w:rPr>
        <w:t xml:space="preserve"> </w:t>
      </w:r>
      <w:r w:rsidRPr="009B10CA">
        <w:rPr>
          <w:rFonts w:ascii="Times New Roman" w:hAnsi="Times New Roman"/>
          <w:szCs w:val="28"/>
          <w:lang w:val="pt-BR"/>
        </w:rPr>
        <w:t>Các phương tiện : Máy vi tính, máy chiếu đa năng...</w:t>
      </w:r>
    </w:p>
    <w:p w:rsidR="009736BF" w:rsidRPr="009B10CA" w:rsidRDefault="009736BF" w:rsidP="009736BF">
      <w:pPr>
        <w:spacing w:line="276" w:lineRule="auto"/>
        <w:jc w:val="both"/>
        <w:rPr>
          <w:rFonts w:ascii="Times New Roman" w:hAnsi="Times New Roman"/>
          <w:szCs w:val="28"/>
          <w:lang w:val="pt-BR"/>
        </w:rPr>
      </w:pPr>
      <w:r w:rsidRPr="009B10CA">
        <w:rPr>
          <w:rFonts w:ascii="Times New Roman" w:hAnsi="Times New Roman"/>
          <w:szCs w:val="28"/>
          <w:lang w:val="pt-BR"/>
        </w:rPr>
        <w:t>+</w:t>
      </w:r>
      <w:r>
        <w:rPr>
          <w:rFonts w:ascii="Times New Roman" w:hAnsi="Times New Roman"/>
          <w:szCs w:val="28"/>
          <w:lang w:val="pt-BR"/>
        </w:rPr>
        <w:t xml:space="preserve"> </w:t>
      </w:r>
      <w:r w:rsidRPr="009B10CA">
        <w:rPr>
          <w:rFonts w:ascii="Times New Roman" w:hAnsi="Times New Roman"/>
          <w:szCs w:val="28"/>
          <w:lang w:val="pt-BR"/>
        </w:rPr>
        <w:t>Học liệu:Video clips , tranh ảnh, bài thơ, câu nói nổi tiếng  liên quan đến chủ đề.</w:t>
      </w:r>
    </w:p>
    <w:p w:rsidR="009736BF" w:rsidRPr="009B10CA" w:rsidRDefault="009736BF" w:rsidP="009736BF">
      <w:pPr>
        <w:spacing w:line="276" w:lineRule="auto"/>
        <w:jc w:val="both"/>
        <w:rPr>
          <w:rFonts w:ascii="Times New Roman" w:hAnsi="Times New Roman"/>
          <w:b/>
          <w:szCs w:val="28"/>
          <w:lang w:val="pt-BR"/>
        </w:rPr>
      </w:pPr>
      <w:r w:rsidRPr="009B10CA">
        <w:rPr>
          <w:rFonts w:ascii="Times New Roman" w:hAnsi="Times New Roman"/>
          <w:b/>
          <w:szCs w:val="28"/>
          <w:lang w:val="pt-BR"/>
        </w:rPr>
        <w:t xml:space="preserve">- Học sinh : </w:t>
      </w:r>
      <w:r w:rsidRPr="009B10CA">
        <w:rPr>
          <w:rFonts w:ascii="Times New Roman" w:hAnsi="Times New Roman"/>
          <w:szCs w:val="28"/>
          <w:lang w:val="pt-BR"/>
        </w:rPr>
        <w:t>-  Đọc trước và chuẩn bị các văn bản SGK.</w:t>
      </w:r>
    </w:p>
    <w:p w:rsidR="009736BF" w:rsidRPr="009B10CA" w:rsidRDefault="009736BF" w:rsidP="009736BF">
      <w:pPr>
        <w:spacing w:line="276" w:lineRule="auto"/>
        <w:jc w:val="both"/>
        <w:rPr>
          <w:rFonts w:ascii="Times New Roman" w:hAnsi="Times New Roman"/>
          <w:szCs w:val="28"/>
          <w:lang w:val="pt-BR"/>
        </w:rPr>
      </w:pPr>
      <w:r w:rsidRPr="009B10CA">
        <w:rPr>
          <w:rFonts w:ascii="Times New Roman" w:hAnsi="Times New Roman"/>
          <w:szCs w:val="28"/>
          <w:lang w:val="pt-BR"/>
        </w:rPr>
        <w:t>+ Sưu tầm tài liệu liên quan đến chủ đề.</w:t>
      </w:r>
    </w:p>
    <w:p w:rsidR="009736BF" w:rsidRPr="009B10CA" w:rsidRDefault="009736BF" w:rsidP="009736BF">
      <w:pPr>
        <w:spacing w:line="276" w:lineRule="auto"/>
        <w:jc w:val="both"/>
        <w:rPr>
          <w:rFonts w:ascii="Times New Roman" w:hAnsi="Times New Roman"/>
          <w:szCs w:val="28"/>
          <w:lang w:val="pt-BR"/>
        </w:rPr>
      </w:pPr>
      <w:r w:rsidRPr="009B10CA">
        <w:rPr>
          <w:rFonts w:ascii="Times New Roman" w:hAnsi="Times New Roman"/>
          <w:szCs w:val="28"/>
          <w:lang w:val="pt-BR"/>
        </w:rPr>
        <w:t>+ Thực hiện hướng dẫn chuẩn bị học tập chủ đề của GV.</w:t>
      </w:r>
    </w:p>
    <w:p w:rsidR="009736BF" w:rsidRPr="009B10CA" w:rsidRDefault="009736BF" w:rsidP="009736BF">
      <w:pPr>
        <w:spacing w:line="276" w:lineRule="auto"/>
        <w:jc w:val="both"/>
        <w:rPr>
          <w:rFonts w:ascii="Times New Roman" w:hAnsi="Times New Roman"/>
          <w:b/>
          <w:color w:val="0000CC"/>
          <w:szCs w:val="28"/>
          <w:lang w:val="da-DK"/>
        </w:rPr>
      </w:pPr>
      <w:r w:rsidRPr="009B10CA">
        <w:rPr>
          <w:rFonts w:ascii="Times New Roman" w:hAnsi="Times New Roman"/>
          <w:b/>
          <w:color w:val="0000CC"/>
          <w:szCs w:val="28"/>
          <w:lang w:val="da-DK"/>
        </w:rPr>
        <w:t>II. PHƯƠNG PHÁP VÀ PHƯƠNG TIỆN DẠY HỌC.</w:t>
      </w:r>
    </w:p>
    <w:p w:rsidR="009736BF" w:rsidRPr="009B10CA" w:rsidRDefault="009736BF" w:rsidP="009736BF">
      <w:pPr>
        <w:spacing w:line="276" w:lineRule="auto"/>
        <w:jc w:val="both"/>
        <w:rPr>
          <w:rFonts w:ascii="Times New Roman" w:hAnsi="Times New Roman"/>
          <w:b/>
          <w:i/>
          <w:szCs w:val="28"/>
          <w:lang w:val="da-DK"/>
        </w:rPr>
      </w:pPr>
      <w:r w:rsidRPr="009B10CA">
        <w:rPr>
          <w:rFonts w:ascii="Times New Roman" w:hAnsi="Times New Roman"/>
          <w:b/>
          <w:i/>
          <w:szCs w:val="28"/>
          <w:lang w:val="da-DK"/>
        </w:rPr>
        <w:t>1.</w:t>
      </w:r>
      <w:r>
        <w:rPr>
          <w:rFonts w:ascii="Times New Roman" w:hAnsi="Times New Roman"/>
          <w:b/>
          <w:i/>
          <w:szCs w:val="28"/>
          <w:lang w:val="da-DK"/>
        </w:rPr>
        <w:t xml:space="preserve"> </w:t>
      </w:r>
      <w:r w:rsidRPr="009B10CA">
        <w:rPr>
          <w:rFonts w:ascii="Times New Roman" w:hAnsi="Times New Roman"/>
          <w:b/>
          <w:i/>
          <w:szCs w:val="28"/>
          <w:lang w:val="da-DK"/>
        </w:rPr>
        <w:t>Phương pháp và kĩ thuật dạy học:</w:t>
      </w:r>
    </w:p>
    <w:p w:rsidR="009736BF" w:rsidRPr="009B10CA" w:rsidRDefault="009736BF" w:rsidP="009736BF">
      <w:pPr>
        <w:spacing w:line="276" w:lineRule="auto"/>
        <w:jc w:val="both"/>
        <w:rPr>
          <w:rFonts w:ascii="Times New Roman" w:hAnsi="Times New Roman"/>
          <w:szCs w:val="28"/>
          <w:lang w:val="pt-BR"/>
        </w:rPr>
      </w:pPr>
      <w:r w:rsidRPr="009B10CA">
        <w:rPr>
          <w:rFonts w:ascii="Times New Roman" w:hAnsi="Times New Roman"/>
          <w:szCs w:val="28"/>
          <w:lang w:val="pt-BR"/>
        </w:rPr>
        <w:t>-</w:t>
      </w:r>
      <w:r>
        <w:rPr>
          <w:rFonts w:ascii="Times New Roman" w:hAnsi="Times New Roman"/>
          <w:szCs w:val="28"/>
          <w:lang w:val="pt-BR"/>
        </w:rPr>
        <w:t xml:space="preserve"> </w:t>
      </w:r>
      <w:r w:rsidRPr="009B10CA">
        <w:rPr>
          <w:rFonts w:ascii="Times New Roman" w:hAnsi="Times New Roman"/>
          <w:szCs w:val="28"/>
          <w:lang w:val="pt-BR"/>
        </w:rPr>
        <w:t xml:space="preserve">Kĩ thuật động não, thảo luận                            - Kĩ thuật trình bày một phút </w:t>
      </w:r>
    </w:p>
    <w:p w:rsidR="009736BF" w:rsidRPr="009B10CA" w:rsidRDefault="009736BF" w:rsidP="009736BF">
      <w:pPr>
        <w:spacing w:line="276" w:lineRule="auto"/>
        <w:jc w:val="both"/>
        <w:rPr>
          <w:rFonts w:ascii="Times New Roman" w:hAnsi="Times New Roman"/>
          <w:szCs w:val="28"/>
          <w:lang w:val="pt-BR"/>
        </w:rPr>
      </w:pPr>
      <w:r w:rsidRPr="009B10CA">
        <w:rPr>
          <w:rFonts w:ascii="Times New Roman" w:hAnsi="Times New Roman"/>
          <w:szCs w:val="28"/>
          <w:lang w:val="pt-BR"/>
        </w:rPr>
        <w:t xml:space="preserve">- Kĩ thụât viết tích cực: Hs viết các đoạn văn .                                             </w:t>
      </w:r>
    </w:p>
    <w:p w:rsidR="009736BF" w:rsidRPr="009B10CA" w:rsidRDefault="009736BF" w:rsidP="009736BF">
      <w:pPr>
        <w:spacing w:line="276" w:lineRule="auto"/>
        <w:jc w:val="both"/>
        <w:rPr>
          <w:rFonts w:ascii="Times New Roman" w:hAnsi="Times New Roman"/>
          <w:szCs w:val="28"/>
          <w:lang w:val="da-DK"/>
        </w:rPr>
      </w:pPr>
      <w:r w:rsidRPr="009B10CA">
        <w:rPr>
          <w:rFonts w:ascii="Times New Roman" w:hAnsi="Times New Roman"/>
          <w:szCs w:val="28"/>
          <w:lang w:val="da-DK"/>
        </w:rPr>
        <w:t>- Gợi mở                                            - Nêu và giải quyết vấn đề</w:t>
      </w:r>
    </w:p>
    <w:p w:rsidR="009736BF" w:rsidRPr="009B10CA" w:rsidRDefault="009736BF" w:rsidP="009736BF">
      <w:pPr>
        <w:spacing w:line="276" w:lineRule="auto"/>
        <w:jc w:val="both"/>
        <w:rPr>
          <w:rFonts w:ascii="Times New Roman" w:hAnsi="Times New Roman"/>
          <w:szCs w:val="28"/>
          <w:lang w:val="da-DK"/>
        </w:rPr>
      </w:pPr>
      <w:r w:rsidRPr="009B10CA">
        <w:rPr>
          <w:rFonts w:ascii="Times New Roman" w:hAnsi="Times New Roman"/>
          <w:szCs w:val="28"/>
          <w:lang w:val="da-DK"/>
        </w:rPr>
        <w:t>- Thảo luận nhóm                               - Giảng bình, thuyết trình</w:t>
      </w:r>
    </w:p>
    <w:p w:rsidR="009736BF" w:rsidRPr="009B10CA" w:rsidRDefault="009736BF" w:rsidP="009736BF">
      <w:pPr>
        <w:spacing w:line="276" w:lineRule="auto"/>
        <w:jc w:val="both"/>
        <w:rPr>
          <w:rFonts w:ascii="Times New Roman" w:hAnsi="Times New Roman"/>
          <w:b/>
          <w:i/>
          <w:szCs w:val="28"/>
          <w:lang w:val="da-DK"/>
        </w:rPr>
      </w:pPr>
      <w:r w:rsidRPr="009B10CA">
        <w:rPr>
          <w:rFonts w:ascii="Times New Roman" w:hAnsi="Times New Roman"/>
          <w:b/>
          <w:i/>
          <w:szCs w:val="28"/>
          <w:lang w:val="da-DK"/>
        </w:rPr>
        <w:t>2.</w:t>
      </w:r>
      <w:r>
        <w:rPr>
          <w:rFonts w:ascii="Times New Roman" w:hAnsi="Times New Roman"/>
          <w:b/>
          <w:i/>
          <w:szCs w:val="28"/>
          <w:lang w:val="da-DK"/>
        </w:rPr>
        <w:t xml:space="preserve"> </w:t>
      </w:r>
      <w:r w:rsidRPr="009B10CA">
        <w:rPr>
          <w:rFonts w:ascii="Times New Roman" w:hAnsi="Times New Roman"/>
          <w:b/>
          <w:i/>
          <w:szCs w:val="28"/>
          <w:lang w:val="da-DK"/>
        </w:rPr>
        <w:t>Phương tiện dạy hoc:</w:t>
      </w:r>
    </w:p>
    <w:p w:rsidR="009736BF" w:rsidRPr="009B10CA" w:rsidRDefault="009736BF" w:rsidP="009736BF">
      <w:pPr>
        <w:spacing w:line="276" w:lineRule="auto"/>
        <w:jc w:val="both"/>
        <w:rPr>
          <w:rFonts w:ascii="Times New Roman" w:hAnsi="Times New Roman"/>
          <w:szCs w:val="28"/>
        </w:rPr>
      </w:pPr>
      <w:r w:rsidRPr="009B10CA">
        <w:rPr>
          <w:rFonts w:ascii="Times New Roman" w:hAnsi="Times New Roman"/>
          <w:szCs w:val="28"/>
          <w:lang w:val="da-DK"/>
        </w:rPr>
        <w:t>-</w:t>
      </w:r>
      <w:r>
        <w:rPr>
          <w:rFonts w:ascii="Times New Roman" w:hAnsi="Times New Roman"/>
          <w:szCs w:val="28"/>
          <w:lang w:val="da-DK"/>
        </w:rPr>
        <w:t xml:space="preserve"> </w:t>
      </w:r>
      <w:r w:rsidRPr="009B10CA">
        <w:rPr>
          <w:rFonts w:ascii="Times New Roman" w:hAnsi="Times New Roman"/>
          <w:szCs w:val="28"/>
          <w:lang w:val="da-DK"/>
        </w:rPr>
        <w:t xml:space="preserve">Sách giáo khoa, máy tính có kết nối mạng, máy chiếu...    </w:t>
      </w:r>
      <w:r w:rsidRPr="009B10CA">
        <w:rPr>
          <w:rFonts w:ascii="Times New Roman" w:hAnsi="Times New Roman"/>
          <w:szCs w:val="28"/>
        </w:rPr>
        <w:t>-</w:t>
      </w:r>
      <w:r>
        <w:rPr>
          <w:rFonts w:ascii="Times New Roman" w:hAnsi="Times New Roman"/>
          <w:szCs w:val="28"/>
        </w:rPr>
        <w:t xml:space="preserve"> Bài soạn ( in </w:t>
      </w:r>
      <w:r w:rsidRPr="009B10CA">
        <w:rPr>
          <w:rFonts w:ascii="Times New Roman" w:hAnsi="Times New Roman"/>
          <w:szCs w:val="28"/>
        </w:rPr>
        <w:t>và điện tử)</w:t>
      </w:r>
    </w:p>
    <w:p w:rsidR="00365D26" w:rsidRPr="009736BF" w:rsidRDefault="009736BF" w:rsidP="009736BF">
      <w:pPr>
        <w:spacing w:line="276" w:lineRule="auto"/>
        <w:jc w:val="both"/>
        <w:rPr>
          <w:rFonts w:ascii="Times New Roman" w:hAnsi="Times New Roman"/>
          <w:b/>
          <w:color w:val="FF0000"/>
          <w:szCs w:val="28"/>
          <w:lang w:val="pt-BR"/>
        </w:rPr>
      </w:pPr>
      <w:r w:rsidRPr="009B10CA">
        <w:rPr>
          <w:rFonts w:ascii="Times New Roman" w:hAnsi="Times New Roman"/>
          <w:b/>
          <w:i/>
          <w:color w:val="FF0000"/>
          <w:szCs w:val="28"/>
          <w:u w:val="single"/>
          <w:lang w:val="pt-BR"/>
        </w:rPr>
        <w:t>PHẦN II.</w:t>
      </w:r>
      <w:r w:rsidRPr="009B10CA">
        <w:rPr>
          <w:rFonts w:ascii="Times New Roman" w:hAnsi="Times New Roman"/>
          <w:b/>
          <w:i/>
          <w:color w:val="FF0000"/>
          <w:szCs w:val="28"/>
          <w:lang w:val="pt-BR"/>
        </w:rPr>
        <w:t xml:space="preserve"> </w:t>
      </w:r>
      <w:r>
        <w:rPr>
          <w:rFonts w:ascii="Times New Roman" w:hAnsi="Times New Roman"/>
          <w:b/>
          <w:color w:val="FF0000"/>
          <w:szCs w:val="28"/>
          <w:lang w:val="pt-BR"/>
        </w:rPr>
        <w:t xml:space="preserve">TỔ CHỨC CÁC HOẠT ĐỘNG DẠY HỌC </w:t>
      </w: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 xml:space="preserve">Tiết </w:t>
      </w:r>
      <w:r w:rsidR="00A30F6F">
        <w:rPr>
          <w:rFonts w:ascii="Times New Roman" w:hAnsi="Times New Roman"/>
          <w:b/>
          <w:bCs/>
          <w:szCs w:val="28"/>
        </w:rPr>
        <w:t>37</w:t>
      </w:r>
    </w:p>
    <w:p w:rsidR="00365D26" w:rsidRPr="00365D26" w:rsidRDefault="00365D26" w:rsidP="00150BD7">
      <w:pPr>
        <w:rPr>
          <w:rFonts w:ascii="Times New Roman" w:hAnsi="Times New Roman"/>
          <w:b/>
          <w:bCs/>
          <w:i/>
          <w:szCs w:val="28"/>
        </w:rPr>
      </w:pPr>
      <w:r w:rsidRPr="00365D26">
        <w:rPr>
          <w:rFonts w:ascii="Times New Roman" w:hAnsi="Times New Roman"/>
          <w:b/>
          <w:bCs/>
          <w:i/>
          <w:szCs w:val="28"/>
        </w:rPr>
        <w:t>Bài 10: Văn bản</w:t>
      </w:r>
    </w:p>
    <w:p w:rsidR="00365D26" w:rsidRPr="0005396B" w:rsidRDefault="0005396B" w:rsidP="00365D26">
      <w:pPr>
        <w:jc w:val="center"/>
        <w:rPr>
          <w:rFonts w:ascii="Times New Roman" w:hAnsi="Times New Roman"/>
          <w:b/>
          <w:bCs/>
          <w:i/>
          <w:sz w:val="52"/>
          <w:szCs w:val="52"/>
        </w:rPr>
      </w:pPr>
      <w:r w:rsidRPr="0005396B">
        <w:rPr>
          <w:rFonts w:ascii="Times New Roman" w:hAnsi="Times New Roman"/>
          <w:b/>
          <w:bCs/>
          <w:i/>
          <w:sz w:val="52"/>
          <w:szCs w:val="52"/>
        </w:rPr>
        <w:t>Thông tin về Ngày T</w:t>
      </w:r>
      <w:r w:rsidR="00365D26" w:rsidRPr="0005396B">
        <w:rPr>
          <w:rFonts w:ascii="Times New Roman" w:hAnsi="Times New Roman"/>
          <w:b/>
          <w:bCs/>
          <w:i/>
          <w:sz w:val="52"/>
          <w:szCs w:val="52"/>
        </w:rPr>
        <w:t>rái đất năm 2000</w:t>
      </w:r>
    </w:p>
    <w:p w:rsidR="00365D26" w:rsidRPr="0005396B" w:rsidRDefault="00365D26" w:rsidP="00365D26">
      <w:pPr>
        <w:jc w:val="center"/>
        <w:rPr>
          <w:rFonts w:ascii="Times New Roman" w:hAnsi="Times New Roman"/>
          <w:b/>
          <w:bCs/>
          <w:i/>
          <w:iCs/>
          <w:sz w:val="52"/>
          <w:szCs w:val="52"/>
        </w:rPr>
      </w:pPr>
      <w:r w:rsidRPr="0005396B">
        <w:rPr>
          <w:rFonts w:ascii="Times New Roman" w:hAnsi="Times New Roman"/>
          <w:b/>
          <w:bCs/>
          <w:i/>
          <w:iCs/>
          <w:sz w:val="52"/>
          <w:szCs w:val="52"/>
        </w:rPr>
        <w:t>( Theo tài l</w:t>
      </w:r>
      <w:r w:rsidR="0005396B">
        <w:rPr>
          <w:rFonts w:ascii="Times New Roman" w:hAnsi="Times New Roman"/>
          <w:b/>
          <w:bCs/>
          <w:i/>
          <w:iCs/>
          <w:sz w:val="52"/>
          <w:szCs w:val="52"/>
        </w:rPr>
        <w:t>iệu của sở KHCN</w:t>
      </w:r>
      <w:r w:rsidRPr="0005396B">
        <w:rPr>
          <w:rFonts w:ascii="Times New Roman" w:hAnsi="Times New Roman"/>
          <w:b/>
          <w:bCs/>
          <w:i/>
          <w:iCs/>
          <w:sz w:val="52"/>
          <w:szCs w:val="52"/>
        </w:rPr>
        <w:t xml:space="preserve"> Hà Nội )</w:t>
      </w:r>
    </w:p>
    <w:p w:rsidR="00365D26" w:rsidRPr="00365D26" w:rsidRDefault="00365D26" w:rsidP="00150BD7">
      <w:pPr>
        <w:jc w:val="both"/>
        <w:rPr>
          <w:rFonts w:ascii="Times New Roman" w:hAnsi="Times New Roman"/>
          <w:szCs w:val="28"/>
        </w:rPr>
      </w:pPr>
    </w:p>
    <w:p w:rsidR="00365D26" w:rsidRPr="00365D26" w:rsidRDefault="00365D26" w:rsidP="00150BD7">
      <w:pPr>
        <w:spacing w:before="60" w:after="60"/>
        <w:jc w:val="both"/>
        <w:rPr>
          <w:rFonts w:ascii="Times New Roman" w:hAnsi="Times New Roman"/>
          <w:b/>
          <w:szCs w:val="28"/>
        </w:rPr>
      </w:pPr>
      <w:r w:rsidRPr="00365D26">
        <w:rPr>
          <w:rFonts w:ascii="Times New Roman" w:hAnsi="Times New Roman"/>
          <w:b/>
          <w:szCs w:val="28"/>
        </w:rPr>
        <w:t>I.</w:t>
      </w:r>
      <w:r w:rsidR="00150BD7">
        <w:rPr>
          <w:rFonts w:ascii="Times New Roman" w:hAnsi="Times New Roman"/>
          <w:b/>
          <w:szCs w:val="28"/>
        </w:rPr>
        <w:t xml:space="preserve"> </w:t>
      </w:r>
      <w:r w:rsidRPr="00365D26">
        <w:rPr>
          <w:rFonts w:ascii="Times New Roman" w:hAnsi="Times New Roman"/>
          <w:b/>
          <w:szCs w:val="28"/>
        </w:rPr>
        <w:t>Mục ti</w:t>
      </w:r>
      <w:r w:rsidR="00150BD7">
        <w:rPr>
          <w:rFonts w:ascii="Times New Roman" w:hAnsi="Times New Roman"/>
          <w:b/>
          <w:szCs w:val="28"/>
        </w:rPr>
        <w:t>ê</w:t>
      </w:r>
      <w:r w:rsidRPr="00365D26">
        <w:rPr>
          <w:rFonts w:ascii="Times New Roman" w:hAnsi="Times New Roman"/>
          <w:b/>
          <w:szCs w:val="28"/>
        </w:rPr>
        <w:t>u bài học:</w:t>
      </w:r>
    </w:p>
    <w:p w:rsidR="00365D26" w:rsidRPr="00365D26" w:rsidRDefault="00365D26" w:rsidP="00150BD7">
      <w:pPr>
        <w:spacing w:before="60" w:after="60"/>
        <w:ind w:firstLine="720"/>
        <w:jc w:val="both"/>
        <w:rPr>
          <w:rFonts w:ascii="Times New Roman" w:hAnsi="Times New Roman"/>
          <w:b/>
          <w:i/>
          <w:szCs w:val="28"/>
        </w:rPr>
      </w:pPr>
      <w:r w:rsidRPr="00365D26">
        <w:rPr>
          <w:rFonts w:ascii="Times New Roman" w:hAnsi="Times New Roman"/>
          <w:b/>
          <w:i/>
          <w:szCs w:val="28"/>
        </w:rPr>
        <w:t>Mục tiêu chung của các tiết dạy học theo chủ đề Đọc hiểu văn bản nhật dụng:</w:t>
      </w:r>
    </w:p>
    <w:p w:rsidR="00365D26" w:rsidRPr="00365D26" w:rsidRDefault="00365D26" w:rsidP="00150BD7">
      <w:pPr>
        <w:spacing w:before="60" w:after="60"/>
        <w:jc w:val="both"/>
        <w:rPr>
          <w:rFonts w:ascii="Times New Roman" w:hAnsi="Times New Roman"/>
          <w:szCs w:val="28"/>
        </w:rPr>
      </w:pPr>
      <w:r w:rsidRPr="00365D26">
        <w:rPr>
          <w:rFonts w:ascii="Times New Roman" w:hAnsi="Times New Roman"/>
          <w:b/>
          <w:szCs w:val="28"/>
        </w:rPr>
        <w:t xml:space="preserve">- </w:t>
      </w:r>
      <w:r w:rsidRPr="00365D26">
        <w:rPr>
          <w:rFonts w:ascii="Times New Roman" w:hAnsi="Times New Roman"/>
          <w:szCs w:val="28"/>
        </w:rPr>
        <w:t>HS biết cách tiếp cận các văn bản nhật dụng, hiểu những vấn đề nóng bỏng được đặt ra trong các văn bản như vấn đề bảo vệ môi trường, bảo vệ sức khỏe, vấn đề dân số.</w:t>
      </w:r>
    </w:p>
    <w:p w:rsidR="00365D26" w:rsidRPr="00365D26" w:rsidRDefault="00365D26" w:rsidP="00150BD7">
      <w:pPr>
        <w:spacing w:before="60" w:after="60"/>
        <w:jc w:val="both"/>
        <w:rPr>
          <w:rFonts w:ascii="Times New Roman" w:hAnsi="Times New Roman"/>
          <w:szCs w:val="28"/>
        </w:rPr>
      </w:pPr>
      <w:r w:rsidRPr="00365D26">
        <w:rPr>
          <w:rFonts w:ascii="Times New Roman" w:hAnsi="Times New Roman"/>
          <w:szCs w:val="28"/>
        </w:rPr>
        <w:t>-Từ đó có thêm kiến thức để góp phần vào việc bảo vệ bản thân, bảo vệ xã hội…</w:t>
      </w:r>
    </w:p>
    <w:p w:rsidR="00365D26" w:rsidRPr="00365D26" w:rsidRDefault="00365D26" w:rsidP="00150BD7">
      <w:pPr>
        <w:spacing w:before="60" w:after="60"/>
        <w:ind w:firstLine="720"/>
        <w:jc w:val="both"/>
        <w:rPr>
          <w:rFonts w:ascii="Times New Roman" w:hAnsi="Times New Roman"/>
          <w:b/>
          <w:i/>
          <w:szCs w:val="28"/>
        </w:rPr>
      </w:pPr>
      <w:r w:rsidRPr="00365D26">
        <w:rPr>
          <w:rFonts w:ascii="Times New Roman" w:hAnsi="Times New Roman"/>
          <w:b/>
          <w:i/>
          <w:szCs w:val="28"/>
        </w:rPr>
        <w:t xml:space="preserve">Mục tiêu cụ thể của từng bài: </w:t>
      </w:r>
    </w:p>
    <w:p w:rsidR="00365D26" w:rsidRPr="00365D26" w:rsidRDefault="00365D26" w:rsidP="00150BD7">
      <w:pPr>
        <w:spacing w:before="60" w:after="60"/>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szCs w:val="28"/>
          <w:lang w:val="nl-NL"/>
        </w:rPr>
        <w:t xml:space="preserve">   </w:t>
      </w:r>
      <w:r w:rsidRPr="00365D26">
        <w:rPr>
          <w:rFonts w:ascii="Times New Roman" w:hAnsi="Times New Roman"/>
          <w:b/>
          <w:szCs w:val="28"/>
        </w:rPr>
        <w:t>1. Về kiến thức:</w:t>
      </w:r>
    </w:p>
    <w:p w:rsidR="00365D26" w:rsidRPr="00365D26" w:rsidRDefault="00365D26" w:rsidP="00150BD7">
      <w:pPr>
        <w:spacing w:before="60" w:after="60"/>
        <w:ind w:firstLine="567"/>
        <w:jc w:val="both"/>
        <w:rPr>
          <w:rFonts w:ascii="Times New Roman" w:hAnsi="Times New Roman"/>
          <w:szCs w:val="28"/>
        </w:rPr>
      </w:pPr>
      <w:r w:rsidRPr="00365D26">
        <w:rPr>
          <w:rFonts w:ascii="Times New Roman" w:hAnsi="Times New Roman"/>
          <w:szCs w:val="28"/>
        </w:rPr>
        <w:tab/>
        <w:t>- Thấy được tác hại của việc sử dụng bao bì ni lông, tự mình hạn chế sử dụng bao bì ni lông và vận động mọi người cùng thực hiện khi có điều kiện.</w:t>
      </w:r>
    </w:p>
    <w:p w:rsidR="00365D26" w:rsidRPr="00365D26" w:rsidRDefault="00365D26" w:rsidP="00150BD7">
      <w:pPr>
        <w:spacing w:before="60" w:after="60"/>
        <w:ind w:firstLine="567"/>
        <w:jc w:val="both"/>
        <w:rPr>
          <w:rFonts w:ascii="Times New Roman" w:hAnsi="Times New Roman"/>
          <w:szCs w:val="28"/>
        </w:rPr>
      </w:pPr>
      <w:r w:rsidRPr="00365D26">
        <w:rPr>
          <w:rFonts w:ascii="Times New Roman" w:hAnsi="Times New Roman"/>
          <w:szCs w:val="28"/>
        </w:rPr>
        <w:tab/>
        <w:t>- Thấy được tính thuyết phục trong cách thuyết minh về tác hại của việc sử dụng bao bì ni lông cũng như tính hợp lí của những kiến nghị mà văn bản đề xuất.</w:t>
      </w:r>
    </w:p>
    <w:p w:rsidR="00365D26" w:rsidRPr="00365D26" w:rsidRDefault="00365D26" w:rsidP="00150BD7">
      <w:pPr>
        <w:spacing w:before="60" w:after="60"/>
        <w:ind w:firstLine="567"/>
        <w:jc w:val="both"/>
        <w:rPr>
          <w:rFonts w:ascii="Times New Roman" w:hAnsi="Times New Roman"/>
          <w:szCs w:val="28"/>
        </w:rPr>
      </w:pPr>
      <w:r w:rsidRPr="00365D26">
        <w:rPr>
          <w:rFonts w:ascii="Times New Roman" w:hAnsi="Times New Roman"/>
          <w:szCs w:val="28"/>
        </w:rPr>
        <w:lastRenderedPageBreak/>
        <w:tab/>
        <w:t>- Từ việc sử dụng bao bì ni lông, có những suy nghĩ tích cực về các việc tương tự trong vấn đề xử lí rác thải sinh hoạt, một số vấn đề vào loại khó giải quyết nhất trong nhiệm vụ bảo vệ môi trường.</w:t>
      </w:r>
    </w:p>
    <w:p w:rsidR="00365D26" w:rsidRPr="00365D26" w:rsidRDefault="00365D26" w:rsidP="00150BD7">
      <w:pPr>
        <w:spacing w:before="60" w:after="60"/>
        <w:jc w:val="both"/>
        <w:rPr>
          <w:rFonts w:ascii="Times New Roman" w:hAnsi="Times New Roman"/>
          <w:b/>
          <w:szCs w:val="28"/>
        </w:rPr>
      </w:pPr>
      <w:r w:rsidRPr="00365D26">
        <w:rPr>
          <w:rFonts w:ascii="Times New Roman" w:hAnsi="Times New Roman"/>
          <w:b/>
          <w:bCs/>
          <w:szCs w:val="28"/>
        </w:rPr>
        <w:t xml:space="preserve">   2. Về kỹ năng</w:t>
      </w:r>
      <w:r w:rsidRPr="00365D26">
        <w:rPr>
          <w:rFonts w:ascii="Times New Roman" w:hAnsi="Times New Roman"/>
          <w:b/>
          <w:szCs w:val="28"/>
        </w:rPr>
        <w:t xml:space="preserve"> :</w:t>
      </w:r>
    </w:p>
    <w:p w:rsidR="00365D26" w:rsidRPr="00365D26" w:rsidRDefault="00365D26" w:rsidP="00150BD7">
      <w:pPr>
        <w:spacing w:before="60" w:after="60"/>
        <w:jc w:val="both"/>
        <w:rPr>
          <w:rFonts w:ascii="Times New Roman" w:hAnsi="Times New Roman"/>
          <w:szCs w:val="28"/>
        </w:rPr>
      </w:pPr>
      <w:r w:rsidRPr="00365D26">
        <w:rPr>
          <w:rFonts w:ascii="Times New Roman" w:hAnsi="Times New Roman"/>
          <w:szCs w:val="28"/>
        </w:rPr>
        <w:t xml:space="preserve">     - Biết rèn luyện kỹ năng đọc, tìm hiểu và phân tích một văn bản nhật dụng dưới dạng văn bản thuyết minh một vấn đề khoa học.</w:t>
      </w:r>
    </w:p>
    <w:p w:rsidR="00365D26" w:rsidRPr="00365D26" w:rsidRDefault="00365D26" w:rsidP="00150BD7">
      <w:pPr>
        <w:spacing w:before="60" w:after="60"/>
        <w:jc w:val="both"/>
        <w:rPr>
          <w:rFonts w:ascii="Times New Roman" w:hAnsi="Times New Roman"/>
          <w:b/>
          <w:szCs w:val="28"/>
        </w:rPr>
      </w:pPr>
      <w:r w:rsidRPr="00365D26">
        <w:rPr>
          <w:rFonts w:ascii="Times New Roman" w:hAnsi="Times New Roman"/>
          <w:b/>
          <w:bCs/>
          <w:szCs w:val="28"/>
        </w:rPr>
        <w:t xml:space="preserve">  3. Về thái độ:</w:t>
      </w:r>
    </w:p>
    <w:p w:rsidR="00365D26" w:rsidRPr="00365D26" w:rsidRDefault="00365D26" w:rsidP="00150BD7">
      <w:pPr>
        <w:spacing w:before="60" w:after="60"/>
        <w:jc w:val="both"/>
        <w:rPr>
          <w:rFonts w:ascii="Times New Roman" w:hAnsi="Times New Roman"/>
          <w:szCs w:val="28"/>
        </w:rPr>
      </w:pPr>
      <w:r w:rsidRPr="00365D26">
        <w:rPr>
          <w:rFonts w:ascii="Times New Roman" w:hAnsi="Times New Roman"/>
          <w:szCs w:val="28"/>
        </w:rPr>
        <w:t xml:space="preserve">    -  Hhs thấy được tác hại, mặt  trái của việc sử dụng bao bì ni lông , biết bảo vệ môi trường.</w:t>
      </w:r>
    </w:p>
    <w:p w:rsidR="00365D26" w:rsidRPr="00365D26" w:rsidRDefault="00365D26" w:rsidP="00150BD7">
      <w:pPr>
        <w:spacing w:before="60" w:after="60"/>
        <w:jc w:val="both"/>
        <w:rPr>
          <w:rFonts w:ascii="Times New Roman" w:hAnsi="Times New Roman"/>
          <w:b/>
          <w:szCs w:val="28"/>
        </w:rPr>
      </w:pPr>
      <w:r w:rsidRPr="00365D26">
        <w:rPr>
          <w:rFonts w:ascii="Times New Roman" w:hAnsi="Times New Roman"/>
          <w:b/>
          <w:szCs w:val="28"/>
        </w:rPr>
        <w:t>II.Chuẩn bị:</w:t>
      </w:r>
    </w:p>
    <w:p w:rsidR="00365D26" w:rsidRPr="00365D26" w:rsidRDefault="00365D26" w:rsidP="00150BD7">
      <w:pPr>
        <w:spacing w:before="60" w:after="60"/>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1. Giỏo viờn:</w:t>
      </w:r>
      <w:r w:rsidRPr="00365D26">
        <w:rPr>
          <w:rFonts w:ascii="Times New Roman" w:hAnsi="Times New Roman"/>
          <w:szCs w:val="28"/>
        </w:rPr>
        <w:t xml:space="preserve"> Chuẩn bị nội dung lên lớp, tham khảo tài liệu.</w:t>
      </w:r>
    </w:p>
    <w:p w:rsidR="00365D26" w:rsidRPr="00365D26" w:rsidRDefault="00365D26" w:rsidP="00150BD7">
      <w:pPr>
        <w:spacing w:before="60" w:after="60"/>
        <w:jc w:val="both"/>
        <w:rPr>
          <w:rFonts w:ascii="Times New Roman" w:hAnsi="Times New Roman"/>
          <w:szCs w:val="28"/>
          <w:lang w:val="nl-NL"/>
        </w:rPr>
      </w:pPr>
      <w:r w:rsidRPr="00365D26">
        <w:rPr>
          <w:rFonts w:ascii="Times New Roman" w:hAnsi="Times New Roman"/>
          <w:szCs w:val="28"/>
        </w:rPr>
        <w:t xml:space="preserve">  </w:t>
      </w:r>
      <w:r w:rsidRPr="00365D26">
        <w:rPr>
          <w:rFonts w:ascii="Times New Roman" w:hAnsi="Times New Roman"/>
          <w:b/>
          <w:szCs w:val="28"/>
          <w:lang w:val="nl-NL"/>
        </w:rPr>
        <w:t xml:space="preserve">2. Học sinh: </w:t>
      </w:r>
      <w:r w:rsidRPr="00365D26">
        <w:rPr>
          <w:rFonts w:ascii="Times New Roman" w:hAnsi="Times New Roman"/>
          <w:szCs w:val="28"/>
          <w:lang w:val="nl-NL"/>
        </w:rPr>
        <w:t>Đọc và trả lời các câu hỏi.</w:t>
      </w:r>
    </w:p>
    <w:p w:rsidR="00150BD7" w:rsidRDefault="00365D26" w:rsidP="00150BD7">
      <w:pPr>
        <w:rPr>
          <w:rFonts w:ascii="Times New Roman" w:hAnsi="Times New Roman"/>
          <w:b/>
          <w:bCs/>
        </w:rPr>
      </w:pPr>
      <w:r w:rsidRPr="00365D26">
        <w:rPr>
          <w:rFonts w:ascii="Times New Roman" w:hAnsi="Times New Roman"/>
          <w:b/>
          <w:szCs w:val="28"/>
          <w:lang w:val="nl-NL"/>
        </w:rPr>
        <w:t xml:space="preserve">III.Phương pháp dạy học: </w:t>
      </w:r>
      <w:r w:rsidRPr="00365D26">
        <w:rPr>
          <w:rFonts w:ascii="Times New Roman" w:hAnsi="Times New Roman"/>
          <w:szCs w:val="28"/>
        </w:rPr>
        <w:t>Đọc hiểu, vấn đáp, b</w:t>
      </w:r>
      <w:r w:rsidR="00150BD7">
        <w:rPr>
          <w:rFonts w:ascii="Times New Roman" w:hAnsi="Times New Roman"/>
          <w:szCs w:val="28"/>
        </w:rPr>
        <w:t>ì</w:t>
      </w:r>
      <w:r w:rsidRPr="00365D26">
        <w:rPr>
          <w:rFonts w:ascii="Times New Roman" w:hAnsi="Times New Roman"/>
          <w:szCs w:val="28"/>
        </w:rPr>
        <w:t>nh giảng, thảo luận</w:t>
      </w:r>
      <w:r w:rsidRPr="00365D26">
        <w:rPr>
          <w:rFonts w:ascii="Times New Roman" w:hAnsi="Times New Roman"/>
          <w:b/>
          <w:szCs w:val="28"/>
          <w:lang w:val="nl-NL"/>
        </w:rPr>
        <w:br/>
        <w:t>IV.Tiến tr</w:t>
      </w:r>
      <w:r w:rsidR="00150BD7">
        <w:rPr>
          <w:rFonts w:ascii="Times New Roman" w:hAnsi="Times New Roman"/>
          <w:b/>
          <w:szCs w:val="28"/>
          <w:lang w:val="nl-NL"/>
        </w:rPr>
        <w:t>ì</w:t>
      </w:r>
      <w:r w:rsidRPr="00365D26">
        <w:rPr>
          <w:rFonts w:ascii="Times New Roman" w:hAnsi="Times New Roman"/>
          <w:b/>
          <w:szCs w:val="28"/>
          <w:lang w:val="nl-NL"/>
        </w:rPr>
        <w:t>nh dạy học:</w:t>
      </w:r>
      <w:r w:rsidRPr="00365D26">
        <w:rPr>
          <w:rFonts w:ascii="Times New Roman" w:hAnsi="Times New Roman"/>
          <w:b/>
          <w:szCs w:val="28"/>
          <w:lang w:val="nl-NL"/>
        </w:rPr>
        <w:br/>
      </w:r>
      <w:r w:rsidR="00150BD7">
        <w:rPr>
          <w:rFonts w:ascii="Times New Roman" w:hAnsi="Times New Roman"/>
          <w:b/>
          <w:bCs/>
        </w:rPr>
        <w:t>HOẠT ĐỘNG 1: KHỞI ĐỘNG</w:t>
      </w:r>
    </w:p>
    <w:p w:rsidR="00365D26" w:rsidRPr="00365D26" w:rsidRDefault="00365D26" w:rsidP="00150BD7">
      <w:pPr>
        <w:spacing w:before="60" w:after="60"/>
        <w:ind w:left="720"/>
        <w:rPr>
          <w:rFonts w:ascii="Times New Roman" w:hAnsi="Times New Roman"/>
          <w:szCs w:val="28"/>
        </w:rPr>
      </w:pPr>
      <w:r w:rsidRPr="00365D26">
        <w:rPr>
          <w:rFonts w:ascii="Times New Roman" w:hAnsi="Times New Roman"/>
          <w:b/>
          <w:szCs w:val="28"/>
          <w:lang w:val="nl-NL"/>
        </w:rPr>
        <w:t xml:space="preserve">Kiểm tra bài cũ: </w:t>
      </w:r>
      <w:r w:rsidRPr="00365D26">
        <w:rPr>
          <w:rFonts w:ascii="Times New Roman" w:hAnsi="Times New Roman"/>
          <w:szCs w:val="28"/>
        </w:rPr>
        <w:t>? Nêu các văn bản nhật dụng đã được học từ lớp 6 đến nay?      Các văn bản đó trình bày về vấn đề gì?</w:t>
      </w:r>
      <w:r w:rsidRPr="00365D26">
        <w:rPr>
          <w:rFonts w:ascii="Times New Roman" w:hAnsi="Times New Roman"/>
          <w:b/>
          <w:szCs w:val="28"/>
          <w:lang w:val="nl-NL"/>
        </w:rPr>
        <w:br/>
        <w:t>Giới thiờu và dạy bài học mới</w:t>
      </w:r>
    </w:p>
    <w:p w:rsidR="00365D26" w:rsidRPr="00365D26" w:rsidRDefault="00365D26" w:rsidP="00150BD7">
      <w:pPr>
        <w:spacing w:before="60" w:after="60"/>
        <w:jc w:val="both"/>
        <w:rPr>
          <w:rFonts w:ascii="Times New Roman" w:hAnsi="Times New Roman"/>
          <w:szCs w:val="28"/>
        </w:rPr>
      </w:pPr>
      <w:r w:rsidRPr="00365D26">
        <w:rPr>
          <w:rFonts w:ascii="Times New Roman" w:hAnsi="Times New Roman"/>
          <w:bCs/>
          <w:szCs w:val="28"/>
          <w:lang w:val="nl-NL"/>
        </w:rPr>
        <w:t xml:space="preserve">   </w:t>
      </w:r>
      <w:r w:rsidRPr="00365D26">
        <w:rPr>
          <w:rFonts w:ascii="Times New Roman" w:hAnsi="Times New Roman"/>
          <w:szCs w:val="28"/>
        </w:rPr>
        <w:t>- Bảo vệ môi trường sống quanh ta đang bị ô nhiễm là trách nhiệm là trách nhiệm chung của mọi người. Có rất nhiều việc để làm để thực hiện nhiệm vụ đó và một trong những việc làm cụ thể và cần thiết hàng ngày là hạn chế thấp nhất đến mức không dùng các loại bao bì bằng ni lông. Vì sao vậy? để trả lời câu hỏi này chúng ta cùng tìm hiểu vă</w:t>
      </w:r>
      <w:r w:rsidR="00150BD7">
        <w:rPr>
          <w:rFonts w:ascii="Times New Roman" w:hAnsi="Times New Roman"/>
          <w:szCs w:val="28"/>
        </w:rPr>
        <w:t>n bản.</w:t>
      </w:r>
      <w:r w:rsidRPr="00365D26">
        <w:rPr>
          <w:rFonts w:ascii="Times New Roman" w:hAnsi="Times New Roman"/>
          <w:bCs/>
          <w:szCs w:val="28"/>
        </w:rPr>
        <w:tab/>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HOẠT ĐỘNG </w:t>
      </w:r>
      <w:r w:rsidR="00150BD7">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150BD7">
        <w:rPr>
          <w:rFonts w:ascii="Times New Roman" w:hAnsi="Times New Roman"/>
          <w:szCs w:val="28"/>
        </w:rPr>
        <w:t>ì</w:t>
      </w:r>
      <w:r w:rsidRPr="00365D26">
        <w:rPr>
          <w:rFonts w:ascii="Times New Roman" w:hAnsi="Times New Roman"/>
          <w:szCs w:val="28"/>
        </w:rPr>
        <w:t>m hiểu chung văn bản</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Mục ti</w:t>
      </w:r>
      <w:r w:rsidR="00150BD7">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những n</w:t>
      </w:r>
      <w:r w:rsidR="00150BD7">
        <w:rPr>
          <w:rFonts w:ascii="Times New Roman" w:hAnsi="Times New Roman"/>
          <w:szCs w:val="28"/>
        </w:rPr>
        <w:t xml:space="preserve">ét tiêu </w:t>
      </w:r>
      <w:r w:rsidRPr="00365D26">
        <w:rPr>
          <w:rFonts w:ascii="Times New Roman" w:hAnsi="Times New Roman"/>
          <w:szCs w:val="28"/>
        </w:rPr>
        <w:t>biểu về t</w:t>
      </w:r>
      <w:r w:rsidR="00150BD7">
        <w:rPr>
          <w:rFonts w:ascii="Times New Roman" w:hAnsi="Times New Roman"/>
          <w:szCs w:val="28"/>
        </w:rPr>
        <w:t>á</w:t>
      </w:r>
      <w:r w:rsidRPr="00365D26">
        <w:rPr>
          <w:rFonts w:ascii="Times New Roman" w:hAnsi="Times New Roman"/>
          <w:szCs w:val="28"/>
        </w:rPr>
        <w:t>c phẩm.</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150BD7">
        <w:rPr>
          <w:rFonts w:ascii="Times New Roman" w:hAnsi="Times New Roman"/>
          <w:b/>
          <w:szCs w:val="28"/>
        </w:rPr>
        <w:t>ì</w:t>
      </w:r>
      <w:r w:rsidRPr="00365D26">
        <w:rPr>
          <w:rFonts w:ascii="Times New Roman" w:hAnsi="Times New Roman"/>
          <w:b/>
          <w:szCs w:val="28"/>
        </w:rPr>
        <w:t xml:space="preserve">nh thức tổ chức dạy học: </w:t>
      </w:r>
      <w:r w:rsidR="00150BD7">
        <w:rPr>
          <w:rFonts w:ascii="Times New Roman" w:hAnsi="Times New Roman"/>
          <w:szCs w:val="28"/>
        </w:rPr>
        <w:t>Cá nhân</w:t>
      </w:r>
    </w:p>
    <w:p w:rsidR="00365D26" w:rsidRPr="00365D26" w:rsidRDefault="00365D26" w:rsidP="00150BD7">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5 ph</w:t>
      </w:r>
      <w:r w:rsidR="00150BD7">
        <w:rPr>
          <w:rFonts w:ascii="Times New Roman" w:hAnsi="Times New Roman"/>
          <w:szCs w:val="28"/>
        </w:rPr>
        <w:t>út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1710"/>
        <w:gridCol w:w="4500"/>
        <w:gridCol w:w="360"/>
      </w:tblGrid>
      <w:tr w:rsidR="00365D26" w:rsidRPr="00365D26" w:rsidTr="00150BD7">
        <w:trPr>
          <w:gridAfter w:val="1"/>
          <w:wAfter w:w="360" w:type="dxa"/>
        </w:trPr>
        <w:tc>
          <w:tcPr>
            <w:tcW w:w="3708" w:type="dxa"/>
            <w:vAlign w:val="center"/>
          </w:tcPr>
          <w:p w:rsidR="00365D26" w:rsidRPr="00365D26" w:rsidRDefault="00365D26" w:rsidP="00150BD7">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150BD7">
              <w:rPr>
                <w:rFonts w:ascii="Times New Roman" w:hAnsi="Times New Roman"/>
                <w:b/>
                <w:kern w:val="1"/>
                <w:szCs w:val="28"/>
              </w:rPr>
              <w:t>giáo viên</w:t>
            </w:r>
          </w:p>
        </w:tc>
        <w:tc>
          <w:tcPr>
            <w:tcW w:w="1710"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00"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150BD7">
        <w:tc>
          <w:tcPr>
            <w:tcW w:w="3708" w:type="dxa"/>
          </w:tcPr>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nêu yêu cầu đọc.</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đọc 1 đoạn</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nhận xét phần đọc của học sinh.</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GV cho hs giải nghĩa các từ khó.</w:t>
            </w: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Giải nghĩa các từ khó từ 1- 9?</w:t>
            </w:r>
          </w:p>
          <w:p w:rsidR="00365D26" w:rsidRPr="00365D26" w:rsidRDefault="00365D26" w:rsidP="00365D26">
            <w:pPr>
              <w:jc w:val="both"/>
              <w:rPr>
                <w:rFonts w:ascii="Times New Roman" w:hAnsi="Times New Roman"/>
                <w:szCs w:val="28"/>
              </w:rPr>
            </w:pPr>
            <w:r w:rsidRPr="00365D26">
              <w:rPr>
                <w:rFonts w:ascii="Times New Roman" w:hAnsi="Times New Roman"/>
                <w:szCs w:val="28"/>
              </w:rPr>
              <w:t>- GV giảng giải lại một số từ.</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+Thông tin: Là  truyền tin cho nhau để biết.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xml:space="preserve">? Văn bản gồm mấy phần? </w:t>
            </w:r>
            <w:r w:rsidRPr="00365D26">
              <w:rPr>
                <w:rFonts w:ascii="Times New Roman" w:hAnsi="Times New Roman"/>
                <w:b/>
                <w:i/>
                <w:szCs w:val="28"/>
              </w:rPr>
              <w:lastRenderedPageBreak/>
              <w:t>Nêu nội dung của từng phần?</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GV giới thiệu: Đây là một văn bản nhật dụng thuyết minh về một vấn đề khoa học tự nhiên.</w:t>
            </w:r>
          </w:p>
          <w:p w:rsidR="00365D26" w:rsidRPr="00365D26" w:rsidRDefault="00365D26" w:rsidP="00365D26">
            <w:pPr>
              <w:jc w:val="both"/>
              <w:rPr>
                <w:rFonts w:ascii="Times New Roman" w:hAnsi="Times New Roman"/>
                <w:b/>
                <w:bCs/>
                <w:i/>
                <w:iCs/>
                <w:szCs w:val="28"/>
              </w:rPr>
            </w:pPr>
            <w:r w:rsidRPr="00365D26">
              <w:rPr>
                <w:rFonts w:ascii="Times New Roman" w:hAnsi="Times New Roman"/>
                <w:b/>
                <w:bCs/>
                <w:i/>
                <w:iCs/>
                <w:szCs w:val="28"/>
              </w:rPr>
              <w:t>GV KQ chuyển ý.</w:t>
            </w:r>
          </w:p>
          <w:p w:rsidR="00365D26" w:rsidRPr="00365D26" w:rsidRDefault="00365D26" w:rsidP="00365D26">
            <w:pPr>
              <w:rPr>
                <w:rFonts w:ascii="Times New Roman" w:hAnsi="Times New Roman"/>
              </w:rPr>
            </w:pPr>
          </w:p>
        </w:tc>
        <w:tc>
          <w:tcPr>
            <w:tcW w:w="1710" w:type="dxa"/>
          </w:tcPr>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lastRenderedPageBreak/>
              <w:t>- HS đọc nối tiếp</w:t>
            </w: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HS dựa vào SGK giải thích các từ khó.</w:t>
            </w: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Nghiên cứu VB phát hiện</w:t>
            </w: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rPr>
            </w:pPr>
          </w:p>
        </w:tc>
        <w:tc>
          <w:tcPr>
            <w:tcW w:w="4860" w:type="dxa"/>
            <w:gridSpan w:val="2"/>
          </w:tcPr>
          <w:p w:rsidR="00365D26" w:rsidRPr="00365D26" w:rsidRDefault="00365D26" w:rsidP="00365D26">
            <w:pPr>
              <w:jc w:val="both"/>
              <w:rPr>
                <w:rFonts w:ascii="Times New Roman" w:hAnsi="Times New Roman"/>
                <w:b/>
                <w:bCs/>
                <w:i/>
                <w:szCs w:val="28"/>
                <w:u w:val="single"/>
              </w:rPr>
            </w:pPr>
            <w:r w:rsidRPr="00365D26">
              <w:rPr>
                <w:rFonts w:ascii="Times New Roman" w:hAnsi="Times New Roman"/>
                <w:b/>
                <w:bCs/>
                <w:i/>
                <w:szCs w:val="28"/>
                <w:u w:val="single"/>
              </w:rPr>
              <w:lastRenderedPageBreak/>
              <w:t xml:space="preserve">I. Đọc  </w:t>
            </w:r>
            <w:r w:rsidR="00150BD7">
              <w:rPr>
                <w:rFonts w:ascii="Times New Roman" w:hAnsi="Times New Roman"/>
                <w:b/>
                <w:bCs/>
                <w:i/>
                <w:szCs w:val="28"/>
                <w:u w:val="single"/>
              </w:rPr>
              <w:t>tìm hiểu chung</w:t>
            </w: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 Đọc</w:t>
            </w:r>
          </w:p>
          <w:p w:rsidR="00365D26" w:rsidRPr="00365D26" w:rsidRDefault="00365D26" w:rsidP="00365D26">
            <w:pPr>
              <w:jc w:val="both"/>
              <w:rPr>
                <w:rFonts w:ascii="Times New Roman" w:hAnsi="Times New Roman"/>
                <w:szCs w:val="28"/>
              </w:rPr>
            </w:pPr>
            <w:r w:rsidRPr="00365D26">
              <w:rPr>
                <w:rFonts w:ascii="Times New Roman" w:hAnsi="Times New Roman"/>
                <w:szCs w:val="28"/>
              </w:rPr>
              <w:t>- Đọc rõ ràng, mạch lạc chú ý các thuật ngữ chuyên môn, phát âm chính xác.</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bCs/>
                <w:szCs w:val="28"/>
                <w:u w:val="single"/>
              </w:rPr>
            </w:pP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 Từ khó</w:t>
            </w:r>
            <w:r w:rsidRPr="00365D26">
              <w:rPr>
                <w:rFonts w:ascii="Times New Roman" w:hAnsi="Times New Roman"/>
                <w:szCs w:val="28"/>
              </w:rPr>
              <w:t>: SGK</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 Cấu trúc văn bản</w:t>
            </w:r>
          </w:p>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 xml:space="preserve">+ </w:t>
            </w:r>
            <w:r w:rsidRPr="00365D26">
              <w:rPr>
                <w:rFonts w:ascii="Times New Roman" w:hAnsi="Times New Roman"/>
                <w:b/>
                <w:bCs/>
                <w:szCs w:val="28"/>
              </w:rPr>
              <w:t>Bố cục</w:t>
            </w:r>
            <w:r w:rsidRPr="00365D26">
              <w:rPr>
                <w:rFonts w:ascii="Times New Roman" w:hAnsi="Times New Roman"/>
                <w:szCs w:val="28"/>
              </w:rPr>
              <w:t>: 3 Phần</w:t>
            </w:r>
          </w:p>
          <w:p w:rsidR="00365D26" w:rsidRPr="00365D26" w:rsidRDefault="00365D26" w:rsidP="00365D26">
            <w:pPr>
              <w:jc w:val="both"/>
              <w:rPr>
                <w:rFonts w:ascii="Times New Roman" w:hAnsi="Times New Roman"/>
                <w:szCs w:val="28"/>
              </w:rPr>
            </w:pPr>
            <w:r w:rsidRPr="00365D26">
              <w:rPr>
                <w:rFonts w:ascii="Times New Roman" w:hAnsi="Times New Roman"/>
                <w:szCs w:val="28"/>
              </w:rPr>
              <w:t>- Phần 1: Từ đầu đến một ngày không sử dụng bao bì ni lông nguyên nhân ra đời của bản thông điệp: Thông tin về ngày trái đất năm 2000 của Việt Nam.</w:t>
            </w:r>
          </w:p>
          <w:p w:rsidR="00365D26" w:rsidRPr="00365D26" w:rsidRDefault="00365D26" w:rsidP="00365D26">
            <w:pPr>
              <w:jc w:val="both"/>
              <w:rPr>
                <w:rFonts w:ascii="Times New Roman" w:hAnsi="Times New Roman"/>
                <w:szCs w:val="28"/>
              </w:rPr>
            </w:pPr>
            <w:r w:rsidRPr="00365D26">
              <w:rPr>
                <w:rFonts w:ascii="Times New Roman" w:hAnsi="Times New Roman"/>
                <w:szCs w:val="28"/>
              </w:rPr>
              <w:t>- Phần 2: Tiếp đến ô nhiễm nghiêm trọng với môi trường tác hại của việc sử dụng bao bì ni lông.</w:t>
            </w:r>
          </w:p>
          <w:p w:rsidR="00365D26" w:rsidRPr="00365D26" w:rsidRDefault="00365D26" w:rsidP="00365D26">
            <w:pPr>
              <w:jc w:val="both"/>
              <w:rPr>
                <w:rFonts w:ascii="Times New Roman" w:hAnsi="Times New Roman"/>
                <w:szCs w:val="28"/>
              </w:rPr>
            </w:pPr>
            <w:r w:rsidRPr="00365D26">
              <w:rPr>
                <w:rFonts w:ascii="Times New Roman" w:hAnsi="Times New Roman"/>
                <w:szCs w:val="28"/>
              </w:rPr>
              <w:t>Phần 3: Còn lại</w:t>
            </w: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2: </w:t>
      </w:r>
      <w:r w:rsidRPr="00365D26">
        <w:rPr>
          <w:rFonts w:ascii="Times New Roman" w:hAnsi="Times New Roman"/>
          <w:szCs w:val="28"/>
        </w:rPr>
        <w:t>Hướng dẫn học sinh t</w:t>
      </w:r>
      <w:r w:rsidR="00150BD7">
        <w:rPr>
          <w:rFonts w:ascii="Times New Roman" w:hAnsi="Times New Roman"/>
          <w:szCs w:val="28"/>
        </w:rPr>
        <w:t>ì</w:t>
      </w:r>
      <w:r w:rsidRPr="00365D26">
        <w:rPr>
          <w:rFonts w:ascii="Times New Roman" w:hAnsi="Times New Roman"/>
          <w:szCs w:val="28"/>
        </w:rPr>
        <w:t>m hiểu chi tiết văn bản</w:t>
      </w:r>
    </w:p>
    <w:p w:rsidR="00365D26" w:rsidRPr="00365D26" w:rsidRDefault="00365D26" w:rsidP="00365D26">
      <w:pPr>
        <w:jc w:val="both"/>
        <w:rPr>
          <w:rFonts w:ascii="Times New Roman" w:hAnsi="Times New Roman"/>
          <w:iCs/>
          <w:szCs w:val="28"/>
        </w:rPr>
      </w:pPr>
      <w:r w:rsidRPr="00365D26">
        <w:rPr>
          <w:rFonts w:ascii="Times New Roman" w:hAnsi="Times New Roman"/>
          <w:b/>
          <w:szCs w:val="28"/>
        </w:rPr>
        <w:t>+ Mục ti</w:t>
      </w:r>
      <w:r w:rsidR="00150BD7">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được</w:t>
      </w:r>
      <w:r w:rsidRPr="00365D26">
        <w:rPr>
          <w:rFonts w:ascii="Arial" w:hAnsi="Arial" w:cs="Arial"/>
          <w:szCs w:val="28"/>
        </w:rPr>
        <w:t xml:space="preserve"> </w:t>
      </w:r>
      <w:r w:rsidRPr="00365D26">
        <w:rPr>
          <w:rFonts w:ascii="Times New Roman" w:hAnsi="Times New Roman"/>
          <w:bCs/>
          <w:szCs w:val="28"/>
        </w:rPr>
        <w:t>nguyên nhân ra đời của bản thông điệp</w:t>
      </w:r>
      <w:r w:rsidRPr="00365D26">
        <w:rPr>
          <w:rFonts w:ascii="Times New Roman" w:hAnsi="Times New Roman"/>
          <w:szCs w:val="28"/>
        </w:rPr>
        <w:t xml:space="preserve">: </w:t>
      </w:r>
      <w:r w:rsidRPr="00365D26">
        <w:rPr>
          <w:rFonts w:ascii="Times New Roman" w:hAnsi="Times New Roman"/>
          <w:iCs/>
          <w:szCs w:val="28"/>
        </w:rPr>
        <w:t>Một ngày không sử dụng bao bì ni lông, tỏc hại của việc sử dụng bao ni long, biện phỏp khắc phục…</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 b</w:t>
      </w:r>
      <w:r w:rsidR="00150BD7">
        <w:rPr>
          <w:rFonts w:ascii="Times New Roman" w:hAnsi="Times New Roman"/>
          <w:szCs w:val="28"/>
        </w:rPr>
        <w:t>ì</w:t>
      </w:r>
      <w:r w:rsidRPr="00365D26">
        <w:rPr>
          <w:rFonts w:ascii="Times New Roman" w:hAnsi="Times New Roman"/>
          <w:szCs w:val="28"/>
        </w:rPr>
        <w:t>nh giảng.</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Thời gian:</w:t>
      </w:r>
      <w:r w:rsidRPr="00365D26">
        <w:rPr>
          <w:rFonts w:ascii="Times New Roman" w:hAnsi="Times New Roman"/>
          <w:szCs w:val="28"/>
        </w:rPr>
        <w:t xml:space="preserve"> 25 ph</w:t>
      </w:r>
      <w:r w:rsidR="00150BD7">
        <w:rPr>
          <w:rFonts w:ascii="Times New Roman" w:hAnsi="Times New Roman"/>
          <w:szCs w:val="28"/>
        </w:rPr>
        <w:t>ú</w:t>
      </w:r>
      <w:r w:rsidRPr="00365D26">
        <w:rPr>
          <w:rFonts w:ascii="Times New Roman" w:hAnsi="Times New Roman"/>
          <w:szCs w:val="28"/>
        </w:rPr>
        <w:t>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1800"/>
        <w:gridCol w:w="4860"/>
      </w:tblGrid>
      <w:tr w:rsidR="00365D26" w:rsidRPr="00365D26" w:rsidTr="00150BD7">
        <w:tc>
          <w:tcPr>
            <w:tcW w:w="3618" w:type="dxa"/>
          </w:tcPr>
          <w:p w:rsidR="00365D26" w:rsidRPr="00365D26" w:rsidRDefault="00365D26" w:rsidP="00150BD7">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150BD7">
              <w:rPr>
                <w:rFonts w:ascii="Times New Roman" w:hAnsi="Times New Roman"/>
                <w:b/>
                <w:kern w:val="1"/>
                <w:szCs w:val="28"/>
              </w:rPr>
              <w:t>giáo viên</w:t>
            </w:r>
          </w:p>
        </w:tc>
        <w:tc>
          <w:tcPr>
            <w:tcW w:w="180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86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150BD7">
        <w:tc>
          <w:tcPr>
            <w:tcW w:w="3618" w:type="dxa"/>
          </w:tcPr>
          <w:p w:rsidR="00365D26" w:rsidRPr="00365D26" w:rsidRDefault="00365D26" w:rsidP="00365D26">
            <w:pPr>
              <w:jc w:val="both"/>
              <w:rPr>
                <w:rFonts w:ascii="Times New Roman" w:hAnsi="Times New Roman"/>
                <w:szCs w:val="28"/>
              </w:rPr>
            </w:pPr>
            <w:r w:rsidRPr="00365D26">
              <w:rPr>
                <w:rFonts w:ascii="Times New Roman" w:hAnsi="Times New Roman"/>
                <w:szCs w:val="28"/>
              </w:rPr>
              <w:t>- GV nêu yêu cầu  học sinh đọc phần 1.</w:t>
            </w: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Phần 1 tập chung nêu lên vấn đề  gì.</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Ngày trái đất là ngày nào hàng năm, ngày đó có từ bao giờ? Do ai khởi xướng.</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Tôn chỉ hoạt động của tổ chức Ngày Trái Đất?</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Tổ chức  Ngày trái  đất  đã có bao nhiêu nước tham gia Việt Nam tham gia với chủ đề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GV: Chủ đề mà Việt Nam lựa chọn có sự tham gia của 13 cơ quan và tổ chức phi chính phủ và bộ khoa học công nghệ lựa chọn. Có thể nói đây là 1 chủ đề thiết thực, phù </w:t>
            </w:r>
            <w:r w:rsidRPr="00365D26">
              <w:rPr>
                <w:rFonts w:ascii="Times New Roman" w:hAnsi="Times New Roman"/>
                <w:szCs w:val="28"/>
              </w:rPr>
              <w:lastRenderedPageBreak/>
              <w:t>hợp với hoàn cảnh Việt Nam, gần gũi với mọi đối tượng trong nước đang phát triển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Chỉ với mấy dòng ngắn gọn mà phần thứ nhất đã giúp cho người đọc nắm bắt được vấn đề chủ yếu nào?</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GV: Vậy lí do nào khiến co Việt Nam lựa chọn chủ đề một ngày không sửa dụng bao bì ni lông chúng ta cùng tìm hiểu phần 2.</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nêu yêu cầu học sinh đọc phần 2.</w:t>
            </w:r>
          </w:p>
          <w:p w:rsidR="00365D26" w:rsidRPr="00365D26" w:rsidRDefault="00365D26" w:rsidP="00365D26">
            <w:pPr>
              <w:jc w:val="both"/>
              <w:rPr>
                <w:rFonts w:ascii="Times New Roman" w:hAnsi="Times New Roman"/>
                <w:b/>
                <w:i/>
                <w:szCs w:val="28"/>
              </w:rPr>
            </w:pPr>
            <w:r w:rsidRPr="00365D26">
              <w:rPr>
                <w:rFonts w:ascii="Times New Roman" w:hAnsi="Times New Roman"/>
                <w:szCs w:val="28"/>
                <w:lang w:val="nl-NL"/>
              </w:rPr>
              <w:t xml:space="preserve">  </w:t>
            </w:r>
            <w:r w:rsidRPr="00365D26">
              <w:rPr>
                <w:rFonts w:ascii="Times New Roman" w:hAnsi="Times New Roman"/>
                <w:b/>
                <w:i/>
                <w:szCs w:val="28"/>
              </w:rPr>
              <w:t>? Nhắc lại nội dung phần 2.</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GV: Phần 2 có thể chia làm hai phần nhỏ: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Phần 1: Từ như chúng ta đã biết đến cho trẻ sơ sinh.</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Phần 2: Tiếp đến đối với môi trường.</w:t>
            </w:r>
          </w:p>
          <w:p w:rsidR="00365D26" w:rsidRPr="00365D26" w:rsidRDefault="00365D26" w:rsidP="00365D26">
            <w:pPr>
              <w:jc w:val="both"/>
              <w:rPr>
                <w:rFonts w:ascii="Times New Roman" w:hAnsi="Times New Roman"/>
                <w:szCs w:val="28"/>
              </w:rPr>
            </w:pPr>
            <w:r w:rsidRPr="00365D26">
              <w:rPr>
                <w:rFonts w:ascii="Times New Roman" w:hAnsi="Times New Roman"/>
                <w:szCs w:val="28"/>
              </w:rPr>
              <w:t>- GV định hướng cho hs chú ý vào phần 1.</w:t>
            </w: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ở phần này tập chung nêu lên vấn đề gì?</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GV: Sử dụng bao bì ni lông cũng có nhiều thuận lợi nhưng có thể nói nó cũng có rất nhiều tác hại.</w:t>
            </w: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Những tác hại của bao bì ni lông là gì? Tác hại nào là cơ bản nhất? Vì sao?</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Em có nhận xét gì về cách giải thích tác hại của việc sử </w:t>
            </w:r>
            <w:r w:rsidRPr="00365D26">
              <w:rPr>
                <w:rFonts w:ascii="Times New Roman" w:hAnsi="Times New Roman"/>
                <w:b/>
                <w:i/>
                <w:szCs w:val="28"/>
              </w:rPr>
              <w:lastRenderedPageBreak/>
              <w:t xml:space="preserve">dụng bao bì ni lông? Qua cách giải thích đó em hiểu gì về tác hại của việc sử dụng bao bì ni lông?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GV cung cấp thêm thông tin theo sgv- 107.</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Hiện nay ở Việt Nam và trên thế giới đã có những biện pháp nào để xử lí rác thải bao bì ni lông? Hãy phân tích các biện pháp xử lí đó?</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ý kiến nhận xét của em về các biện pháp xử lí trên?</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Trước những biện pháp xử lí còn nan giải trên VB nêu lên giải pháp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Nhận xét các biện pháp trên?</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Để các biện pháp trên có tính khả thi mỗi chúng ta cần làm gì?</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GVKQ</w:t>
            </w:r>
            <w:r w:rsidRPr="00365D26">
              <w:rPr>
                <w:rFonts w:ascii="Times New Roman" w:hAnsi="Times New Roman"/>
                <w:szCs w:val="28"/>
              </w:rPr>
              <w:t>: Sử dụng hay không sử dụng bao bì ni lông chỉ là 1 việc, một thói quen rất nhỏ trong cuộc sống hàng ngày của con người hiện đại. Nhưng thật ra nó lại có ý nghĩa rất to lớn.</w:t>
            </w: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Tác giả kết thúc bản thông điệp đó bằng lời kêu gọi như thế nào?</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lang w:val="nl-NL"/>
              </w:rPr>
            </w:pPr>
            <w:r w:rsidRPr="00365D26">
              <w:rPr>
                <w:rFonts w:ascii="Times New Roman" w:hAnsi="Times New Roman"/>
                <w:b/>
                <w:i/>
                <w:szCs w:val="28"/>
                <w:lang w:val="nl-NL"/>
              </w:rPr>
              <w:t>? Nhận xét gì về lời kêu gọi ?</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b/>
                <w:i/>
                <w:szCs w:val="28"/>
                <w:lang w:val="nl-NL"/>
              </w:rPr>
            </w:pPr>
            <w:r w:rsidRPr="00365D26">
              <w:rPr>
                <w:rFonts w:ascii="Times New Roman" w:hAnsi="Times New Roman"/>
                <w:szCs w:val="28"/>
                <w:lang w:val="nl-NL"/>
              </w:rPr>
              <w:t xml:space="preserve">  </w:t>
            </w:r>
            <w:r w:rsidRPr="00365D26">
              <w:rPr>
                <w:rFonts w:ascii="Times New Roman" w:hAnsi="Times New Roman"/>
                <w:b/>
                <w:i/>
                <w:szCs w:val="28"/>
                <w:lang w:val="nl-NL"/>
              </w:rPr>
              <w:t>? Trước lời kêu gọi đó thái độ của chúng ta thế nào?</w:t>
            </w:r>
          </w:p>
          <w:p w:rsidR="00365D26" w:rsidRPr="00365D26" w:rsidRDefault="00365D26" w:rsidP="00365D26">
            <w:pPr>
              <w:jc w:val="both"/>
              <w:rPr>
                <w:rFonts w:ascii="Times New Roman" w:hAnsi="Times New Roman"/>
                <w:szCs w:val="28"/>
                <w:lang w:val="nl-NL"/>
              </w:rPr>
            </w:pPr>
            <w:r w:rsidRPr="00365D26">
              <w:rPr>
                <w:rFonts w:ascii="Times New Roman" w:hAnsi="Times New Roman"/>
                <w:b/>
                <w:bCs/>
                <w:szCs w:val="28"/>
                <w:lang w:val="nl-NL"/>
              </w:rPr>
              <w:t>GVKQ toàn bài</w:t>
            </w:r>
            <w:r w:rsidRPr="00365D26">
              <w:rPr>
                <w:rFonts w:ascii="Times New Roman" w:hAnsi="Times New Roman"/>
                <w:szCs w:val="28"/>
                <w:lang w:val="nl-NL"/>
              </w:rPr>
              <w:t>.</w:t>
            </w:r>
          </w:p>
          <w:p w:rsidR="00365D26" w:rsidRPr="00365D26" w:rsidRDefault="00365D26" w:rsidP="00365D26">
            <w:pPr>
              <w:jc w:val="both"/>
              <w:rPr>
                <w:rFonts w:ascii="Times New Roman" w:hAnsi="Times New Roman"/>
                <w:szCs w:val="28"/>
                <w:lang w:val="nl-NL"/>
              </w:rPr>
            </w:pPr>
          </w:p>
          <w:p w:rsidR="00365D26" w:rsidRPr="00365D26" w:rsidRDefault="00365D26" w:rsidP="00365D26">
            <w:pPr>
              <w:rPr>
                <w:rFonts w:ascii="Times New Roman" w:hAnsi="Times New Roman"/>
              </w:rPr>
            </w:pPr>
          </w:p>
        </w:tc>
        <w:tc>
          <w:tcPr>
            <w:tcW w:w="1800" w:type="dxa"/>
          </w:tcPr>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lastRenderedPageBreak/>
              <w:t>- HS đọc phần 1</w:t>
            </w: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Phát hiện</w:t>
            </w: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rPr>
            </w:pPr>
            <w:r w:rsidRPr="00365D26">
              <w:rPr>
                <w:rFonts w:ascii="Times New Roman" w:hAnsi="Times New Roman"/>
                <w:szCs w:val="28"/>
              </w:rPr>
              <w:t>- Nhận xét</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Phát hiện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khái quát</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HS đọc, theo dõi đoạn nhỏ 2</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HS trình bày</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Thảo luận</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Thảo luận trình bày ý kiến</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nhận xét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Phát hiện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nêu ý kiến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150BD7">
            <w:pPr>
              <w:rPr>
                <w:rFonts w:ascii="Times New Roman" w:hAnsi="Times New Roman"/>
                <w:szCs w:val="28"/>
                <w:lang w:val="nl-NL"/>
              </w:rPr>
            </w:pPr>
            <w:r w:rsidRPr="00365D26">
              <w:rPr>
                <w:rFonts w:ascii="Times New Roman" w:hAnsi="Times New Roman"/>
                <w:szCs w:val="28"/>
                <w:lang w:val="nl-NL"/>
              </w:rPr>
              <w:t>-  H/s phát hiện</w:t>
            </w:r>
          </w:p>
          <w:p w:rsidR="00365D26" w:rsidRPr="00365D26" w:rsidRDefault="00365D26" w:rsidP="00365D26">
            <w:pPr>
              <w:jc w:val="center"/>
              <w:rPr>
                <w:rFonts w:ascii="Times New Roman" w:hAnsi="Times New Roman"/>
                <w:szCs w:val="28"/>
                <w:lang w:val="nl-NL"/>
              </w:rPr>
            </w:pPr>
          </w:p>
          <w:p w:rsidR="00365D26" w:rsidRPr="00365D26" w:rsidRDefault="00365D26" w:rsidP="00365D26">
            <w:pPr>
              <w:jc w:val="center"/>
              <w:rPr>
                <w:rFonts w:ascii="Times New Roman" w:hAnsi="Times New Roman"/>
                <w:szCs w:val="28"/>
                <w:lang w:val="nl-NL"/>
              </w:rPr>
            </w:pPr>
            <w:r w:rsidRPr="00365D26">
              <w:rPr>
                <w:rFonts w:ascii="Times New Roman" w:hAnsi="Times New Roman"/>
                <w:szCs w:val="28"/>
                <w:lang w:val="nl-NL"/>
              </w:rPr>
              <w:t>- H/S nêu ý kiến nhận xét</w:t>
            </w:r>
          </w:p>
          <w:p w:rsidR="00365D26" w:rsidRPr="00365D26" w:rsidRDefault="00365D26" w:rsidP="00365D26">
            <w:pPr>
              <w:jc w:val="center"/>
              <w:rPr>
                <w:rFonts w:ascii="Times New Roman" w:hAnsi="Times New Roman"/>
                <w:szCs w:val="28"/>
                <w:lang w:val="nl-NL"/>
              </w:rPr>
            </w:pPr>
          </w:p>
          <w:p w:rsidR="00365D26" w:rsidRPr="00365D26" w:rsidRDefault="00365D26" w:rsidP="00365D26">
            <w:pPr>
              <w:jc w:val="center"/>
              <w:rPr>
                <w:rFonts w:ascii="Times New Roman" w:hAnsi="Times New Roman"/>
                <w:szCs w:val="28"/>
                <w:lang w:val="nl-NL"/>
              </w:rPr>
            </w:pPr>
          </w:p>
          <w:p w:rsidR="00365D26" w:rsidRPr="00365D26" w:rsidRDefault="00365D26" w:rsidP="00365D26">
            <w:pPr>
              <w:jc w:val="center"/>
              <w:rPr>
                <w:rFonts w:ascii="Times New Roman" w:hAnsi="Times New Roman"/>
                <w:szCs w:val="28"/>
                <w:lang w:val="nl-NL"/>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xml:space="preserve">- Phân tích </w:t>
            </w:r>
            <w:r w:rsidRPr="00365D26">
              <w:rPr>
                <w:rFonts w:ascii="Times New Roman" w:hAnsi="Times New Roman"/>
                <w:szCs w:val="28"/>
              </w:rPr>
              <w:lastRenderedPageBreak/>
              <w:t>khái quát.</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phát hiện</w:t>
            </w:r>
          </w:p>
          <w:p w:rsidR="00365D26" w:rsidRPr="00365D26" w:rsidRDefault="00365D26" w:rsidP="00365D26">
            <w:pPr>
              <w:rPr>
                <w:rFonts w:ascii="Times New Roman" w:hAnsi="Times New Roman"/>
                <w:szCs w:val="28"/>
              </w:rPr>
            </w:pPr>
            <w:r w:rsidRPr="00365D26">
              <w:rPr>
                <w:rFonts w:ascii="Times New Roman" w:hAnsi="Times New Roman"/>
                <w:szCs w:val="28"/>
              </w:rPr>
              <w:t>- Nhận xét</w:t>
            </w:r>
          </w:p>
          <w:p w:rsidR="00365D26" w:rsidRPr="00365D26" w:rsidRDefault="00365D26" w:rsidP="00365D26">
            <w:pPr>
              <w:rPr>
                <w:rFonts w:ascii="Times New Roman" w:hAnsi="Times New Roman"/>
                <w:szCs w:val="28"/>
              </w:rPr>
            </w:pPr>
            <w:r w:rsidRPr="00365D26">
              <w:rPr>
                <w:rFonts w:ascii="Times New Roman" w:hAnsi="Times New Roman"/>
                <w:szCs w:val="28"/>
              </w:rPr>
              <w:t>- HS tự bộc lộ</w:t>
            </w:r>
          </w:p>
        </w:tc>
        <w:tc>
          <w:tcPr>
            <w:tcW w:w="4860" w:type="dxa"/>
          </w:tcPr>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II. Đọc- hiểu văn bản</w:t>
            </w:r>
          </w:p>
          <w:p w:rsidR="00365D26" w:rsidRPr="00365D26" w:rsidRDefault="00365D26" w:rsidP="00365D26">
            <w:pPr>
              <w:jc w:val="both"/>
              <w:rPr>
                <w:rFonts w:ascii="Times New Roman" w:hAnsi="Times New Roman"/>
                <w:b/>
                <w:i/>
                <w:iCs/>
                <w:szCs w:val="28"/>
                <w:u w:val="single"/>
              </w:rPr>
            </w:pPr>
            <w:r w:rsidRPr="00365D26">
              <w:rPr>
                <w:rFonts w:ascii="Times New Roman" w:hAnsi="Times New Roman"/>
                <w:b/>
                <w:bCs/>
                <w:i/>
                <w:szCs w:val="28"/>
                <w:u w:val="single"/>
              </w:rPr>
              <w:t>1. Nguyên nhân ra đời của bản thông điệp</w:t>
            </w:r>
            <w:r w:rsidRPr="00365D26">
              <w:rPr>
                <w:rFonts w:ascii="Times New Roman" w:hAnsi="Times New Roman"/>
                <w:b/>
                <w:i/>
                <w:szCs w:val="28"/>
                <w:u w:val="single"/>
              </w:rPr>
              <w:t xml:space="preserve">: </w:t>
            </w:r>
            <w:r w:rsidRPr="00365D26">
              <w:rPr>
                <w:rFonts w:ascii="Times New Roman" w:hAnsi="Times New Roman"/>
                <w:b/>
                <w:i/>
                <w:iCs/>
                <w:szCs w:val="28"/>
                <w:u w:val="single"/>
              </w:rPr>
              <w:t>Một ngày không sử dụng bao bì ni lông.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Ngày 22 tháng 4 hàng năm được gọi là ngày Trái đất.</w:t>
            </w:r>
          </w:p>
          <w:p w:rsidR="00365D26" w:rsidRPr="00365D26" w:rsidRDefault="00365D26" w:rsidP="00365D26">
            <w:pPr>
              <w:jc w:val="both"/>
              <w:rPr>
                <w:rFonts w:ascii="Times New Roman" w:hAnsi="Times New Roman"/>
                <w:szCs w:val="28"/>
              </w:rPr>
            </w:pPr>
            <w:r w:rsidRPr="00365D26">
              <w:rPr>
                <w:rFonts w:ascii="Times New Roman" w:hAnsi="Times New Roman"/>
                <w:szCs w:val="28"/>
              </w:rPr>
              <w:t>- Do một tổ chức bảo vệ môi trường của Mĩ khởi xướng năm 1970.</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Đề cập đến vấn đề về môi trường nóng bỏng nhất của từng nước và khu vực.</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Trên thế giới có 141 nước tham gia.</w:t>
            </w:r>
          </w:p>
          <w:p w:rsidR="00365D26" w:rsidRPr="00365D26" w:rsidRDefault="00365D26" w:rsidP="00365D26">
            <w:pPr>
              <w:jc w:val="both"/>
              <w:rPr>
                <w:rFonts w:ascii="Times New Roman" w:hAnsi="Times New Roman"/>
                <w:b/>
                <w:i/>
                <w:iCs/>
                <w:szCs w:val="28"/>
              </w:rPr>
            </w:pPr>
            <w:r w:rsidRPr="00365D26">
              <w:rPr>
                <w:rFonts w:ascii="Times New Roman" w:hAnsi="Times New Roman"/>
                <w:szCs w:val="28"/>
              </w:rPr>
              <w:t xml:space="preserve">- Năm 2000 là năm đầu tiên Việt Nam tham gia tổ chức ngày Trái đất với chủ đề:      </w:t>
            </w:r>
            <w:r w:rsidRPr="00365D26">
              <w:rPr>
                <w:rFonts w:ascii="Times New Roman" w:hAnsi="Times New Roman"/>
                <w:b/>
                <w:i/>
                <w:iCs/>
                <w:szCs w:val="28"/>
              </w:rPr>
              <w:t>Một ngày không sử dụng bao bì ni lông.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iCs/>
                <w:szCs w:val="28"/>
              </w:rPr>
            </w:pPr>
            <w:r w:rsidRPr="00365D26">
              <w:rPr>
                <w:rFonts w:ascii="Times New Roman" w:hAnsi="Times New Roman"/>
                <w:szCs w:val="28"/>
              </w:rPr>
              <w:lastRenderedPageBreak/>
              <w:t xml:space="preserve">- Lịch sử ra đời, tôn chỉ, quá trình hoạt động của 1 tổ chức </w:t>
            </w:r>
            <w:r w:rsidRPr="00365D26">
              <w:rPr>
                <w:rFonts w:ascii="Times New Roman" w:hAnsi="Times New Roman"/>
                <w:b/>
                <w:i/>
                <w:iCs/>
                <w:szCs w:val="28"/>
              </w:rPr>
              <w:t>Ngày trái đất</w:t>
            </w:r>
            <w:r w:rsidRPr="00365D26">
              <w:rPr>
                <w:rFonts w:ascii="Times New Roman" w:hAnsi="Times New Roman"/>
                <w:szCs w:val="28"/>
              </w:rPr>
              <w:t xml:space="preserve"> và lí do Việt Nam chọn chủ đề cho năm 2000: </w:t>
            </w:r>
            <w:r w:rsidRPr="00365D26">
              <w:rPr>
                <w:rFonts w:ascii="Times New Roman" w:hAnsi="Times New Roman"/>
                <w:b/>
                <w:i/>
                <w:iCs/>
                <w:szCs w:val="28"/>
              </w:rPr>
              <w:t>Một ngày không sử dụng bao bì ni lông.</w:t>
            </w:r>
          </w:p>
          <w:p w:rsidR="00365D26" w:rsidRPr="00365D26" w:rsidRDefault="00365D26" w:rsidP="00365D26">
            <w:pPr>
              <w:jc w:val="both"/>
              <w:rPr>
                <w:rFonts w:ascii="Times New Roman" w:hAnsi="Times New Roman"/>
                <w:b/>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i/>
                <w:szCs w:val="28"/>
              </w:rPr>
            </w:pPr>
            <w:r w:rsidRPr="00365D26">
              <w:rPr>
                <w:rFonts w:ascii="Times New Roman" w:hAnsi="Times New Roman"/>
                <w:i/>
                <w:szCs w:val="28"/>
              </w:rPr>
              <w:t>2. Tác hại của việc sử dụng bao bì ni lông.</w:t>
            </w:r>
          </w:p>
          <w:p w:rsidR="00365D26" w:rsidRPr="00365D26" w:rsidRDefault="00365D26" w:rsidP="00365D26">
            <w:pPr>
              <w:jc w:val="both"/>
              <w:rPr>
                <w:rFonts w:ascii="Times New Roman" w:hAnsi="Times New Roman"/>
                <w:i/>
                <w:szCs w:val="28"/>
                <w:u w:val="single"/>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szCs w:val="28"/>
              </w:rPr>
              <w:t>* Tác hại của việc sử dụng bao bì ni lông:</w:t>
            </w:r>
          </w:p>
          <w:p w:rsidR="00365D26" w:rsidRPr="00365D26" w:rsidRDefault="00365D26" w:rsidP="00365D26">
            <w:pPr>
              <w:jc w:val="both"/>
              <w:rPr>
                <w:rFonts w:ascii="Times New Roman" w:hAnsi="Times New Roman"/>
                <w:szCs w:val="28"/>
              </w:rPr>
            </w:pPr>
            <w:r w:rsidRPr="00365D26">
              <w:rPr>
                <w:rFonts w:ascii="Times New Roman" w:hAnsi="Times New Roman"/>
                <w:szCs w:val="28"/>
              </w:rPr>
              <w:t>- Ô nhiễm môi trường.</w:t>
            </w:r>
          </w:p>
          <w:p w:rsidR="00365D26" w:rsidRPr="00365D26" w:rsidRDefault="00365D26" w:rsidP="00365D26">
            <w:pPr>
              <w:jc w:val="both"/>
              <w:rPr>
                <w:rFonts w:ascii="Times New Roman" w:hAnsi="Times New Roman"/>
                <w:szCs w:val="28"/>
              </w:rPr>
            </w:pPr>
            <w:r w:rsidRPr="00365D26">
              <w:rPr>
                <w:rFonts w:ascii="Times New Roman" w:hAnsi="Times New Roman"/>
                <w:szCs w:val="28"/>
              </w:rPr>
              <w:t>- Bẩn, gây vướng, cản trở sự phân huỷ của đất đai ...</w:t>
            </w:r>
          </w:p>
          <w:p w:rsidR="00365D26" w:rsidRPr="00365D26" w:rsidRDefault="00365D26" w:rsidP="00365D26">
            <w:pPr>
              <w:jc w:val="both"/>
              <w:rPr>
                <w:rFonts w:ascii="Times New Roman" w:hAnsi="Times New Roman"/>
                <w:szCs w:val="28"/>
              </w:rPr>
            </w:pPr>
            <w:r w:rsidRPr="00365D26">
              <w:rPr>
                <w:rFonts w:ascii="Times New Roman" w:hAnsi="Times New Roman"/>
                <w:szCs w:val="28"/>
              </w:rPr>
              <w:t>- Lẫn vào đất cát cản trở quá trình sinh trưởng của các loại thực vật ....</w:t>
            </w:r>
          </w:p>
          <w:p w:rsidR="00365D26" w:rsidRPr="00365D26" w:rsidRDefault="00365D26" w:rsidP="00365D26">
            <w:pPr>
              <w:jc w:val="both"/>
              <w:rPr>
                <w:rFonts w:ascii="Times New Roman" w:hAnsi="Times New Roman"/>
                <w:szCs w:val="28"/>
              </w:rPr>
            </w:pPr>
            <w:r w:rsidRPr="00365D26">
              <w:rPr>
                <w:rFonts w:ascii="Times New Roman" w:hAnsi="Times New Roman"/>
                <w:szCs w:val="28"/>
              </w:rPr>
              <w:t>- Tác hại cơ bản: Tính không phân huỷ của pla- xtic.</w:t>
            </w:r>
          </w:p>
          <w:p w:rsidR="00365D26" w:rsidRPr="00365D26" w:rsidRDefault="00365D26" w:rsidP="00365D26">
            <w:pPr>
              <w:jc w:val="both"/>
              <w:rPr>
                <w:rFonts w:ascii="Times New Roman" w:hAnsi="Times New Roman"/>
                <w:szCs w:val="28"/>
              </w:rPr>
            </w:pPr>
            <w:r w:rsidRPr="00365D26">
              <w:rPr>
                <w:rFonts w:ascii="Times New Roman" w:hAnsi="Times New Roman"/>
                <w:szCs w:val="28"/>
              </w:rPr>
              <w:t>- Ni lông màu có sử dụng các chất phụ gia nên gây tác hại đến sức khoẻ của con người khi đựng thức ăn trong đó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Cách giải thích đơn giản, dễ hiểu làm sáng tỏ về tác hại của việc sử dụng bao bì ni lông.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szCs w:val="28"/>
              </w:rPr>
              <w:t>* Biện pháp:</w:t>
            </w:r>
          </w:p>
          <w:p w:rsidR="00365D26" w:rsidRPr="00365D26" w:rsidRDefault="00365D26" w:rsidP="00365D26">
            <w:pPr>
              <w:jc w:val="both"/>
              <w:rPr>
                <w:rFonts w:ascii="Times New Roman" w:hAnsi="Times New Roman"/>
                <w:szCs w:val="28"/>
              </w:rPr>
            </w:pPr>
            <w:r w:rsidRPr="00365D26">
              <w:rPr>
                <w:rFonts w:ascii="Times New Roman" w:hAnsi="Times New Roman"/>
                <w:szCs w:val="28"/>
              </w:rPr>
              <w:t>- Chôn lấp ....</w:t>
            </w:r>
          </w:p>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 Đốt.</w:t>
            </w:r>
          </w:p>
          <w:p w:rsidR="00365D26" w:rsidRPr="00365D26" w:rsidRDefault="00365D26" w:rsidP="00365D26">
            <w:pPr>
              <w:jc w:val="both"/>
              <w:rPr>
                <w:rFonts w:ascii="Times New Roman" w:hAnsi="Times New Roman"/>
                <w:szCs w:val="28"/>
              </w:rPr>
            </w:pPr>
            <w:r w:rsidRPr="00365D26">
              <w:rPr>
                <w:rFonts w:ascii="Times New Roman" w:hAnsi="Times New Roman"/>
                <w:szCs w:val="28"/>
              </w:rPr>
              <w:t>- Tái chế.</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Các biện pháp xử lí chưa hiệu quả còn đang là vấn đề nan giải.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szCs w:val="28"/>
              </w:rPr>
              <w:t>* Giải pháp khi sử dụng bao bì ni lông.</w:t>
            </w:r>
          </w:p>
          <w:p w:rsidR="00365D26" w:rsidRPr="00365D26" w:rsidRDefault="00365D26" w:rsidP="00365D26">
            <w:pPr>
              <w:jc w:val="both"/>
              <w:rPr>
                <w:rFonts w:ascii="Times New Roman" w:hAnsi="Times New Roman"/>
                <w:szCs w:val="28"/>
              </w:rPr>
            </w:pPr>
            <w:r w:rsidRPr="00365D26">
              <w:rPr>
                <w:rFonts w:ascii="Times New Roman" w:hAnsi="Times New Roman"/>
                <w:szCs w:val="28"/>
              </w:rPr>
              <w:t>- Sử dụng bao bì ni lông khi thật cần thiết.</w:t>
            </w:r>
          </w:p>
          <w:p w:rsidR="00365D26" w:rsidRPr="00365D26" w:rsidRDefault="00365D26" w:rsidP="00365D26">
            <w:pPr>
              <w:jc w:val="both"/>
              <w:rPr>
                <w:rFonts w:ascii="Times New Roman" w:hAnsi="Times New Roman"/>
                <w:szCs w:val="28"/>
              </w:rPr>
            </w:pPr>
            <w:r w:rsidRPr="00365D26">
              <w:rPr>
                <w:rFonts w:ascii="Times New Roman" w:hAnsi="Times New Roman"/>
                <w:szCs w:val="28"/>
              </w:rPr>
              <w:t>- Sử dụng bao bì ni lông khi thật cần thiết.</w:t>
            </w:r>
          </w:p>
          <w:p w:rsidR="00365D26" w:rsidRPr="00365D26" w:rsidRDefault="00365D26" w:rsidP="00365D26">
            <w:pPr>
              <w:jc w:val="both"/>
              <w:rPr>
                <w:rFonts w:ascii="Times New Roman" w:hAnsi="Times New Roman"/>
                <w:szCs w:val="28"/>
              </w:rPr>
            </w:pPr>
            <w:r w:rsidRPr="00365D26">
              <w:rPr>
                <w:rFonts w:ascii="Times New Roman" w:hAnsi="Times New Roman"/>
                <w:szCs w:val="28"/>
              </w:rPr>
              <w:t>- Sử dụng các loại túi làm bằng các chất liệu khác hay gói lá...</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Cs/>
                <w:szCs w:val="28"/>
              </w:rPr>
            </w:pPr>
            <w:r w:rsidRPr="00365D26">
              <w:rPr>
                <w:rFonts w:ascii="Times New Roman" w:hAnsi="Times New Roman"/>
                <w:b/>
                <w:szCs w:val="28"/>
              </w:rPr>
              <w:sym w:font="Wingdings 3" w:char="F022"/>
            </w:r>
            <w:r w:rsidRPr="00365D26">
              <w:rPr>
                <w:rFonts w:ascii="Times New Roman" w:hAnsi="Times New Roman"/>
                <w:b/>
                <w:szCs w:val="28"/>
              </w:rPr>
              <w:t xml:space="preserve"> </w:t>
            </w:r>
            <w:r w:rsidRPr="00365D26">
              <w:rPr>
                <w:rFonts w:ascii="Times New Roman" w:hAnsi="Times New Roman"/>
                <w:b/>
                <w:iCs/>
                <w:szCs w:val="28"/>
              </w:rPr>
              <w:t>Các biện pháp nêu trong thông tin là hợp lí.</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Mỗi người cần có ý thức tự giác khi sử dụng các loại bao bì ni lông.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i/>
                <w:szCs w:val="28"/>
              </w:rPr>
            </w:pPr>
            <w:r w:rsidRPr="00365D26">
              <w:rPr>
                <w:rFonts w:ascii="Times New Roman" w:hAnsi="Times New Roman"/>
                <w:b/>
                <w:bCs/>
                <w:i/>
                <w:szCs w:val="28"/>
                <w:u w:val="single"/>
              </w:rPr>
              <w:t>3. Lời kêu gọi</w:t>
            </w:r>
            <w:r w:rsidRPr="00365D26">
              <w:rPr>
                <w:rFonts w:ascii="Times New Roman" w:hAnsi="Times New Roman"/>
                <w:i/>
                <w:szCs w:val="28"/>
              </w:rPr>
              <w:t>.</w:t>
            </w:r>
          </w:p>
          <w:p w:rsidR="00365D26" w:rsidRPr="00365D26" w:rsidRDefault="00365D26" w:rsidP="00365D26">
            <w:pPr>
              <w:jc w:val="both"/>
              <w:rPr>
                <w:rFonts w:ascii="Times New Roman" w:hAnsi="Times New Roman"/>
                <w:szCs w:val="28"/>
              </w:rPr>
            </w:pPr>
            <w:r w:rsidRPr="00365D26">
              <w:rPr>
                <w:rFonts w:ascii="Times New Roman" w:hAnsi="Times New Roman"/>
                <w:szCs w:val="28"/>
              </w:rPr>
              <w:t>- Mọi người hãy cùng nhau quan tâm đến trái đất hơn nữa.</w:t>
            </w:r>
          </w:p>
          <w:p w:rsidR="00365D26" w:rsidRPr="00365D26" w:rsidRDefault="00365D26" w:rsidP="00365D26">
            <w:pPr>
              <w:jc w:val="both"/>
              <w:rPr>
                <w:rFonts w:ascii="Times New Roman" w:hAnsi="Times New Roman"/>
                <w:szCs w:val="28"/>
              </w:rPr>
            </w:pPr>
            <w:r w:rsidRPr="00365D26">
              <w:rPr>
                <w:rFonts w:ascii="Times New Roman" w:hAnsi="Times New Roman"/>
                <w:szCs w:val="28"/>
              </w:rPr>
              <w:t>- Hãy bảo vệ trái đất ....</w:t>
            </w:r>
          </w:p>
          <w:p w:rsidR="00365D26" w:rsidRPr="00365D26" w:rsidRDefault="00365D26" w:rsidP="00365D26">
            <w:pPr>
              <w:jc w:val="both"/>
              <w:rPr>
                <w:rFonts w:ascii="Times New Roman" w:hAnsi="Times New Roman"/>
                <w:szCs w:val="28"/>
              </w:rPr>
            </w:pPr>
            <w:r w:rsidRPr="00365D26">
              <w:rPr>
                <w:rFonts w:ascii="Times New Roman" w:hAnsi="Times New Roman"/>
                <w:szCs w:val="28"/>
              </w:rPr>
              <w:t>- Hãy cùng nhau hành động.</w:t>
            </w:r>
          </w:p>
          <w:p w:rsidR="00365D26" w:rsidRPr="00365D26" w:rsidRDefault="00365D26" w:rsidP="00365D26">
            <w:pPr>
              <w:jc w:val="both"/>
              <w:rPr>
                <w:rFonts w:ascii="Times New Roman" w:hAnsi="Times New Roman"/>
                <w:szCs w:val="28"/>
              </w:rPr>
            </w:pPr>
            <w:r w:rsidRPr="00365D26">
              <w:rPr>
                <w:rFonts w:ascii="Times New Roman" w:hAnsi="Times New Roman"/>
                <w:szCs w:val="28"/>
              </w:rPr>
              <w:t>- Lời kêu gọi khẩn thiết bắt đầu bằng ba từ hãy.</w:t>
            </w:r>
          </w:p>
          <w:p w:rsidR="00365D26" w:rsidRPr="00365D26" w:rsidRDefault="00365D26" w:rsidP="00365D26">
            <w:pPr>
              <w:jc w:val="both"/>
              <w:rPr>
                <w:rFonts w:ascii="Times New Roman" w:hAnsi="Times New Roman"/>
                <w:i/>
                <w:iCs/>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iCs/>
                <w:szCs w:val="28"/>
              </w:rPr>
              <w:sym w:font="Wingdings 3" w:char="F022"/>
            </w:r>
            <w:r w:rsidRPr="00365D26">
              <w:rPr>
                <w:rFonts w:ascii="Times New Roman" w:hAnsi="Times New Roman"/>
                <w:b/>
                <w:iCs/>
                <w:szCs w:val="28"/>
              </w:rPr>
              <w:t xml:space="preserve"> Lời kêu gọi xuất phát từ trách nhiệm chung đối với toàn nhân loại với mọi người</w:t>
            </w:r>
            <w:r w:rsidRPr="00365D26">
              <w:rPr>
                <w:rFonts w:ascii="Times New Roman" w:hAnsi="Times New Roman"/>
                <w:b/>
                <w:szCs w:val="28"/>
              </w:rPr>
              <w:t>.</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3: </w:t>
      </w:r>
      <w:r w:rsidRPr="00365D26">
        <w:rPr>
          <w:rFonts w:ascii="Times New Roman" w:hAnsi="Times New Roman"/>
          <w:szCs w:val="28"/>
        </w:rPr>
        <w:t>Hướng dẫn học sinh tổng kết.</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Mục ti</w:t>
      </w:r>
      <w:r w:rsidR="00150BD7">
        <w:rPr>
          <w:rFonts w:ascii="Times New Roman" w:hAnsi="Times New Roman"/>
          <w:b/>
          <w:szCs w:val="28"/>
        </w:rPr>
        <w:t>ê</w:t>
      </w:r>
      <w:r w:rsidRPr="00365D26">
        <w:rPr>
          <w:rFonts w:ascii="Times New Roman" w:hAnsi="Times New Roman"/>
          <w:b/>
          <w:szCs w:val="28"/>
        </w:rPr>
        <w:t>u</w:t>
      </w:r>
      <w:r w:rsidRPr="00365D26">
        <w:rPr>
          <w:rFonts w:ascii="Times New Roman" w:hAnsi="Times New Roman"/>
          <w:szCs w:val="28"/>
        </w:rPr>
        <w:t>: Nắm được những nét đặc sắc về nội dung và nghệ thuật của t</w:t>
      </w:r>
      <w:r w:rsidR="00150BD7">
        <w:rPr>
          <w:rFonts w:ascii="Times New Roman" w:hAnsi="Times New Roman"/>
          <w:szCs w:val="28"/>
        </w:rPr>
        <w:t>á</w:t>
      </w:r>
      <w:r w:rsidRPr="00365D26">
        <w:rPr>
          <w:rFonts w:ascii="Times New Roman" w:hAnsi="Times New Roman"/>
          <w:szCs w:val="28"/>
        </w:rPr>
        <w:t>c phẩm.</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150BD7">
        <w:rPr>
          <w:rFonts w:ascii="Times New Roman" w:hAnsi="Times New Roman"/>
          <w:b/>
          <w:szCs w:val="28"/>
        </w:rPr>
        <w:t>ì</w:t>
      </w:r>
      <w:r w:rsidRPr="00365D26">
        <w:rPr>
          <w:rFonts w:ascii="Times New Roman" w:hAnsi="Times New Roman"/>
          <w:b/>
          <w:szCs w:val="28"/>
        </w:rPr>
        <w:t xml:space="preserve">nh thức tổ chức dạy học: </w:t>
      </w:r>
      <w:r w:rsidR="00150BD7">
        <w:rPr>
          <w:rFonts w:ascii="Times New Roman" w:hAnsi="Times New Roman"/>
          <w:szCs w:val="28"/>
        </w:rPr>
        <w:t>cá nhân</w:t>
      </w:r>
    </w:p>
    <w:p w:rsidR="00365D26" w:rsidRPr="00150BD7"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5 ph</w:t>
      </w:r>
      <w:r w:rsidR="00150BD7">
        <w:rPr>
          <w:rFonts w:ascii="Times New Roman" w:hAnsi="Times New Roman"/>
          <w:szCs w:val="28"/>
        </w:rPr>
        <w:t>út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1710"/>
        <w:gridCol w:w="4950"/>
      </w:tblGrid>
      <w:tr w:rsidR="00365D26" w:rsidRPr="00365D26" w:rsidTr="00150BD7">
        <w:tc>
          <w:tcPr>
            <w:tcW w:w="3618" w:type="dxa"/>
            <w:vAlign w:val="center"/>
          </w:tcPr>
          <w:p w:rsidR="00365D26" w:rsidRPr="00365D26" w:rsidRDefault="00365D26" w:rsidP="00150BD7">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150BD7">
              <w:rPr>
                <w:rFonts w:ascii="Times New Roman" w:hAnsi="Times New Roman"/>
                <w:b/>
                <w:kern w:val="1"/>
                <w:szCs w:val="28"/>
              </w:rPr>
              <w:t>giáo viên</w:t>
            </w:r>
          </w:p>
        </w:tc>
        <w:tc>
          <w:tcPr>
            <w:tcW w:w="1710"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950"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150BD7">
        <w:tc>
          <w:tcPr>
            <w:tcW w:w="3618" w:type="dxa"/>
          </w:tcPr>
          <w:p w:rsidR="00365D26" w:rsidRPr="00365D26" w:rsidRDefault="00365D26" w:rsidP="00365D26">
            <w:pPr>
              <w:jc w:val="both"/>
              <w:rPr>
                <w:rFonts w:ascii="Times New Roman" w:hAnsi="Times New Roman"/>
                <w:b/>
                <w:i/>
                <w:szCs w:val="28"/>
                <w:lang w:val="nl-NL"/>
              </w:rPr>
            </w:pPr>
            <w:r w:rsidRPr="00365D26">
              <w:rPr>
                <w:rFonts w:ascii="Times New Roman" w:hAnsi="Times New Roman"/>
                <w:b/>
                <w:i/>
                <w:szCs w:val="28"/>
                <w:lang w:val="nl-NL"/>
              </w:rPr>
              <w:t>? Nhận xét về bố cục văn bản?</w:t>
            </w:r>
          </w:p>
          <w:p w:rsidR="00365D26" w:rsidRPr="00365D26" w:rsidRDefault="00365D26" w:rsidP="00365D26">
            <w:pPr>
              <w:jc w:val="both"/>
              <w:rPr>
                <w:rFonts w:ascii="Times New Roman" w:hAnsi="Times New Roman"/>
                <w:b/>
                <w:i/>
                <w:szCs w:val="28"/>
                <w:lang w:val="nl-NL"/>
              </w:rPr>
            </w:pPr>
          </w:p>
          <w:p w:rsidR="00365D26" w:rsidRPr="00365D26" w:rsidRDefault="00365D26" w:rsidP="00365D26">
            <w:pPr>
              <w:jc w:val="both"/>
              <w:rPr>
                <w:rFonts w:ascii="Times New Roman" w:hAnsi="Times New Roman"/>
                <w:b/>
                <w:i/>
                <w:szCs w:val="28"/>
                <w:lang w:val="nl-NL"/>
              </w:rPr>
            </w:pPr>
          </w:p>
          <w:p w:rsidR="00365D26" w:rsidRPr="00365D26" w:rsidRDefault="00365D26" w:rsidP="00365D26">
            <w:pPr>
              <w:jc w:val="both"/>
              <w:rPr>
                <w:rFonts w:ascii="Times New Roman" w:hAnsi="Times New Roman"/>
                <w:b/>
                <w:i/>
                <w:szCs w:val="28"/>
                <w:lang w:val="nl-NL"/>
              </w:rPr>
            </w:pPr>
            <w:r w:rsidRPr="00365D26">
              <w:rPr>
                <w:rFonts w:ascii="Times New Roman" w:hAnsi="Times New Roman"/>
                <w:b/>
                <w:i/>
                <w:szCs w:val="28"/>
                <w:lang w:val="nl-NL"/>
              </w:rPr>
              <w:t xml:space="preserve">  ? Nêu nội dung của văn bản trên?</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GVKQ ghi nhớ</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b/>
                <w:i/>
                <w:szCs w:val="28"/>
                <w:lang w:val="nl-NL"/>
              </w:rPr>
            </w:pPr>
            <w:r w:rsidRPr="00365D26">
              <w:rPr>
                <w:rFonts w:ascii="Times New Roman" w:hAnsi="Times New Roman"/>
                <w:b/>
                <w:i/>
                <w:szCs w:val="28"/>
                <w:lang w:val="nl-NL"/>
              </w:rPr>
              <w:t>? Em dự định sẽ làm gì để thông tin này đi vào đời sống, biến thành hành động cụ thể?</w:t>
            </w:r>
          </w:p>
          <w:p w:rsidR="00365D26" w:rsidRPr="00365D26" w:rsidRDefault="00365D26" w:rsidP="00365D26">
            <w:pPr>
              <w:jc w:val="both"/>
              <w:rPr>
                <w:rFonts w:ascii="Times New Roman" w:hAnsi="Times New Roman"/>
                <w:b/>
                <w:i/>
                <w:szCs w:val="28"/>
                <w:lang w:val="nl-NL"/>
              </w:rPr>
            </w:pPr>
            <w:r w:rsidRPr="00365D26">
              <w:rPr>
                <w:rFonts w:ascii="Times New Roman" w:hAnsi="Times New Roman"/>
                <w:b/>
                <w:i/>
                <w:szCs w:val="28"/>
                <w:lang w:val="nl-NL"/>
              </w:rPr>
              <w:t>? Bảo vệ môi trường trong sạch của trái đất là vấn đề to lớn rộng khắp trong lĩnh vực đời sống XH, TN và con người. Em còn biết những việc làm nào, những phong trào nào nhằm bảo vệ môi trường trái đất trên thế giới, ở nước ta, ở địa phương em, ở trường em?</w:t>
            </w:r>
          </w:p>
        </w:tc>
        <w:tc>
          <w:tcPr>
            <w:tcW w:w="1710" w:type="dxa"/>
          </w:tcPr>
          <w:p w:rsidR="00365D26" w:rsidRPr="00365D26" w:rsidRDefault="00365D26" w:rsidP="00365D26">
            <w:pPr>
              <w:rPr>
                <w:rFonts w:ascii="Times New Roman" w:hAnsi="Times New Roman"/>
                <w:szCs w:val="28"/>
              </w:rPr>
            </w:pPr>
            <w:r w:rsidRPr="00365D26">
              <w:rPr>
                <w:rFonts w:ascii="Times New Roman" w:hAnsi="Times New Roman"/>
                <w:szCs w:val="28"/>
              </w:rPr>
              <w:t>- HS nhận xét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Trả lời độc lập</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đọc ghi nhớ</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Trao đổi, phát biểu.</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rPr>
            </w:pPr>
            <w:r w:rsidRPr="00365D26">
              <w:rPr>
                <w:rFonts w:ascii="Times New Roman" w:hAnsi="Times New Roman"/>
                <w:szCs w:val="28"/>
              </w:rPr>
              <w:t>- Thảo luận nhóm.</w:t>
            </w:r>
          </w:p>
        </w:tc>
        <w:tc>
          <w:tcPr>
            <w:tcW w:w="4950" w:type="dxa"/>
          </w:tcPr>
          <w:p w:rsidR="00365D26" w:rsidRPr="00365D26" w:rsidRDefault="00365D26" w:rsidP="00365D26">
            <w:pPr>
              <w:jc w:val="both"/>
              <w:rPr>
                <w:rFonts w:ascii="Times New Roman" w:hAnsi="Times New Roman"/>
                <w:b/>
                <w:bCs/>
                <w:i/>
                <w:szCs w:val="28"/>
                <w:u w:val="single"/>
              </w:rPr>
            </w:pPr>
            <w:r w:rsidRPr="00365D26">
              <w:rPr>
                <w:rFonts w:ascii="Times New Roman" w:hAnsi="Times New Roman"/>
                <w:b/>
                <w:bCs/>
                <w:i/>
                <w:szCs w:val="28"/>
                <w:u w:val="single"/>
              </w:rPr>
              <w:t xml:space="preserve">III. Tổng kết </w:t>
            </w:r>
          </w:p>
          <w:p w:rsidR="00365D26" w:rsidRPr="00365D26" w:rsidRDefault="00365D26" w:rsidP="00365D26">
            <w:pPr>
              <w:jc w:val="both"/>
              <w:rPr>
                <w:rFonts w:ascii="Times New Roman" w:hAnsi="Times New Roman"/>
                <w:szCs w:val="28"/>
              </w:rPr>
            </w:pPr>
            <w:r w:rsidRPr="00365D26">
              <w:rPr>
                <w:rFonts w:ascii="Times New Roman" w:hAnsi="Times New Roman"/>
                <w:b/>
                <w:bCs/>
                <w:i/>
                <w:szCs w:val="28"/>
                <w:u w:val="single"/>
              </w:rPr>
              <w:t>1. Nghệ thuật</w:t>
            </w:r>
          </w:p>
          <w:p w:rsidR="00365D26" w:rsidRPr="00365D26" w:rsidRDefault="00365D26" w:rsidP="00365D26">
            <w:pPr>
              <w:jc w:val="both"/>
              <w:rPr>
                <w:rFonts w:ascii="Times New Roman" w:hAnsi="Times New Roman"/>
                <w:szCs w:val="28"/>
              </w:rPr>
            </w:pPr>
            <w:r w:rsidRPr="00365D26">
              <w:rPr>
                <w:rFonts w:ascii="Times New Roman" w:hAnsi="Times New Roman"/>
                <w:szCs w:val="28"/>
              </w:rPr>
              <w:t>- Bố cục chặt chẽ, giải thích rõ ràng, dễ hiểu.</w:t>
            </w:r>
          </w:p>
          <w:p w:rsidR="00365D26" w:rsidRPr="00365D26" w:rsidRDefault="00365D26" w:rsidP="00365D26">
            <w:pPr>
              <w:jc w:val="both"/>
              <w:rPr>
                <w:rFonts w:ascii="Times New Roman" w:hAnsi="Times New Roman"/>
                <w:b/>
                <w:bCs/>
                <w:szCs w:val="28"/>
              </w:rPr>
            </w:pPr>
          </w:p>
          <w:p w:rsidR="00365D26" w:rsidRPr="00365D26" w:rsidRDefault="00365D26" w:rsidP="00365D26">
            <w:pPr>
              <w:jc w:val="both"/>
              <w:rPr>
                <w:rFonts w:ascii="Times New Roman" w:hAnsi="Times New Roman"/>
                <w:b/>
                <w:bCs/>
                <w:i/>
                <w:szCs w:val="28"/>
                <w:u w:val="single"/>
              </w:rPr>
            </w:pPr>
            <w:r w:rsidRPr="00365D26">
              <w:rPr>
                <w:rFonts w:ascii="Times New Roman" w:hAnsi="Times New Roman"/>
                <w:b/>
                <w:bCs/>
                <w:i/>
                <w:szCs w:val="28"/>
                <w:u w:val="single"/>
              </w:rPr>
              <w:t>2. Nội dung</w:t>
            </w:r>
          </w:p>
          <w:p w:rsidR="00365D26" w:rsidRPr="00365D26" w:rsidRDefault="00365D26" w:rsidP="00365D26">
            <w:pPr>
              <w:jc w:val="both"/>
              <w:rPr>
                <w:rFonts w:ascii="Times New Roman" w:hAnsi="Times New Roman"/>
                <w:szCs w:val="28"/>
              </w:rPr>
            </w:pPr>
            <w:r w:rsidRPr="00365D26">
              <w:rPr>
                <w:rFonts w:ascii="Times New Roman" w:hAnsi="Times New Roman"/>
                <w:szCs w:val="28"/>
              </w:rPr>
              <w:t>- Tác hại của việc sử dụng bao bì ni lông.</w:t>
            </w:r>
          </w:p>
          <w:p w:rsidR="00365D26" w:rsidRPr="00365D26" w:rsidRDefault="00365D26" w:rsidP="00365D26">
            <w:pPr>
              <w:jc w:val="both"/>
              <w:rPr>
                <w:rFonts w:ascii="Times New Roman" w:hAnsi="Times New Roman"/>
                <w:szCs w:val="28"/>
              </w:rPr>
            </w:pPr>
            <w:r w:rsidRPr="00365D26">
              <w:rPr>
                <w:rFonts w:ascii="Times New Roman" w:hAnsi="Times New Roman"/>
                <w:szCs w:val="28"/>
              </w:rPr>
              <w:t>- Giải pháp khi sử dụng bao bì ni lông.</w:t>
            </w:r>
          </w:p>
          <w:p w:rsidR="00365D26" w:rsidRPr="00365D26" w:rsidRDefault="00365D26" w:rsidP="00365D26">
            <w:pPr>
              <w:jc w:val="both"/>
              <w:rPr>
                <w:rFonts w:ascii="Times New Roman" w:hAnsi="Times New Roman"/>
                <w:b/>
                <w:bCs/>
                <w:szCs w:val="28"/>
              </w:rPr>
            </w:pPr>
            <w:r w:rsidRPr="00365D26">
              <w:rPr>
                <w:rFonts w:ascii="Times New Roman" w:hAnsi="Times New Roman"/>
                <w:szCs w:val="28"/>
              </w:rPr>
              <w:t>- Lời kêu gọi xuất phát từ trách nhiệm chung đối với toàn nhân loại và với mọi người.</w:t>
            </w: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 Ghi nhớ: sgk- 107</w:t>
            </w:r>
            <w:r w:rsidRPr="00365D26">
              <w:rPr>
                <w:rFonts w:ascii="Times New Roman" w:hAnsi="Times New Roman"/>
                <w:szCs w:val="28"/>
              </w:rPr>
              <w:t xml:space="preserve">.  </w:t>
            </w:r>
          </w:p>
          <w:p w:rsidR="00365D26" w:rsidRPr="00365D26" w:rsidRDefault="00365D26" w:rsidP="00365D26">
            <w:pPr>
              <w:jc w:val="both"/>
              <w:rPr>
                <w:rFonts w:ascii="Times New Roman" w:hAnsi="Times New Roman"/>
                <w:szCs w:val="28"/>
              </w:rPr>
            </w:pPr>
            <w:r w:rsidRPr="00365D26">
              <w:rPr>
                <w:rFonts w:ascii="Times New Roman" w:hAnsi="Times New Roman"/>
                <w:szCs w:val="28"/>
              </w:rPr>
              <w:t>IV. Luyện tập:</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Phong trào trồng cây gây rừng.</w:t>
            </w:r>
          </w:p>
          <w:p w:rsidR="00365D26" w:rsidRPr="00365D26" w:rsidRDefault="00365D26" w:rsidP="00365D26">
            <w:pPr>
              <w:jc w:val="both"/>
              <w:rPr>
                <w:rFonts w:ascii="Times New Roman" w:hAnsi="Times New Roman"/>
                <w:szCs w:val="28"/>
              </w:rPr>
            </w:pPr>
            <w:r w:rsidRPr="00365D26">
              <w:rPr>
                <w:rFonts w:ascii="Times New Roman" w:hAnsi="Times New Roman"/>
                <w:szCs w:val="28"/>
              </w:rPr>
              <w:t>- Phong trào xanh, sạch, đẹp.</w:t>
            </w:r>
          </w:p>
          <w:p w:rsidR="00365D26" w:rsidRPr="00365D26" w:rsidRDefault="00365D26" w:rsidP="00365D26">
            <w:pPr>
              <w:rPr>
                <w:rFonts w:ascii="Times New Roman" w:hAnsi="Times New Roman"/>
              </w:rPr>
            </w:pPr>
          </w:p>
        </w:tc>
      </w:tr>
    </w:tbl>
    <w:p w:rsidR="00365D26" w:rsidRPr="00150BD7" w:rsidRDefault="00150BD7" w:rsidP="00150BD7">
      <w:pPr>
        <w:rPr>
          <w:rFonts w:ascii="Times New Roman" w:hAnsi="Times New Roman"/>
          <w:b/>
          <w:bCs/>
        </w:rPr>
      </w:pPr>
      <w:r>
        <w:rPr>
          <w:rFonts w:ascii="Times New Roman" w:hAnsi="Times New Roman"/>
          <w:b/>
          <w:bCs/>
        </w:rPr>
        <w:lastRenderedPageBreak/>
        <w:t>HOẠT ĐỘNG 4: CỦNG CỐ, VẬN DỤNG</w:t>
      </w:r>
    </w:p>
    <w:p w:rsidR="00365D26" w:rsidRPr="00365D26" w:rsidRDefault="00365D26" w:rsidP="00365D26">
      <w:pPr>
        <w:spacing w:before="60" w:after="60"/>
        <w:rPr>
          <w:rFonts w:ascii="Times New Roman" w:hAnsi="Times New Roman"/>
          <w:b/>
          <w:szCs w:val="28"/>
        </w:rPr>
      </w:pPr>
      <w:r w:rsidRPr="00365D26">
        <w:rPr>
          <w:rFonts w:ascii="Times New Roman" w:hAnsi="Times New Roman"/>
          <w:b/>
          <w:szCs w:val="28"/>
        </w:rPr>
        <w:t>Củng cố bài học:</w:t>
      </w:r>
      <w:r w:rsidRPr="00365D26">
        <w:rPr>
          <w:rFonts w:ascii="Times New Roman" w:hAnsi="Times New Roman"/>
          <w:b/>
          <w:i/>
          <w:szCs w:val="28"/>
        </w:rPr>
        <w:t xml:space="preserve"> </w:t>
      </w:r>
      <w:r w:rsidRPr="00365D26">
        <w:rPr>
          <w:rFonts w:ascii="Times New Roman" w:hAnsi="Times New Roman"/>
          <w:szCs w:val="28"/>
        </w:rPr>
        <w:t>GV tổng kết kiến thức bài học</w:t>
      </w:r>
      <w:r w:rsidRPr="00365D26">
        <w:rPr>
          <w:rFonts w:ascii="Times New Roman" w:hAnsi="Times New Roman"/>
          <w:szCs w:val="28"/>
        </w:rPr>
        <w:br/>
      </w:r>
      <w:r w:rsidRPr="00365D26">
        <w:rPr>
          <w:rFonts w:ascii="Times New Roman" w:hAnsi="Times New Roman"/>
          <w:b/>
          <w:szCs w:val="28"/>
        </w:rPr>
        <w:t>Hoạt động tiếp nối:</w:t>
      </w:r>
    </w:p>
    <w:p w:rsidR="00365D26" w:rsidRPr="00365D26" w:rsidRDefault="00365D26" w:rsidP="00365D26">
      <w:pPr>
        <w:spacing w:before="60" w:after="60"/>
        <w:rPr>
          <w:rFonts w:ascii="Times New Roman" w:hAnsi="Times New Roman"/>
          <w:szCs w:val="28"/>
        </w:rPr>
      </w:pPr>
      <w:r w:rsidRPr="00365D26">
        <w:rPr>
          <w:rFonts w:ascii="Times New Roman" w:hAnsi="Times New Roman"/>
          <w:b/>
          <w:i/>
          <w:szCs w:val="28"/>
        </w:rPr>
        <w:t xml:space="preserve">   </w:t>
      </w:r>
      <w:r w:rsidRPr="00365D26">
        <w:rPr>
          <w:rFonts w:ascii="Times New Roman" w:hAnsi="Times New Roman"/>
          <w:szCs w:val="28"/>
        </w:rPr>
        <w:t xml:space="preserve"> Hướng dẫn học ở nhà.</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 Liệt kê các tác hại của việc vứt bừa bãi bao bì ni lông?</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 Dùng bao bì ni lông như thế nào cho đúng?</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 Tình hình sử dụng bao bì ni lông ở Việt Nam.</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 Học, nắm nội dung của bài.</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 Chuẩn bị bài tiếp theo.</w:t>
      </w:r>
    </w:p>
    <w:p w:rsidR="00365D26" w:rsidRPr="00365D26" w:rsidRDefault="00365D26" w:rsidP="00365D26">
      <w:pPr>
        <w:jc w:val="center"/>
        <w:rPr>
          <w:rFonts w:ascii="Times New Roman" w:hAnsi="Times New Roman"/>
          <w:szCs w:val="28"/>
        </w:rPr>
      </w:pPr>
      <w:r w:rsidRPr="00365D26">
        <w:rPr>
          <w:rFonts w:ascii="Times New Roman" w:hAnsi="Times New Roman"/>
          <w:szCs w:val="28"/>
        </w:rPr>
        <w:t>* * * * * * * * *</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b/>
          <w:bCs/>
          <w:szCs w:val="28"/>
        </w:rPr>
      </w:pPr>
    </w:p>
    <w:p w:rsidR="002C29AE" w:rsidRPr="002C29AE" w:rsidRDefault="002C29AE" w:rsidP="002C29AE">
      <w:pPr>
        <w:rPr>
          <w:rFonts w:ascii="Arial" w:hAnsi="Arial" w:cs="Arial"/>
          <w:b/>
          <w:bCs/>
          <w:szCs w:val="28"/>
        </w:rPr>
      </w:pPr>
      <w:r>
        <w:rPr>
          <w:rFonts w:ascii="Times New Roman" w:hAnsi="Times New Roman"/>
          <w:b/>
          <w:bCs/>
          <w:szCs w:val="28"/>
        </w:rPr>
        <w:t>Tiết 38</w:t>
      </w:r>
    </w:p>
    <w:p w:rsidR="002C29AE" w:rsidRPr="00365D26" w:rsidRDefault="002C29AE" w:rsidP="002C29AE">
      <w:pPr>
        <w:jc w:val="center"/>
        <w:rPr>
          <w:rFonts w:ascii="Times New Roman" w:hAnsi="Times New Roman"/>
          <w:b/>
          <w:bCs/>
          <w:sz w:val="44"/>
          <w:szCs w:val="44"/>
        </w:rPr>
      </w:pPr>
      <w:r w:rsidRPr="00365D26">
        <w:rPr>
          <w:rFonts w:ascii="Times New Roman" w:hAnsi="Times New Roman"/>
          <w:b/>
          <w:bCs/>
          <w:sz w:val="44"/>
          <w:szCs w:val="44"/>
        </w:rPr>
        <w:t>Ôn dịch thuốc lá</w:t>
      </w:r>
    </w:p>
    <w:p w:rsidR="002C29AE" w:rsidRPr="00E805A5" w:rsidRDefault="002C29AE" w:rsidP="002C29AE">
      <w:pPr>
        <w:jc w:val="center"/>
        <w:rPr>
          <w:rFonts w:ascii="Times New Roman" w:hAnsi="Times New Roman"/>
          <w:b/>
          <w:bCs/>
          <w:i/>
          <w:iCs/>
          <w:szCs w:val="28"/>
        </w:rPr>
      </w:pPr>
      <w:r>
        <w:rPr>
          <w:rFonts w:ascii="Times New Roman" w:hAnsi="Times New Roman"/>
          <w:b/>
          <w:bCs/>
          <w:i/>
          <w:iCs/>
          <w:sz w:val="24"/>
        </w:rPr>
        <w:t xml:space="preserve">                                                   </w:t>
      </w:r>
      <w:r w:rsidRPr="00365D26">
        <w:rPr>
          <w:rFonts w:ascii="Times New Roman" w:hAnsi="Times New Roman"/>
          <w:b/>
          <w:bCs/>
          <w:i/>
          <w:iCs/>
          <w:sz w:val="24"/>
        </w:rPr>
        <w:t>(</w:t>
      </w:r>
      <w:r w:rsidRPr="00E805A5">
        <w:rPr>
          <w:rFonts w:ascii="Times New Roman" w:hAnsi="Times New Roman"/>
          <w:b/>
          <w:bCs/>
          <w:i/>
          <w:iCs/>
          <w:szCs w:val="28"/>
        </w:rPr>
        <w:t>Nguyễn khắc Viện)</w:t>
      </w:r>
    </w:p>
    <w:p w:rsidR="002C29AE" w:rsidRPr="00E805A5" w:rsidRDefault="002C29AE" w:rsidP="002C29AE">
      <w:pPr>
        <w:keepNext/>
        <w:keepLines/>
        <w:outlineLvl w:val="5"/>
        <w:rPr>
          <w:rFonts w:ascii="Times New Roman" w:eastAsiaTheme="majorEastAsia" w:hAnsi="Times New Roman"/>
          <w:b/>
          <w:iCs/>
          <w:color w:val="243F60" w:themeColor="accent1" w:themeShade="7F"/>
          <w:szCs w:val="28"/>
        </w:rPr>
      </w:pPr>
      <w:r w:rsidRPr="00E805A5">
        <w:rPr>
          <w:rFonts w:ascii="Times New Roman" w:eastAsiaTheme="majorEastAsia" w:hAnsi="Times New Roman"/>
          <w:b/>
          <w:iCs/>
          <w:color w:val="243F60" w:themeColor="accent1" w:themeShade="7F"/>
          <w:szCs w:val="28"/>
        </w:rPr>
        <w:t>I.</w:t>
      </w:r>
      <w:r>
        <w:rPr>
          <w:rFonts w:ascii="Times New Roman" w:eastAsiaTheme="majorEastAsia" w:hAnsi="Times New Roman"/>
          <w:b/>
          <w:iCs/>
          <w:color w:val="243F60" w:themeColor="accent1" w:themeShade="7F"/>
          <w:szCs w:val="28"/>
        </w:rPr>
        <w:t xml:space="preserve"> </w:t>
      </w:r>
      <w:r w:rsidRPr="00E805A5">
        <w:rPr>
          <w:rFonts w:ascii="Times New Roman" w:eastAsiaTheme="majorEastAsia" w:hAnsi="Times New Roman"/>
          <w:b/>
          <w:iCs/>
          <w:color w:val="243F60" w:themeColor="accent1" w:themeShade="7F"/>
          <w:szCs w:val="28"/>
        </w:rPr>
        <w:t>Mục ti</w:t>
      </w:r>
      <w:r>
        <w:rPr>
          <w:rFonts w:ascii="Times New Roman" w:eastAsiaTheme="majorEastAsia" w:hAnsi="Times New Roman"/>
          <w:b/>
          <w:iCs/>
          <w:color w:val="243F60" w:themeColor="accent1" w:themeShade="7F"/>
          <w:szCs w:val="28"/>
        </w:rPr>
        <w:t>ê</w:t>
      </w:r>
      <w:r w:rsidRPr="00E805A5">
        <w:rPr>
          <w:rFonts w:ascii="Times New Roman" w:eastAsiaTheme="majorEastAsia" w:hAnsi="Times New Roman"/>
          <w:b/>
          <w:iCs/>
          <w:color w:val="243F60" w:themeColor="accent1" w:themeShade="7F"/>
          <w:szCs w:val="28"/>
        </w:rPr>
        <w:t xml:space="preserve">u bài học: </w:t>
      </w:r>
    </w:p>
    <w:p w:rsidR="002C29AE" w:rsidRPr="00365D26" w:rsidRDefault="002C29AE" w:rsidP="002C29AE">
      <w:pPr>
        <w:keepNext/>
        <w:keepLines/>
        <w:outlineLvl w:val="5"/>
        <w:rPr>
          <w:rFonts w:ascii="Times New Roman" w:eastAsiaTheme="majorEastAsia" w:hAnsi="Times New Roman"/>
          <w:b/>
          <w:iCs/>
          <w:color w:val="243F60" w:themeColor="accent1" w:themeShade="7F"/>
          <w:szCs w:val="28"/>
        </w:rPr>
      </w:pPr>
      <w:r w:rsidRPr="00365D26">
        <w:rPr>
          <w:rFonts w:ascii="Times New Roman" w:eastAsiaTheme="majorEastAsia" w:hAnsi="Times New Roman"/>
          <w:i/>
          <w:iCs/>
          <w:color w:val="243F60" w:themeColor="accent1" w:themeShade="7F"/>
          <w:szCs w:val="28"/>
        </w:rPr>
        <w:t xml:space="preserve">   </w:t>
      </w:r>
      <w:r w:rsidRPr="00365D26">
        <w:rPr>
          <w:rFonts w:asciiTheme="majorHAnsi" w:eastAsiaTheme="majorEastAsia" w:hAnsiTheme="majorHAnsi"/>
          <w:b/>
          <w:iCs/>
          <w:color w:val="243F60" w:themeColor="accent1" w:themeShade="7F"/>
          <w:szCs w:val="28"/>
        </w:rPr>
        <w:t xml:space="preserve">1. </w:t>
      </w:r>
      <w:r w:rsidRPr="00365D26">
        <w:rPr>
          <w:rFonts w:ascii="Times New Roman" w:eastAsiaTheme="majorEastAsia" w:hAnsi="Times New Roman"/>
          <w:b/>
          <w:iCs/>
          <w:color w:val="243F60" w:themeColor="accent1" w:themeShade="7F"/>
          <w:szCs w:val="28"/>
        </w:rPr>
        <w:t>Về kiến thức</w:t>
      </w:r>
      <w:r w:rsidRPr="00365D26">
        <w:rPr>
          <w:rFonts w:asciiTheme="majorHAnsi" w:eastAsiaTheme="majorEastAsia" w:hAnsiTheme="majorHAnsi"/>
          <w:b/>
          <w:iCs/>
          <w:color w:val="243F60" w:themeColor="accent1" w:themeShade="7F"/>
          <w:szCs w:val="28"/>
        </w:rPr>
        <w:t xml:space="preserve"> :</w:t>
      </w:r>
    </w:p>
    <w:p w:rsidR="002C29AE" w:rsidRPr="00365D26" w:rsidRDefault="002C29AE" w:rsidP="002C29AE">
      <w:pPr>
        <w:rPr>
          <w:rFonts w:ascii="Times New Roman" w:hAnsi="Times New Roman"/>
          <w:szCs w:val="28"/>
        </w:rPr>
      </w:pPr>
      <w:r w:rsidRPr="00365D26">
        <w:rPr>
          <w:rFonts w:ascii="Times New Roman" w:hAnsi="Times New Roman"/>
          <w:szCs w:val="28"/>
        </w:rPr>
        <w:tab/>
        <w:t>- Đạt được quyết tâm phòng chống thuốc lá trên cơ sở nhận thức được tác hại to lớn, nhiều mặt của thuốc lá đối với đời sống cá nhân và cộng đồng.</w:t>
      </w:r>
    </w:p>
    <w:p w:rsidR="002C29AE" w:rsidRPr="00365D26" w:rsidRDefault="002C29AE" w:rsidP="002C29AE">
      <w:pPr>
        <w:jc w:val="both"/>
        <w:rPr>
          <w:rFonts w:ascii="Times New Roman" w:hAnsi="Times New Roman"/>
          <w:szCs w:val="28"/>
        </w:rPr>
      </w:pPr>
      <w:r w:rsidRPr="00365D26">
        <w:rPr>
          <w:rFonts w:ascii="Times New Roman" w:hAnsi="Times New Roman"/>
          <w:szCs w:val="28"/>
        </w:rPr>
        <w:tab/>
        <w:t>- Sẽ có được sự kết hợp chặt chẽ giữa hai phương thức lập luận và thuyết minh trong văn bản.</w:t>
      </w:r>
    </w:p>
    <w:p w:rsidR="002C29AE" w:rsidRPr="00365D26" w:rsidRDefault="002C29AE" w:rsidP="002C29AE">
      <w:pPr>
        <w:jc w:val="both"/>
        <w:rPr>
          <w:rFonts w:ascii="Times New Roman" w:hAnsi="Times New Roman"/>
          <w:b/>
          <w:szCs w:val="28"/>
        </w:rPr>
      </w:pPr>
      <w:r w:rsidRPr="00365D26">
        <w:rPr>
          <w:rFonts w:ascii="Times New Roman" w:hAnsi="Times New Roman"/>
          <w:b/>
          <w:bCs/>
          <w:szCs w:val="28"/>
        </w:rPr>
        <w:t xml:space="preserve">   2. Về kỹ năng</w:t>
      </w:r>
      <w:r w:rsidRPr="00365D26">
        <w:rPr>
          <w:rFonts w:ascii="Times New Roman" w:hAnsi="Times New Roman"/>
          <w:b/>
          <w:szCs w:val="28"/>
        </w:rPr>
        <w:t xml:space="preserve"> :</w:t>
      </w:r>
    </w:p>
    <w:p w:rsidR="002C29AE" w:rsidRPr="00365D26" w:rsidRDefault="002C29AE" w:rsidP="002C29AE">
      <w:pPr>
        <w:ind w:firstLine="720"/>
        <w:jc w:val="both"/>
        <w:rPr>
          <w:rFonts w:ascii="Times New Roman" w:hAnsi="Times New Roman"/>
          <w:szCs w:val="28"/>
        </w:rPr>
      </w:pPr>
      <w:r w:rsidRPr="00365D26">
        <w:rPr>
          <w:rFonts w:ascii="Times New Roman" w:hAnsi="Times New Roman"/>
          <w:szCs w:val="28"/>
        </w:rPr>
        <w:t>- Biết rèn kĩ năng phân tích một văn bản nhật dụng thuyết minh một vấn đề khoa học – xã hội.</w:t>
      </w:r>
    </w:p>
    <w:p w:rsidR="002C29AE" w:rsidRPr="00365D26" w:rsidRDefault="002C29AE" w:rsidP="002C29AE">
      <w:pPr>
        <w:jc w:val="both"/>
        <w:rPr>
          <w:rFonts w:ascii="Times New Roman" w:hAnsi="Times New Roman"/>
          <w:b/>
          <w:szCs w:val="28"/>
        </w:rPr>
      </w:pPr>
      <w:r w:rsidRPr="00365D26">
        <w:rPr>
          <w:rFonts w:ascii="Times New Roman" w:hAnsi="Times New Roman"/>
          <w:b/>
          <w:bCs/>
          <w:szCs w:val="28"/>
        </w:rPr>
        <w:t xml:space="preserve">   3. Về thái độ</w:t>
      </w:r>
      <w:r w:rsidRPr="00365D26">
        <w:rPr>
          <w:rFonts w:ascii="Times New Roman" w:hAnsi="Times New Roman"/>
          <w:b/>
          <w:szCs w:val="28"/>
        </w:rPr>
        <w:t xml:space="preserve"> :</w:t>
      </w:r>
    </w:p>
    <w:p w:rsidR="002C29AE" w:rsidRPr="00365D26" w:rsidRDefault="002C29AE" w:rsidP="002C29AE">
      <w:pPr>
        <w:ind w:firstLine="720"/>
        <w:jc w:val="both"/>
        <w:rPr>
          <w:rFonts w:ascii="Times New Roman" w:hAnsi="Times New Roman"/>
          <w:szCs w:val="28"/>
        </w:rPr>
      </w:pPr>
      <w:r w:rsidRPr="00365D26">
        <w:rPr>
          <w:rFonts w:ascii="Times New Roman" w:hAnsi="Times New Roman"/>
          <w:szCs w:val="28"/>
        </w:rPr>
        <w:t>- Đồng tình các em nên tránh xa những chất có hại cho sức khoẻ.</w:t>
      </w:r>
    </w:p>
    <w:p w:rsidR="002C29AE" w:rsidRPr="00365D26" w:rsidRDefault="002C29AE" w:rsidP="002C29AE">
      <w:pPr>
        <w:jc w:val="both"/>
        <w:rPr>
          <w:rFonts w:ascii="Times New Roman" w:hAnsi="Times New Roman"/>
          <w:b/>
          <w:szCs w:val="28"/>
        </w:rPr>
      </w:pPr>
      <w:r w:rsidRPr="00365D26">
        <w:rPr>
          <w:rFonts w:ascii="Times New Roman" w:hAnsi="Times New Roman"/>
          <w:b/>
          <w:szCs w:val="28"/>
        </w:rPr>
        <w:t>II.Chuẩn bị:</w:t>
      </w:r>
    </w:p>
    <w:p w:rsidR="002C29AE" w:rsidRPr="00365D26" w:rsidRDefault="002C29AE" w:rsidP="002C29AE">
      <w:pPr>
        <w:jc w:val="both"/>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Chuẩn bị nội dung lên lớp, tham khảo tài liệu.</w:t>
      </w:r>
    </w:p>
    <w:p w:rsidR="002C29AE" w:rsidRPr="00365D26" w:rsidRDefault="002C29AE" w:rsidP="002C29AE">
      <w:pPr>
        <w:jc w:val="both"/>
        <w:rPr>
          <w:rFonts w:ascii="Times New Roman" w:hAnsi="Times New Roman"/>
          <w:szCs w:val="28"/>
          <w:lang w:val="nl-NL"/>
        </w:rPr>
      </w:pPr>
      <w:r w:rsidRPr="00365D26">
        <w:rPr>
          <w:rFonts w:ascii="Times New Roman" w:hAnsi="Times New Roman"/>
          <w:szCs w:val="28"/>
        </w:rPr>
        <w:t xml:space="preserve">  </w:t>
      </w:r>
      <w:r w:rsidRPr="00365D26">
        <w:rPr>
          <w:rFonts w:ascii="Times New Roman" w:hAnsi="Times New Roman"/>
          <w:b/>
          <w:szCs w:val="28"/>
          <w:lang w:val="nl-NL"/>
        </w:rPr>
        <w:t>2. Học sinh :</w:t>
      </w:r>
      <w:r w:rsidRPr="00365D26">
        <w:rPr>
          <w:rFonts w:ascii="Times New Roman" w:hAnsi="Times New Roman"/>
          <w:szCs w:val="28"/>
          <w:lang w:val="nl-NL"/>
        </w:rPr>
        <w:t xml:space="preserve"> Đọc và trả lời các câu hỏi.</w:t>
      </w:r>
    </w:p>
    <w:p w:rsidR="002C29AE" w:rsidRPr="00365D26" w:rsidRDefault="002C29AE" w:rsidP="002C29AE">
      <w:pPr>
        <w:rPr>
          <w:rFonts w:ascii="Times New Roman" w:hAnsi="Times New Roman"/>
          <w:szCs w:val="28"/>
        </w:rPr>
      </w:pPr>
      <w:r w:rsidRPr="00365D26">
        <w:rPr>
          <w:rFonts w:ascii="Times New Roman" w:hAnsi="Times New Roman"/>
          <w:b/>
          <w:szCs w:val="28"/>
          <w:lang w:val="nl-NL"/>
        </w:rPr>
        <w:t>III.</w:t>
      </w:r>
      <w:r>
        <w:rPr>
          <w:rFonts w:ascii="Times New Roman" w:hAnsi="Times New Roman"/>
          <w:b/>
          <w:szCs w:val="28"/>
          <w:lang w:val="nl-NL"/>
        </w:rPr>
        <w:t xml:space="preserve"> </w:t>
      </w:r>
      <w:r w:rsidRPr="00365D26">
        <w:rPr>
          <w:rFonts w:ascii="Times New Roman" w:hAnsi="Times New Roman"/>
          <w:b/>
          <w:szCs w:val="28"/>
          <w:lang w:val="nl-NL"/>
        </w:rPr>
        <w:t xml:space="preserve">Phương pháp dạy học: </w:t>
      </w:r>
      <w:r w:rsidRPr="00365D26">
        <w:rPr>
          <w:rFonts w:ascii="Times New Roman" w:hAnsi="Times New Roman"/>
          <w:szCs w:val="28"/>
        </w:rPr>
        <w:t>Đọc hiểu, vấn đáp, b</w:t>
      </w:r>
      <w:r>
        <w:rPr>
          <w:rFonts w:ascii="Times New Roman" w:hAnsi="Times New Roman"/>
          <w:szCs w:val="28"/>
        </w:rPr>
        <w:t>ì</w:t>
      </w:r>
      <w:r w:rsidRPr="00365D26">
        <w:rPr>
          <w:rFonts w:ascii="Times New Roman" w:hAnsi="Times New Roman"/>
          <w:szCs w:val="28"/>
        </w:rPr>
        <w:t>nh giảng, thảo luận.</w:t>
      </w:r>
      <w:r w:rsidRPr="00365D26">
        <w:rPr>
          <w:rFonts w:ascii="Times New Roman" w:hAnsi="Times New Roman"/>
          <w:b/>
          <w:szCs w:val="28"/>
          <w:lang w:val="nl-NL"/>
        </w:rPr>
        <w:br/>
        <w:t>IV.Tiến tr</w:t>
      </w:r>
      <w:r>
        <w:rPr>
          <w:rFonts w:ascii="Times New Roman" w:hAnsi="Times New Roman"/>
          <w:b/>
          <w:szCs w:val="28"/>
          <w:lang w:val="nl-NL"/>
        </w:rPr>
        <w:t>ì</w:t>
      </w:r>
      <w:r w:rsidRPr="00365D26">
        <w:rPr>
          <w:rFonts w:ascii="Times New Roman" w:hAnsi="Times New Roman"/>
          <w:b/>
          <w:szCs w:val="28"/>
          <w:lang w:val="nl-NL"/>
        </w:rPr>
        <w:t>nh dạy hoc:</w:t>
      </w:r>
      <w:r w:rsidRPr="00365D26">
        <w:rPr>
          <w:rFonts w:ascii="Times New Roman" w:hAnsi="Times New Roman"/>
          <w:b/>
          <w:szCs w:val="28"/>
          <w:lang w:val="nl-NL"/>
        </w:rPr>
        <w:br/>
      </w:r>
      <w:r>
        <w:rPr>
          <w:rFonts w:ascii="Times New Roman" w:hAnsi="Times New Roman"/>
          <w:b/>
          <w:szCs w:val="28"/>
          <w:lang w:val="nl-NL"/>
        </w:rPr>
        <w:t>HOẠT ĐỘNG 1: KHỞI ĐỘNG</w:t>
      </w:r>
      <w:r w:rsidRPr="00365D26">
        <w:rPr>
          <w:rFonts w:ascii="Times New Roman" w:hAnsi="Times New Roman"/>
          <w:b/>
          <w:szCs w:val="28"/>
          <w:lang w:val="nl-NL"/>
        </w:rPr>
        <w:br/>
        <w:t xml:space="preserve">Kiểm tra bài cũ: </w:t>
      </w:r>
      <w:r w:rsidRPr="00365D26">
        <w:rPr>
          <w:rFonts w:ascii="Times New Roman" w:hAnsi="Times New Roman"/>
          <w:szCs w:val="28"/>
        </w:rPr>
        <w:t>? Trong văn bản thông tin về trái đất năm 2000 chúng ta đã được kêu gọi vấn đề gì? Vấn đề ấy có tầm quan trọng như thế nào?</w:t>
      </w:r>
      <w:r w:rsidRPr="00365D26">
        <w:rPr>
          <w:rFonts w:ascii="Times New Roman" w:hAnsi="Times New Roman"/>
          <w:b/>
          <w:szCs w:val="28"/>
          <w:lang w:val="nl-NL"/>
        </w:rPr>
        <w:br/>
        <w:t>Giới thiệu và dạy bài học mới:</w:t>
      </w:r>
    </w:p>
    <w:p w:rsidR="002C29AE" w:rsidRPr="00365D26" w:rsidRDefault="002C29AE" w:rsidP="002C29AE">
      <w:pPr>
        <w:jc w:val="both"/>
        <w:rPr>
          <w:rFonts w:ascii="Times New Roman" w:hAnsi="Times New Roman"/>
          <w:szCs w:val="28"/>
        </w:rPr>
      </w:pPr>
      <w:r w:rsidRPr="00365D26">
        <w:rPr>
          <w:rFonts w:ascii="Times New Roman" w:hAnsi="Times New Roman"/>
          <w:b/>
          <w:bCs/>
          <w:szCs w:val="28"/>
          <w:lang w:val="nl-NL"/>
        </w:rPr>
        <w:tab/>
      </w:r>
      <w:r w:rsidRPr="00365D26">
        <w:rPr>
          <w:rFonts w:ascii="Times New Roman" w:hAnsi="Times New Roman"/>
          <w:szCs w:val="28"/>
        </w:rPr>
        <w:t>Hút thuốc lá từ xưa tới nay đã trở thành  một thói quen của nhiều quốc gia, dân tộc, trên thế giới trong đó có Việt Nam. Hút mãi thành quen, hút nhiều thành nghiện khó có thể cai được và hút thuốc lá có thể trở thành căn bệnh. Hút thuốc lá không chỉ tốn tiền mà còn có nhiều ảnh hưởng đến sức khoẻ của con người. Chống hút thuốc lá từ lâu đã trở thành vấn đề khoa học Ôn dịch thuốc lá chính là hồi còi báo động gióng lên rất kịp thời.</w:t>
      </w:r>
    </w:p>
    <w:p w:rsidR="002C29AE" w:rsidRPr="00365D26" w:rsidRDefault="002C29AE" w:rsidP="002C29AE">
      <w:pPr>
        <w:tabs>
          <w:tab w:val="left" w:pos="60"/>
        </w:tabs>
        <w:jc w:val="both"/>
        <w:rPr>
          <w:rFonts w:ascii="Times New Roman" w:hAnsi="Times New Roman"/>
          <w:b/>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chung văn bản</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lastRenderedPageBreak/>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 xml:space="preserve">Học sinh nắm được những </w:t>
      </w:r>
      <w:r>
        <w:rPr>
          <w:rFonts w:ascii="Times New Roman" w:hAnsi="Times New Roman"/>
          <w:szCs w:val="28"/>
        </w:rPr>
        <w:t>nét tiêu</w:t>
      </w:r>
      <w:r w:rsidRPr="00365D26">
        <w:rPr>
          <w:rFonts w:ascii="Times New Roman" w:hAnsi="Times New Roman"/>
          <w:szCs w:val="28"/>
        </w:rPr>
        <w:t xml:space="preserve"> biểu về t</w:t>
      </w:r>
      <w:r>
        <w:rPr>
          <w:rFonts w:ascii="Times New Roman" w:hAnsi="Times New Roman"/>
          <w:szCs w:val="28"/>
        </w:rPr>
        <w:t>á</w:t>
      </w:r>
      <w:r w:rsidRPr="00365D26">
        <w:rPr>
          <w:rFonts w:ascii="Times New Roman" w:hAnsi="Times New Roman"/>
          <w:szCs w:val="28"/>
        </w:rPr>
        <w:t>c phẩm.</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p>
    <w:p w:rsidR="002C29AE" w:rsidRPr="00E805A5"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5 ph</w:t>
      </w:r>
      <w:r>
        <w:rPr>
          <w:rFonts w:ascii="Times New Roman" w:hAnsi="Times New Roman"/>
          <w:szCs w:val="28"/>
        </w:rPr>
        <w:t>út</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1890"/>
        <w:gridCol w:w="4410"/>
      </w:tblGrid>
      <w:tr w:rsidR="002C29AE" w:rsidRPr="00365D26" w:rsidTr="003B3DBD">
        <w:tc>
          <w:tcPr>
            <w:tcW w:w="3888"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9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41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C29AE" w:rsidRPr="00365D26" w:rsidTr="003B3DBD">
        <w:tc>
          <w:tcPr>
            <w:tcW w:w="3888" w:type="dxa"/>
          </w:tcPr>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nêu yêu cầu đọc.</w:t>
            </w: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đọc 1 đoạn.</w:t>
            </w: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nhận xét phần đọc của học sinh.</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GV kiểm tra việc nắm chú giải của học sinh chú ý chú thích 1, 9.</w:t>
            </w:r>
          </w:p>
          <w:p w:rsidR="002C29AE" w:rsidRPr="00365D26" w:rsidRDefault="002C29AE" w:rsidP="003B3DBD">
            <w:pPr>
              <w:jc w:val="both"/>
              <w:rPr>
                <w:rFonts w:ascii="Times New Roman" w:hAnsi="Times New Roman"/>
                <w:szCs w:val="28"/>
                <w:lang w:val="nl-NL"/>
              </w:rPr>
            </w:pPr>
            <w:r w:rsidRPr="00365D26">
              <w:rPr>
                <w:rFonts w:ascii="Times New Roman" w:hAnsi="Times New Roman"/>
                <w:b/>
                <w:bCs/>
                <w:szCs w:val="28"/>
                <w:lang w:val="nl-NL"/>
              </w:rPr>
              <w:t xml:space="preserve">  GV giới thiệu VB</w:t>
            </w:r>
            <w:r w:rsidRPr="00365D26">
              <w:rPr>
                <w:rFonts w:ascii="Times New Roman" w:hAnsi="Times New Roman"/>
                <w:szCs w:val="28"/>
                <w:lang w:val="nl-NL"/>
              </w:rPr>
              <w:t>: Đây là  một VB dài đề cập đến nhiều phạm vi nên người viết sách đã lược bớt một số phần. Tuy nhiên vẫn giữ lại phần cơ bản để tạo thành một VB hoàn chỉnh.</w:t>
            </w:r>
          </w:p>
          <w:p w:rsidR="002C29AE" w:rsidRPr="00365D26" w:rsidRDefault="002C29AE" w:rsidP="003B3DBD">
            <w:pPr>
              <w:jc w:val="both"/>
              <w:rPr>
                <w:rFonts w:ascii="Times New Roman" w:hAnsi="Times New Roman"/>
                <w:b/>
                <w:i/>
                <w:szCs w:val="28"/>
                <w:lang w:val="nl-NL"/>
              </w:rPr>
            </w:pPr>
            <w:r w:rsidRPr="00365D26">
              <w:rPr>
                <w:rFonts w:ascii="Times New Roman" w:hAnsi="Times New Roman"/>
                <w:b/>
                <w:i/>
                <w:szCs w:val="28"/>
                <w:lang w:val="nl-NL"/>
              </w:rPr>
              <w:t xml:space="preserve">  ? Dựa vào phần chuẩn bị bài ở nhà em hãy cho biết VB gồm mấy phần? Nội dung của từng phần?</w:t>
            </w: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b/>
                <w:i/>
                <w:szCs w:val="28"/>
                <w:lang w:val="nl-NL"/>
              </w:rPr>
            </w:pPr>
            <w:r w:rsidRPr="00365D26">
              <w:rPr>
                <w:rFonts w:ascii="Times New Roman" w:hAnsi="Times New Roman"/>
                <w:b/>
                <w:i/>
                <w:szCs w:val="28"/>
                <w:lang w:val="nl-NL"/>
              </w:rPr>
              <w:t xml:space="preserve">  ? VB được viết theo phương thức biểu đạt nào?</w:t>
            </w:r>
          </w:p>
        </w:tc>
        <w:tc>
          <w:tcPr>
            <w:tcW w:w="1890" w:type="dxa"/>
          </w:tcPr>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đọc</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tc>
        <w:tc>
          <w:tcPr>
            <w:tcW w:w="4410" w:type="dxa"/>
          </w:tcPr>
          <w:p w:rsidR="002C29AE" w:rsidRPr="00365D26" w:rsidRDefault="002C29AE" w:rsidP="003B3DBD">
            <w:pPr>
              <w:jc w:val="both"/>
              <w:rPr>
                <w:rFonts w:ascii="Times New Roman" w:hAnsi="Times New Roman"/>
                <w:b/>
                <w:bCs/>
                <w:szCs w:val="28"/>
                <w:u w:val="single"/>
              </w:rPr>
            </w:pPr>
            <w:r w:rsidRPr="00365D26">
              <w:rPr>
                <w:rFonts w:ascii="Times New Roman" w:hAnsi="Times New Roman"/>
                <w:b/>
                <w:bCs/>
                <w:szCs w:val="28"/>
                <w:u w:val="single"/>
              </w:rPr>
              <w:t xml:space="preserve">I. Đọc </w:t>
            </w:r>
            <w:r>
              <w:rPr>
                <w:rFonts w:ascii="Times New Roman" w:hAnsi="Times New Roman"/>
                <w:b/>
                <w:bCs/>
                <w:szCs w:val="28"/>
                <w:u w:val="single"/>
              </w:rPr>
              <w:t>tìm hiểu chung</w:t>
            </w:r>
          </w:p>
          <w:p w:rsidR="002C29AE" w:rsidRPr="00365D26" w:rsidRDefault="002C29AE" w:rsidP="003B3DBD">
            <w:pPr>
              <w:jc w:val="both"/>
              <w:rPr>
                <w:rFonts w:ascii="Times New Roman" w:hAnsi="Times New Roman"/>
                <w:b/>
                <w:bCs/>
                <w:szCs w:val="28"/>
              </w:rPr>
            </w:pPr>
          </w:p>
          <w:p w:rsidR="002C29AE" w:rsidRPr="00365D26" w:rsidRDefault="002C29AE" w:rsidP="003B3DBD">
            <w:pPr>
              <w:jc w:val="both"/>
              <w:rPr>
                <w:rFonts w:ascii="Times New Roman" w:hAnsi="Times New Roman"/>
                <w:szCs w:val="28"/>
              </w:rPr>
            </w:pPr>
            <w:r w:rsidRPr="00365D26">
              <w:rPr>
                <w:rFonts w:ascii="Times New Roman" w:hAnsi="Times New Roman"/>
                <w:b/>
                <w:bCs/>
                <w:szCs w:val="28"/>
              </w:rPr>
              <w:t>* Đọc</w:t>
            </w:r>
            <w:r w:rsidRPr="00365D26">
              <w:rPr>
                <w:rFonts w:ascii="Times New Roman" w:hAnsi="Times New Roman"/>
                <w:szCs w:val="28"/>
              </w:rPr>
              <w:t xml:space="preserve"> </w:t>
            </w:r>
          </w:p>
          <w:p w:rsidR="002C29AE" w:rsidRPr="00365D26" w:rsidRDefault="002C29AE" w:rsidP="003B3DBD">
            <w:pPr>
              <w:jc w:val="both"/>
              <w:rPr>
                <w:rFonts w:ascii="Times New Roman" w:hAnsi="Times New Roman"/>
                <w:szCs w:val="28"/>
              </w:rPr>
            </w:pPr>
            <w:r w:rsidRPr="00365D26">
              <w:rPr>
                <w:rFonts w:ascii="Times New Roman" w:hAnsi="Times New Roman"/>
                <w:szCs w:val="28"/>
              </w:rPr>
              <w:t>- Đoạn từ đầu đến nặng hơn cả AIDS đọc với giọng chậm nhấn mạnh.</w:t>
            </w:r>
          </w:p>
          <w:p w:rsidR="002C29AE" w:rsidRPr="00365D26" w:rsidRDefault="002C29AE" w:rsidP="003B3DBD">
            <w:pPr>
              <w:jc w:val="both"/>
              <w:rPr>
                <w:rFonts w:ascii="Times New Roman" w:hAnsi="Times New Roman"/>
                <w:szCs w:val="28"/>
              </w:rPr>
            </w:pPr>
            <w:r w:rsidRPr="00365D26">
              <w:rPr>
                <w:rFonts w:ascii="Times New Roman" w:hAnsi="Times New Roman"/>
                <w:szCs w:val="28"/>
              </w:rPr>
              <w:t>- Đoạn tiếp theo đến đẩy con người vào con đường phạm pháp đọc với giọng nhấn mạnh.</w:t>
            </w:r>
          </w:p>
          <w:p w:rsidR="002C29AE" w:rsidRPr="00365D26" w:rsidRDefault="002C29AE" w:rsidP="003B3DBD">
            <w:pPr>
              <w:jc w:val="both"/>
              <w:rPr>
                <w:rFonts w:ascii="Times New Roman" w:hAnsi="Times New Roman"/>
                <w:szCs w:val="28"/>
              </w:rPr>
            </w:pPr>
            <w:r w:rsidRPr="00365D26">
              <w:rPr>
                <w:rFonts w:ascii="Times New Roman" w:hAnsi="Times New Roman"/>
                <w:szCs w:val="28"/>
              </w:rPr>
              <w:t>- Đoạn còn lại đọc với giọng lo âu.</w:t>
            </w:r>
          </w:p>
          <w:p w:rsidR="002C29AE" w:rsidRPr="00365D26" w:rsidRDefault="002C29AE" w:rsidP="003B3DBD">
            <w:pPr>
              <w:jc w:val="both"/>
              <w:rPr>
                <w:rFonts w:ascii="Times New Roman" w:hAnsi="Times New Roman"/>
                <w:szCs w:val="28"/>
              </w:rPr>
            </w:pPr>
          </w:p>
          <w:p w:rsidR="002C29AE" w:rsidRPr="00365D26" w:rsidRDefault="002C29AE" w:rsidP="003B3DBD">
            <w:pPr>
              <w:spacing w:line="480" w:lineRule="auto"/>
              <w:jc w:val="both"/>
              <w:rPr>
                <w:rFonts w:ascii="Times New Roman" w:hAnsi="Times New Roman"/>
                <w:szCs w:val="28"/>
              </w:rPr>
            </w:pPr>
            <w:r w:rsidRPr="00365D26">
              <w:rPr>
                <w:rFonts w:ascii="Times New Roman" w:hAnsi="Times New Roman"/>
                <w:szCs w:val="28"/>
              </w:rPr>
              <w:t>* Từ khó: SGK.</w:t>
            </w:r>
          </w:p>
          <w:p w:rsidR="002C29AE" w:rsidRPr="00365D26" w:rsidRDefault="002C29AE" w:rsidP="003B3DBD">
            <w:pPr>
              <w:jc w:val="both"/>
              <w:rPr>
                <w:rFonts w:ascii="Times New Roman" w:hAnsi="Times New Roman"/>
                <w:b/>
                <w:bCs/>
                <w:szCs w:val="28"/>
              </w:rPr>
            </w:pPr>
          </w:p>
          <w:p w:rsidR="002C29AE" w:rsidRPr="00365D26" w:rsidRDefault="002C29AE" w:rsidP="003B3DBD">
            <w:pPr>
              <w:jc w:val="both"/>
              <w:rPr>
                <w:rFonts w:ascii="Times New Roman" w:hAnsi="Times New Roman"/>
                <w:b/>
                <w:bCs/>
                <w:szCs w:val="28"/>
              </w:rPr>
            </w:pPr>
          </w:p>
          <w:p w:rsidR="002C29AE" w:rsidRPr="00365D26" w:rsidRDefault="002C29AE" w:rsidP="003B3DBD">
            <w:pPr>
              <w:jc w:val="both"/>
              <w:rPr>
                <w:rFonts w:ascii="Times New Roman" w:hAnsi="Times New Roman"/>
                <w:b/>
                <w:bCs/>
                <w:szCs w:val="28"/>
              </w:rPr>
            </w:pPr>
          </w:p>
          <w:p w:rsidR="002C29AE" w:rsidRPr="00365D26" w:rsidRDefault="002C29AE" w:rsidP="003B3DBD">
            <w:pPr>
              <w:jc w:val="both"/>
              <w:rPr>
                <w:rFonts w:ascii="Times New Roman" w:hAnsi="Times New Roman"/>
                <w:b/>
                <w:bCs/>
                <w:szCs w:val="28"/>
              </w:rPr>
            </w:pPr>
          </w:p>
          <w:p w:rsidR="002C29AE" w:rsidRPr="00365D26" w:rsidRDefault="002C29AE" w:rsidP="003B3DBD">
            <w:pPr>
              <w:jc w:val="both"/>
              <w:rPr>
                <w:rFonts w:ascii="Times New Roman" w:hAnsi="Times New Roman"/>
                <w:b/>
                <w:bCs/>
                <w:szCs w:val="28"/>
              </w:rPr>
            </w:pPr>
          </w:p>
          <w:p w:rsidR="002C29AE" w:rsidRPr="00365D26" w:rsidRDefault="002C29AE" w:rsidP="003B3DBD">
            <w:pPr>
              <w:jc w:val="both"/>
              <w:rPr>
                <w:rFonts w:ascii="Times New Roman" w:hAnsi="Times New Roman"/>
                <w:b/>
                <w:bCs/>
                <w:szCs w:val="28"/>
              </w:rPr>
            </w:pPr>
            <w:r w:rsidRPr="00365D26">
              <w:rPr>
                <w:rFonts w:ascii="Times New Roman" w:hAnsi="Times New Roman"/>
                <w:b/>
                <w:bCs/>
                <w:szCs w:val="28"/>
              </w:rPr>
              <w:t>* Cấu trúc văn bản.</w:t>
            </w:r>
          </w:p>
          <w:p w:rsidR="002C29AE" w:rsidRPr="00365D26" w:rsidRDefault="002C29AE" w:rsidP="003B3DBD">
            <w:pPr>
              <w:jc w:val="both"/>
              <w:rPr>
                <w:rFonts w:ascii="Times New Roman" w:hAnsi="Times New Roman"/>
                <w:szCs w:val="28"/>
              </w:rPr>
            </w:pPr>
            <w:r w:rsidRPr="00365D26">
              <w:rPr>
                <w:rFonts w:ascii="Times New Roman" w:hAnsi="Times New Roman"/>
                <w:b/>
                <w:bCs/>
                <w:szCs w:val="28"/>
              </w:rPr>
              <w:t>- Phân đoạn</w:t>
            </w:r>
            <w:r w:rsidRPr="00365D26">
              <w:rPr>
                <w:rFonts w:ascii="Times New Roman" w:hAnsi="Times New Roman"/>
                <w:szCs w:val="28"/>
              </w:rPr>
              <w:t xml:space="preserve">: 4 phần </w:t>
            </w:r>
          </w:p>
          <w:p w:rsidR="002C29AE" w:rsidRPr="00365D26" w:rsidRDefault="002C29AE" w:rsidP="003B3DBD">
            <w:pPr>
              <w:jc w:val="both"/>
              <w:rPr>
                <w:rFonts w:ascii="Times New Roman" w:hAnsi="Times New Roman"/>
                <w:szCs w:val="28"/>
              </w:rPr>
            </w:pPr>
            <w:r w:rsidRPr="00365D26">
              <w:rPr>
                <w:rFonts w:ascii="Times New Roman" w:hAnsi="Times New Roman"/>
                <w:szCs w:val="28"/>
              </w:rPr>
              <w:t>+ Phần 1: Từ đầu đến nặng hơn cả AIDS nêu vấn đề và tầm quan trọng và tính chất nghiêm trọng của vấn đề.</w:t>
            </w:r>
          </w:p>
          <w:p w:rsidR="002C29AE" w:rsidRPr="00365D26" w:rsidRDefault="002C29AE" w:rsidP="003B3DBD">
            <w:pPr>
              <w:jc w:val="both"/>
              <w:rPr>
                <w:rFonts w:ascii="Times New Roman" w:hAnsi="Times New Roman"/>
                <w:szCs w:val="28"/>
              </w:rPr>
            </w:pPr>
            <w:r w:rsidRPr="00365D26">
              <w:rPr>
                <w:rFonts w:ascii="Times New Roman" w:hAnsi="Times New Roman"/>
                <w:szCs w:val="28"/>
              </w:rPr>
              <w:t>+ Phần 2: Tiếp đến sức khỏe cộng đồng. Phân tích tác hại của thuốc lá đối với những người hút thuốc lá.</w:t>
            </w:r>
          </w:p>
          <w:p w:rsidR="002C29AE" w:rsidRPr="00365D26" w:rsidRDefault="002C29AE" w:rsidP="003B3DBD">
            <w:pPr>
              <w:jc w:val="both"/>
              <w:rPr>
                <w:rFonts w:ascii="Times New Roman" w:hAnsi="Times New Roman"/>
                <w:szCs w:val="28"/>
              </w:rPr>
            </w:pPr>
            <w:r w:rsidRPr="00365D26">
              <w:rPr>
                <w:rFonts w:ascii="Times New Roman" w:hAnsi="Times New Roman"/>
                <w:szCs w:val="28"/>
              </w:rPr>
              <w:t>+ Phần 3: tiếp đến nêu gương xấu tác hại của thuốc lá với cộng đồng.</w:t>
            </w:r>
          </w:p>
          <w:p w:rsidR="002C29AE" w:rsidRPr="00365D26" w:rsidRDefault="002C29AE" w:rsidP="003B3DBD">
            <w:pPr>
              <w:jc w:val="both"/>
              <w:rPr>
                <w:rFonts w:ascii="Times New Roman" w:hAnsi="Times New Roman"/>
                <w:szCs w:val="28"/>
              </w:rPr>
            </w:pPr>
            <w:r w:rsidRPr="00365D26">
              <w:rPr>
                <w:rFonts w:ascii="Times New Roman" w:hAnsi="Times New Roman"/>
                <w:szCs w:val="28"/>
              </w:rPr>
              <w:t>+ Phân 4: Còn lại thông tin về những chiến dịch phòng chống thuốc lá và lời kêu gọi mọi người Việt Nam hãy đứng lên ngăn ngừa ôn dịch thuốc  lá.</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Kiểu VB nhật dụng, thuyết minh về một vấn đề khoa học xã hội.</w:t>
            </w:r>
          </w:p>
          <w:p w:rsidR="002C29AE" w:rsidRPr="00365D26" w:rsidRDefault="002C29AE" w:rsidP="003B3DBD">
            <w:pPr>
              <w:rPr>
                <w:rFonts w:ascii="Times New Roman" w:hAnsi="Times New Roman"/>
              </w:rPr>
            </w:pPr>
          </w:p>
        </w:tc>
      </w:tr>
    </w:tbl>
    <w:p w:rsidR="002C29AE" w:rsidRPr="00365D26" w:rsidRDefault="002C29AE" w:rsidP="002C29AE">
      <w:pPr>
        <w:tabs>
          <w:tab w:val="left" w:pos="60"/>
        </w:tabs>
        <w:jc w:val="both"/>
        <w:rPr>
          <w:rFonts w:ascii="Times New Roman" w:hAnsi="Times New Roman"/>
          <w:b/>
          <w:sz w:val="20"/>
          <w:szCs w:val="28"/>
        </w:rPr>
      </w:pP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HOẠT ĐỘNG 2: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chi tiết văn bản</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được cách nêu vấn đề của tác giả qua đó thấy được tác hại nghiêm trọng của thuốc lá đối với con người…</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lastRenderedPageBreak/>
        <w:t xml:space="preserve">+ Phương pháp: </w:t>
      </w:r>
      <w:r w:rsidRPr="00365D26">
        <w:rPr>
          <w:rFonts w:ascii="Times New Roman" w:hAnsi="Times New Roman"/>
          <w:szCs w:val="28"/>
        </w:rPr>
        <w:t>Đọc hiểu, vấn đáp, b</w:t>
      </w:r>
      <w:r>
        <w:rPr>
          <w:rFonts w:ascii="Times New Roman" w:hAnsi="Times New Roman"/>
          <w:szCs w:val="28"/>
        </w:rPr>
        <w:t>ì</w:t>
      </w:r>
      <w:r w:rsidRPr="00365D26">
        <w:rPr>
          <w:rFonts w:ascii="Times New Roman" w:hAnsi="Times New Roman"/>
          <w:szCs w:val="28"/>
        </w:rPr>
        <w:t>nh giảng.</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Thời gian:</w:t>
      </w:r>
      <w:r w:rsidRPr="00365D26">
        <w:rPr>
          <w:rFonts w:ascii="Times New Roman" w:hAnsi="Times New Roman"/>
          <w:szCs w:val="28"/>
        </w:rPr>
        <w:t>30 ph</w:t>
      </w:r>
      <w:r>
        <w:rPr>
          <w:rFonts w:ascii="Times New Roman" w:hAnsi="Times New Roman"/>
          <w:szCs w:val="28"/>
        </w:rPr>
        <w:t>út</w:t>
      </w:r>
      <w:r w:rsidRPr="00365D26">
        <w:rPr>
          <w:rFonts w:ascii="Times New Roman" w:hAnsi="Times New Roman"/>
          <w:szCs w:val="28"/>
        </w:rPr>
        <w:t>.</w:t>
      </w:r>
    </w:p>
    <w:p w:rsidR="002C29AE" w:rsidRPr="00365D26" w:rsidRDefault="002C29AE" w:rsidP="002C29AE">
      <w:pPr>
        <w:tabs>
          <w:tab w:val="left" w:pos="60"/>
        </w:tabs>
        <w:jc w:val="both"/>
        <w:rPr>
          <w:rFonts w:ascii="Times New Roman" w:hAnsi="Times New Roman"/>
          <w:b/>
          <w:szCs w:val="28"/>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90"/>
        <w:gridCol w:w="4320"/>
      </w:tblGrid>
      <w:tr w:rsidR="002C29AE" w:rsidRPr="00365D26" w:rsidTr="003B3DBD">
        <w:tc>
          <w:tcPr>
            <w:tcW w:w="3978"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9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32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C29AE" w:rsidRPr="00365D26" w:rsidTr="003B3DBD">
        <w:tc>
          <w:tcPr>
            <w:tcW w:w="3978" w:type="dxa"/>
          </w:tcPr>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GV định hướng h/s phân tích VB.</w:t>
            </w:r>
          </w:p>
          <w:p w:rsidR="002C29AE" w:rsidRPr="00365D26" w:rsidRDefault="002C29AE" w:rsidP="003B3DBD">
            <w:pPr>
              <w:jc w:val="both"/>
              <w:rPr>
                <w:rFonts w:ascii="Times New Roman" w:hAnsi="Times New Roman"/>
                <w:szCs w:val="28"/>
              </w:rPr>
            </w:pPr>
            <w:r w:rsidRPr="00365D26">
              <w:rPr>
                <w:rFonts w:ascii="Times New Roman" w:hAnsi="Times New Roman"/>
                <w:szCs w:val="28"/>
              </w:rPr>
              <w:t>- GV cho h/s đọc phần 1</w:t>
            </w:r>
          </w:p>
          <w:p w:rsidR="002C29AE" w:rsidRPr="00365D26" w:rsidRDefault="002C29A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Phần 1 chủ yếu trình bày vấn đề gì?</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Tác giả so sánh ôn dịch thuốc lá với những đại dịch nào? So sánh như thế có tác dụng gì?</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Từ cách so sánh trên tác giả đã nêu lên vấn đề  gì?</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w:t>
            </w:r>
          </w:p>
          <w:p w:rsidR="002C29AE" w:rsidRPr="00365D26" w:rsidRDefault="002C29AE" w:rsidP="003B3DBD">
            <w:pPr>
              <w:jc w:val="both"/>
              <w:rPr>
                <w:rFonts w:ascii="Times New Roman" w:hAnsi="Times New Roman"/>
                <w:b/>
                <w:i/>
                <w:szCs w:val="28"/>
                <w:lang w:val="nl-NL"/>
              </w:rPr>
            </w:pPr>
            <w:r w:rsidRPr="00365D26">
              <w:rPr>
                <w:rFonts w:ascii="Times New Roman" w:hAnsi="Times New Roman"/>
                <w:b/>
                <w:i/>
                <w:szCs w:val="28"/>
              </w:rPr>
              <w:t xml:space="preserve">  </w:t>
            </w:r>
            <w:r w:rsidRPr="00365D26">
              <w:rPr>
                <w:rFonts w:ascii="Times New Roman" w:hAnsi="Times New Roman"/>
                <w:b/>
                <w:i/>
                <w:szCs w:val="28"/>
                <w:lang w:val="nl-NL"/>
              </w:rPr>
              <w:t>? Nhận xét gì về vấn đề đã nêu.</w:t>
            </w:r>
          </w:p>
          <w:p w:rsidR="002C29AE" w:rsidRPr="00365D26" w:rsidRDefault="002C29AE" w:rsidP="003B3DBD">
            <w:pPr>
              <w:jc w:val="both"/>
              <w:rPr>
                <w:rFonts w:ascii="Times New Roman" w:hAnsi="Times New Roman"/>
                <w:b/>
                <w:i/>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r w:rsidRPr="00365D26">
              <w:rPr>
                <w:rFonts w:ascii="Times New Roman" w:hAnsi="Times New Roman"/>
                <w:b/>
                <w:i/>
                <w:szCs w:val="28"/>
                <w:lang w:val="nl-NL"/>
              </w:rPr>
              <w:t xml:space="preserve">  ? Dựa vào cơ sở nào mà tác giả lại nêu lên nhận định đó?</w:t>
            </w:r>
            <w:r w:rsidRPr="00365D26">
              <w:rPr>
                <w:rFonts w:ascii="Times New Roman" w:hAnsi="Times New Roman"/>
                <w:b/>
                <w:i/>
                <w:szCs w:val="28"/>
                <w:lang w:val="nl-NL"/>
              </w:rPr>
              <w:br/>
            </w:r>
            <w:r w:rsidRPr="00365D26">
              <w:rPr>
                <w:rFonts w:ascii="Times New Roman" w:hAnsi="Times New Roman"/>
                <w:szCs w:val="28"/>
                <w:lang w:val="nl-NL"/>
              </w:rPr>
              <w:t xml:space="preserve">  GV: Nhận định đó như một định đề không cần chứng minh, không cần bàn luận.</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lang w:val="nl-NL"/>
              </w:rPr>
              <w:t xml:space="preserve">  GV đọc nhan đề VB.</w:t>
            </w:r>
          </w:p>
          <w:p w:rsidR="002C29AE" w:rsidRPr="00365D26" w:rsidRDefault="002C29AE" w:rsidP="003B3DBD">
            <w:pPr>
              <w:jc w:val="both"/>
              <w:rPr>
                <w:rFonts w:ascii="Times New Roman" w:hAnsi="Times New Roman"/>
                <w:b/>
                <w:i/>
                <w:szCs w:val="28"/>
                <w:lang w:val="nl-NL"/>
              </w:rPr>
            </w:pPr>
            <w:r w:rsidRPr="00365D26">
              <w:rPr>
                <w:rFonts w:ascii="Times New Roman" w:hAnsi="Times New Roman"/>
                <w:b/>
                <w:i/>
                <w:szCs w:val="28"/>
                <w:lang w:val="nl-NL"/>
              </w:rPr>
              <w:t xml:space="preserve">  </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Tại sao nhan đề VB tác giả lại viết Ôn dịch, thuốc lá? </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Dấu phẩy đặt giữa nhan đề có ý nghĩa gì?</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color w:val="000000"/>
                <w:szCs w:val="28"/>
              </w:rPr>
            </w:pPr>
          </w:p>
          <w:p w:rsidR="002C29AE" w:rsidRPr="00365D26" w:rsidRDefault="002C29AE" w:rsidP="003B3DBD">
            <w:pPr>
              <w:keepNext/>
              <w:keepLines/>
              <w:jc w:val="both"/>
              <w:outlineLvl w:val="6"/>
              <w:rPr>
                <w:rFonts w:ascii="Times New Roman" w:eastAsiaTheme="majorEastAsia" w:hAnsi="Times New Roman"/>
                <w:b/>
                <w:i/>
                <w:iCs/>
                <w:color w:val="000000"/>
                <w:szCs w:val="28"/>
              </w:rPr>
            </w:pPr>
          </w:p>
          <w:p w:rsidR="002C29AE" w:rsidRPr="00365D26" w:rsidRDefault="002C29AE" w:rsidP="003B3DBD">
            <w:pPr>
              <w:keepNext/>
              <w:keepLines/>
              <w:jc w:val="both"/>
              <w:outlineLvl w:val="6"/>
              <w:rPr>
                <w:rFonts w:ascii="Times New Roman" w:eastAsiaTheme="majorEastAsia" w:hAnsi="Times New Roman"/>
                <w:b/>
                <w:i/>
                <w:iCs/>
                <w:color w:val="000000"/>
                <w:szCs w:val="28"/>
              </w:rPr>
            </w:pPr>
            <w:r w:rsidRPr="00365D26">
              <w:rPr>
                <w:rFonts w:ascii="Times New Roman" w:eastAsiaTheme="majorEastAsia" w:hAnsi="Times New Roman"/>
                <w:b/>
                <w:i/>
                <w:iCs/>
                <w:color w:val="000000"/>
                <w:szCs w:val="28"/>
              </w:rPr>
              <w:t>- GV KQ phần 1 chuyển ý</w:t>
            </w: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GV cho h/s đọc phần thứ 2, 3</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Phần hai, ba tập chung nêu </w:t>
            </w:r>
            <w:r w:rsidRPr="00365D26">
              <w:rPr>
                <w:rFonts w:ascii="Times New Roman" w:hAnsi="Times New Roman"/>
                <w:b/>
                <w:i/>
                <w:szCs w:val="28"/>
              </w:rPr>
              <w:lastRenderedPageBreak/>
              <w:t>lên vấn đề gì?</w:t>
            </w: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GV đọc lời dẫn của Trần Hưng Đạo.</w:t>
            </w:r>
          </w:p>
          <w:p w:rsidR="002C29AE" w:rsidRPr="00365D26" w:rsidRDefault="002C29A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Tại sao tác giả lại dẫn lời Trần Hưng Đạo bàn về việc đánh giặc trước khi phân tích tác hại của thuốc lá?</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Em có suy nghĩ gì về cách so sánh này?</w:t>
            </w:r>
          </w:p>
          <w:p w:rsidR="002C29AE" w:rsidRPr="00365D26" w:rsidRDefault="002C29AE" w:rsidP="003B3DBD">
            <w:pPr>
              <w:jc w:val="both"/>
              <w:rPr>
                <w:rFonts w:ascii="Times New Roman" w:hAnsi="Times New Roman"/>
                <w:szCs w:val="28"/>
              </w:rPr>
            </w:pPr>
            <w:r w:rsidRPr="00365D26">
              <w:rPr>
                <w:rFonts w:ascii="Times New Roman" w:hAnsi="Times New Roman"/>
                <w:b/>
                <w:bCs/>
                <w:szCs w:val="28"/>
              </w:rPr>
              <w:t xml:space="preserve">  GV: </w:t>
            </w:r>
            <w:r w:rsidRPr="00365D26">
              <w:rPr>
                <w:rFonts w:ascii="Times New Roman" w:hAnsi="Times New Roman"/>
                <w:szCs w:val="28"/>
              </w:rPr>
              <w:t>Tằm ví như khói thuốc lá.Dâu như sức khỏe của con người. Tằm ăn dâu đến đâu biết đến đó. Con tằm gặm nhấm dần như khói thuốc lá giết dần, giết mòn cơ thể con người.</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Từ cách so sánh trên tác giả đã nêu các tác hại của thuốc lá. Cụ thể thuốc lá có tác hại như thế nào?</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Vì sao tác giả lại lấy bệnh viêm phế quản một bệnh nhẹ nhất do thuốc lá gây lên làm dẫn chứng.</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Vậy đối với những cá nhân trực tiếp hút thuốc lá em thấy có những tác hại nào.</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 GV bên cạnh những tác hại của thuốc lá với những cá nhân hút  thì thuốc lá còn ảnh hưởng </w:t>
            </w:r>
            <w:r w:rsidRPr="00365D26">
              <w:rPr>
                <w:rFonts w:ascii="Times New Roman" w:hAnsi="Times New Roman"/>
                <w:szCs w:val="28"/>
              </w:rPr>
              <w:lastRenderedPageBreak/>
              <w:t>đến cộng đồng như thế nào.</w:t>
            </w: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GV cho h/s theo dõi phần 3.</w:t>
            </w:r>
          </w:p>
          <w:p w:rsidR="002C29AE" w:rsidRPr="00365D26" w:rsidRDefault="002C29AE" w:rsidP="003B3DBD">
            <w:pPr>
              <w:jc w:val="both"/>
              <w:rPr>
                <w:rFonts w:ascii="Times New Roman" w:hAnsi="Times New Roman"/>
                <w:szCs w:val="28"/>
                <w:lang w:val="nl-NL"/>
              </w:rPr>
            </w:pPr>
            <w:r w:rsidRPr="00365D26">
              <w:rPr>
                <w:rFonts w:ascii="Times New Roman" w:hAnsi="Times New Roman"/>
                <w:szCs w:val="28"/>
              </w:rPr>
              <w:t xml:space="preserve"> </w:t>
            </w:r>
            <w:r w:rsidRPr="00365D26">
              <w:rPr>
                <w:rFonts w:ascii="Times New Roman" w:hAnsi="Times New Roman"/>
                <w:szCs w:val="28"/>
                <w:lang w:val="nl-NL"/>
              </w:rPr>
              <w:t>GV đọc câu Có người bảo ...</w:t>
            </w:r>
          </w:p>
          <w:p w:rsidR="002C29AE" w:rsidRPr="00365D26" w:rsidRDefault="002C29AE" w:rsidP="003B3DBD">
            <w:pPr>
              <w:jc w:val="both"/>
              <w:rPr>
                <w:rFonts w:ascii="Times New Roman" w:hAnsi="Times New Roman"/>
                <w:b/>
                <w:i/>
                <w:szCs w:val="28"/>
                <w:lang w:val="nl-NL"/>
              </w:rPr>
            </w:pPr>
            <w:r w:rsidRPr="00365D26">
              <w:rPr>
                <w:rFonts w:ascii="Times New Roman" w:hAnsi="Times New Roman"/>
                <w:szCs w:val="28"/>
                <w:lang w:val="nl-NL"/>
              </w:rPr>
              <w:t xml:space="preserve">  </w:t>
            </w:r>
            <w:r w:rsidRPr="00365D26">
              <w:rPr>
                <w:rFonts w:ascii="Times New Roman" w:hAnsi="Times New Roman"/>
                <w:b/>
                <w:i/>
                <w:szCs w:val="28"/>
                <w:lang w:val="nl-NL"/>
              </w:rPr>
              <w:t>? Câu nói trên là tiếng nói khá phổ biến của những người hút thuốc lá. Theo em câu nói đó thể hiện những suy nghĩ gì của người nghiện thuốc lá?</w:t>
            </w: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b/>
                <w:i/>
                <w:szCs w:val="28"/>
              </w:rPr>
            </w:pPr>
            <w:r w:rsidRPr="00365D26">
              <w:rPr>
                <w:rFonts w:ascii="Times New Roman" w:hAnsi="Times New Roman"/>
                <w:szCs w:val="28"/>
                <w:lang w:val="nl-NL"/>
              </w:rPr>
              <w:t xml:space="preserve">  </w:t>
            </w:r>
            <w:r w:rsidRPr="00365D26">
              <w:rPr>
                <w:rFonts w:ascii="Times New Roman" w:hAnsi="Times New Roman"/>
                <w:b/>
                <w:i/>
                <w:szCs w:val="28"/>
                <w:lang w:val="nl-NL"/>
              </w:rPr>
              <w:t xml:space="preserve"> </w:t>
            </w:r>
            <w:r w:rsidRPr="00365D26">
              <w:rPr>
                <w:rFonts w:ascii="Times New Roman" w:hAnsi="Times New Roman"/>
                <w:b/>
                <w:i/>
                <w:szCs w:val="28"/>
              </w:rPr>
              <w:t>? Tác giả đã phản bác lại ý kiến đó như thế nào?</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Em có nhận xét gì về những lời cảnh báo trên về tác hại của thuốc lá đối với những người xung quanh.</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Việc tác giả so sánh tỷ lệ thanh thiếu niên Việt Nam hút thuốc lá với thanh thiếu niên Âu  Mĩ thể hiện điều gì?</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Như vậy ta thấy đối với thanh thiếu niên Việt Nam hút thuốc lá sẽ đưa họ vào con đường phạm pháp vì sao vì vậy?</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Qua tìm hiểu em thấy hút thuốc lá có những tác hại nào?</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Tác giả đã sử dụng những phương pháp nào để thuyết minh tác hại của thuốc lá?</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GV đó là những phương pháp cần thiết để làm chúng ta cần học </w:t>
            </w:r>
            <w:r w:rsidRPr="00365D26">
              <w:rPr>
                <w:rFonts w:ascii="Times New Roman" w:hAnsi="Times New Roman"/>
                <w:szCs w:val="28"/>
              </w:rPr>
              <w:lastRenderedPageBreak/>
              <w:t>tập.</w:t>
            </w:r>
          </w:p>
          <w:p w:rsidR="002C29AE" w:rsidRPr="00365D26" w:rsidRDefault="002C29AE" w:rsidP="003B3DBD">
            <w:pPr>
              <w:keepNext/>
              <w:keepLines/>
              <w:jc w:val="both"/>
              <w:outlineLvl w:val="6"/>
              <w:rPr>
                <w:rFonts w:ascii="Times New Roman" w:eastAsiaTheme="majorEastAsia" w:hAnsi="Times New Roman"/>
                <w:i/>
                <w:iCs/>
                <w:color w:val="000000"/>
                <w:szCs w:val="28"/>
              </w:rPr>
            </w:pPr>
            <w:r w:rsidRPr="00365D26">
              <w:rPr>
                <w:rFonts w:ascii="Times New Roman" w:eastAsiaTheme="majorEastAsia" w:hAnsi="Times New Roman"/>
                <w:i/>
                <w:iCs/>
                <w:color w:val="000000"/>
                <w:szCs w:val="28"/>
              </w:rPr>
              <w:t>GV KQ chuyển ý</w:t>
            </w:r>
          </w:p>
          <w:p w:rsidR="002C29AE" w:rsidRPr="00365D26" w:rsidRDefault="002C29A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Từ tác hại nhiều mặt của việc hút thuốc lá người viết đã nêu lên những kiến nghị gì.</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Tác giải đã đưa người đọc qua những thông tin gì để đến với lời kiến nghị?</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Em có nhận xét gì về cách lập luận của tác giả?</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Để thực hiện được kiến nghị đó theo em chúng ta phải làm gì?</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Trong các biện pháp trên biện pháp nào là quan trọng?</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Qua bài học em rút ra được điều gì cho bản thân?</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Trong các biện pháp trên biện pháp nào là quan trọng?</w:t>
            </w:r>
          </w:p>
          <w:p w:rsidR="002C29AE" w:rsidRPr="00E805A5" w:rsidRDefault="002C29AE" w:rsidP="003B3DBD">
            <w:pPr>
              <w:jc w:val="both"/>
              <w:rPr>
                <w:rFonts w:ascii="Times New Roman" w:hAnsi="Times New Roman"/>
                <w:szCs w:val="28"/>
              </w:rPr>
            </w:pPr>
            <w:r w:rsidRPr="00365D26">
              <w:rPr>
                <w:rFonts w:ascii="Times New Roman" w:hAnsi="Times New Roman"/>
                <w:b/>
                <w:i/>
                <w:szCs w:val="28"/>
              </w:rPr>
              <w:t xml:space="preserve">  </w:t>
            </w:r>
          </w:p>
        </w:tc>
        <w:tc>
          <w:tcPr>
            <w:tcW w:w="1890" w:type="dxa"/>
          </w:tcPr>
          <w:p w:rsidR="002C29AE" w:rsidRPr="00365D26" w:rsidRDefault="002C29AE" w:rsidP="003B3DBD">
            <w:pPr>
              <w:rPr>
                <w:rFonts w:ascii="Times New Roman" w:hAnsi="Times New Roman"/>
              </w:rPr>
            </w:pPr>
            <w:r w:rsidRPr="00365D26">
              <w:rPr>
                <w:rFonts w:ascii="Times New Roman" w:hAnsi="Times New Roman"/>
              </w:rPr>
              <w:lastRenderedPageBreak/>
              <w:t>- Hs đọc</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nhận xột</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Arial" w:hAnsi="Arial" w:cs="Arial"/>
              </w:rPr>
            </w:pPr>
          </w:p>
          <w:p w:rsidR="002C29AE" w:rsidRPr="00365D26" w:rsidRDefault="002C29AE" w:rsidP="003B3DBD">
            <w:pPr>
              <w:rPr>
                <w:rFonts w:ascii="Arial" w:hAnsi="Arial" w:cs="Arial"/>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nhận xột</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nờu</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nhận xột</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Pr>
                <w:rFonts w:ascii="Times New Roman" w:hAnsi="Times New Roman"/>
              </w:rPr>
              <w:t>- Hs nê</w:t>
            </w:r>
            <w:r w:rsidRPr="00365D26">
              <w:rPr>
                <w:rFonts w:ascii="Times New Roman" w:hAnsi="Times New Roman"/>
              </w:rPr>
              <w:t>u</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xml:space="preserve">- Hs </w:t>
            </w:r>
            <w:r>
              <w:rPr>
                <w:rFonts w:ascii="Times New Roman" w:hAnsi="Times New Roman"/>
              </w:rPr>
              <w:t>khái quát</w:t>
            </w:r>
          </w:p>
          <w:p w:rsidR="002C29AE" w:rsidRPr="00365D26" w:rsidRDefault="002C29AE" w:rsidP="003B3DBD">
            <w:pPr>
              <w:rPr>
                <w:rFonts w:ascii="Arial" w:hAnsi="Arial" w:cs="Arial"/>
              </w:rPr>
            </w:pPr>
          </w:p>
        </w:tc>
        <w:tc>
          <w:tcPr>
            <w:tcW w:w="4320" w:type="dxa"/>
          </w:tcPr>
          <w:p w:rsidR="002C29AE" w:rsidRPr="00365D26" w:rsidRDefault="002C29AE" w:rsidP="003B3DBD">
            <w:pPr>
              <w:jc w:val="both"/>
              <w:rPr>
                <w:rFonts w:ascii="Times New Roman" w:hAnsi="Times New Roman"/>
                <w:b/>
                <w:szCs w:val="28"/>
              </w:rPr>
            </w:pPr>
            <w:r w:rsidRPr="00365D26">
              <w:rPr>
                <w:rFonts w:ascii="Times New Roman" w:hAnsi="Times New Roman"/>
                <w:b/>
                <w:szCs w:val="28"/>
              </w:rPr>
              <w:lastRenderedPageBreak/>
              <w:t>II. Đọc - hiểu văn bản.</w:t>
            </w:r>
          </w:p>
          <w:p w:rsidR="002C29AE" w:rsidRPr="00365D26" w:rsidRDefault="002C29AE" w:rsidP="003B3DBD">
            <w:pPr>
              <w:jc w:val="both"/>
              <w:rPr>
                <w:rFonts w:ascii="Times New Roman" w:hAnsi="Times New Roman"/>
                <w:b/>
                <w:bCs/>
                <w:i/>
                <w:szCs w:val="28"/>
                <w:u w:val="single"/>
                <w:lang w:val="nl-NL"/>
              </w:rPr>
            </w:pPr>
            <w:r w:rsidRPr="00365D26">
              <w:rPr>
                <w:rFonts w:ascii="Times New Roman" w:hAnsi="Times New Roman"/>
                <w:b/>
                <w:bCs/>
                <w:i/>
                <w:szCs w:val="28"/>
                <w:u w:val="single"/>
                <w:lang w:val="nl-NL"/>
              </w:rPr>
              <w:t>1. Nêu vấn đề đánh giá vấn đề.</w:t>
            </w:r>
          </w:p>
          <w:p w:rsidR="002C29AE" w:rsidRPr="00365D26" w:rsidRDefault="002C29AE" w:rsidP="003B3DBD">
            <w:pPr>
              <w:jc w:val="both"/>
              <w:rPr>
                <w:rFonts w:ascii="Times New Roman" w:hAnsi="Times New Roman"/>
                <w:i/>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lang w:val="nl-NL"/>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Tác giả so sánh ôn dịch thuốc lá với các đại dịch khác như: Tả, dịch, hạch ....</w:t>
            </w:r>
          </w:p>
          <w:p w:rsidR="002C29AE" w:rsidRPr="00365D26" w:rsidRDefault="002C29AE" w:rsidP="003B3DBD">
            <w:pPr>
              <w:jc w:val="both"/>
              <w:rPr>
                <w:rFonts w:ascii="Times New Roman" w:hAnsi="Times New Roman"/>
                <w:szCs w:val="28"/>
              </w:rPr>
            </w:pPr>
            <w:r w:rsidRPr="00365D26">
              <w:rPr>
                <w:rFonts w:ascii="Times New Roman" w:hAnsi="Times New Roman"/>
                <w:szCs w:val="28"/>
              </w:rPr>
              <w:t>- Cách so sánh như thế gây sự chú ý cho người đọc.</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w:t>
            </w:r>
            <w:r w:rsidRPr="00365D26">
              <w:rPr>
                <w:rFonts w:ascii="Times New Roman" w:hAnsi="Times New Roman"/>
                <w:b/>
                <w:i/>
                <w:iCs/>
                <w:szCs w:val="28"/>
              </w:rPr>
              <w:t>Ôn dịch thuốc lá đang đe doạ sức khoẻ và tính mạng của con người còn nặng  hơn cả AIDS.</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Vấn đề nghiêm trọng có tính chất toàn cầu.</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Tác giả dựa vào kết luận của hơn năm vạn công trình nghiên cứu để đưa ra nhận đinh đó.</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Nhan đề đặt dấu phẩy ở giữa có ý nghĩa nhấn mạnh và mở rộng nghĩa: hút thuốc lá không chỉ là ôn dịch nguy hiểm mà còn bày tỏ thái độ lên án nguyền rủa việc hút thuốc lá thuốc lá mày là đồ ôn dịch, đồ chết toi ....</w:t>
            </w:r>
          </w:p>
          <w:p w:rsidR="002C29AE" w:rsidRPr="00365D26" w:rsidRDefault="002C29AE" w:rsidP="003B3DBD">
            <w:pPr>
              <w:jc w:val="both"/>
              <w:rPr>
                <w:rFonts w:ascii="Times New Roman" w:hAnsi="Times New Roman"/>
                <w:szCs w:val="28"/>
              </w:rPr>
            </w:pPr>
            <w:r w:rsidRPr="00365D26">
              <w:rPr>
                <w:rFonts w:ascii="Times New Roman" w:hAnsi="Times New Roman"/>
                <w:szCs w:val="28"/>
              </w:rPr>
              <w:t>- Dấy phẩy có sắc thái biểu cảm vừa  căm tức, vừa ghê tởm.</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bCs/>
                <w:i/>
                <w:szCs w:val="28"/>
                <w:u w:val="single"/>
              </w:rPr>
            </w:pPr>
            <w:r w:rsidRPr="00365D26">
              <w:rPr>
                <w:rFonts w:ascii="Times New Roman" w:hAnsi="Times New Roman"/>
                <w:b/>
                <w:bCs/>
                <w:i/>
                <w:szCs w:val="28"/>
                <w:u w:val="single"/>
              </w:rPr>
              <w:t>2. Tác hại của thuốc lá.</w:t>
            </w:r>
          </w:p>
          <w:p w:rsidR="002C29AE" w:rsidRPr="00365D26" w:rsidRDefault="002C29AE" w:rsidP="003B3DBD">
            <w:pPr>
              <w:jc w:val="both"/>
              <w:rPr>
                <w:rFonts w:ascii="Times New Roman" w:hAnsi="Times New Roman"/>
                <w:b/>
                <w:bCs/>
                <w:i/>
                <w:iCs/>
                <w:szCs w:val="28"/>
                <w:u w:val="single"/>
              </w:rPr>
            </w:pPr>
            <w:r w:rsidRPr="00365D26">
              <w:rPr>
                <w:rFonts w:ascii="Times New Roman" w:hAnsi="Times New Roman"/>
                <w:b/>
                <w:bCs/>
                <w:i/>
                <w:iCs/>
                <w:szCs w:val="28"/>
                <w:u w:val="single"/>
              </w:rPr>
              <w:t>a. Tác hại của thuốc lá đối với những cá nhân hút thuốc lá.</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Việc tác giả dẫn lời Trần Hưng Đạo trước khi phân tích tác hại của thuốc nhằm gây ấn tượng mạnh. So </w:t>
            </w:r>
            <w:r w:rsidRPr="00365D26">
              <w:rPr>
                <w:rFonts w:ascii="Times New Roman" w:hAnsi="Times New Roman"/>
                <w:szCs w:val="28"/>
              </w:rPr>
              <w:lastRenderedPageBreak/>
              <w:t>sánh thuốc lá tấn công loài người như giặc ngoại xâm.</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Mượn h/ả so sánh tằm ăn lá dâu để làm nổi bật vấn đề cần thuyết minh.</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spacing w:line="480" w:lineRule="auto"/>
              <w:jc w:val="both"/>
              <w:rPr>
                <w:rFonts w:ascii="Times New Roman" w:hAnsi="Times New Roman"/>
                <w:szCs w:val="28"/>
              </w:rPr>
            </w:pPr>
            <w:r w:rsidRPr="00365D26">
              <w:rPr>
                <w:rFonts w:ascii="Times New Roman" w:hAnsi="Times New Roman"/>
                <w:szCs w:val="28"/>
              </w:rPr>
              <w:t>* Tác hại:</w:t>
            </w: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Về sức khoẻ:</w:t>
            </w: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Làm tê liệt các niêm mạc ở phế quản .... gây viêm phế quản ... </w:t>
            </w: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 ảnh hưởng về máu do chất ô xit các bon ....</w:t>
            </w:r>
          </w:p>
          <w:p w:rsidR="002C29AE" w:rsidRPr="00365D26" w:rsidRDefault="002C29AE" w:rsidP="003B3DBD">
            <w:pPr>
              <w:jc w:val="both"/>
              <w:rPr>
                <w:rFonts w:ascii="Times New Roman" w:hAnsi="Times New Roman"/>
                <w:szCs w:val="28"/>
              </w:rPr>
            </w:pPr>
            <w:r w:rsidRPr="00365D26">
              <w:rPr>
                <w:rFonts w:ascii="Times New Roman" w:hAnsi="Times New Roman"/>
                <w:szCs w:val="28"/>
              </w:rPr>
              <w:t>+ Gây ung thư vòm họng và ung thư phổi.</w:t>
            </w:r>
          </w:p>
          <w:p w:rsidR="002C29AE" w:rsidRPr="00365D26" w:rsidRDefault="002C29AE" w:rsidP="003B3DBD">
            <w:pPr>
              <w:jc w:val="both"/>
              <w:rPr>
                <w:rFonts w:ascii="Times New Roman" w:hAnsi="Times New Roman"/>
                <w:szCs w:val="28"/>
              </w:rPr>
            </w:pPr>
            <w:r w:rsidRPr="00365D26">
              <w:rPr>
                <w:rFonts w:ascii="Times New Roman" w:hAnsi="Times New Roman"/>
                <w:szCs w:val="28"/>
              </w:rPr>
              <w:t>ảnh hưởng đến các bệnh tim mạch ...</w:t>
            </w:r>
          </w:p>
          <w:p w:rsidR="002C29AE" w:rsidRPr="00365D26" w:rsidRDefault="002C29AE" w:rsidP="003B3DBD">
            <w:pPr>
              <w:jc w:val="both"/>
              <w:rPr>
                <w:rFonts w:ascii="Times New Roman" w:hAnsi="Times New Roman"/>
                <w:szCs w:val="28"/>
              </w:rPr>
            </w:pPr>
            <w:r w:rsidRPr="00365D26">
              <w:rPr>
                <w:rFonts w:ascii="Times New Roman" w:hAnsi="Times New Roman"/>
                <w:b/>
                <w:i/>
                <w:szCs w:val="28"/>
              </w:rPr>
              <w:t xml:space="preserve">- Về mặt kinh tế: </w:t>
            </w:r>
            <w:r w:rsidRPr="00365D26">
              <w:rPr>
                <w:rFonts w:ascii="Times New Roman" w:hAnsi="Times New Roman"/>
                <w:szCs w:val="28"/>
              </w:rPr>
              <w:t>chỉ riêng bệnh phế quản đã làm mất bao nhiêu ngày giờ công lao động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Chỉ cần kể đến bệnh nhẹ như thế mà đã có tác hại to lớn đến nền kinh tế chưa kể đến các bệnh nặng khác thì ảnh hưởng như thế nào.</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spacing w:line="480" w:lineRule="auto"/>
              <w:jc w:val="both"/>
              <w:rPr>
                <w:rFonts w:ascii="Times New Roman" w:hAnsi="Times New Roman"/>
                <w:szCs w:val="28"/>
              </w:rPr>
            </w:pPr>
            <w:r w:rsidRPr="00365D26">
              <w:rPr>
                <w:rFonts w:ascii="Times New Roman" w:hAnsi="Times New Roman"/>
                <w:szCs w:val="28"/>
              </w:rPr>
              <w:t>- Thuốc lá có tác hại to lớn đến sức khoẻ và kinh tế của người hút. Gây viêm phổi ung thư vòm họng, ung thư phổi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bCs/>
                <w:i/>
                <w:iCs/>
                <w:szCs w:val="28"/>
                <w:u w:val="single"/>
              </w:rPr>
            </w:pPr>
            <w:r w:rsidRPr="00365D26">
              <w:rPr>
                <w:rFonts w:ascii="Times New Roman" w:hAnsi="Times New Roman"/>
                <w:b/>
                <w:bCs/>
                <w:i/>
                <w:iCs/>
                <w:szCs w:val="28"/>
                <w:u w:val="single"/>
              </w:rPr>
              <w:t>b. Tác hại của thuốc lá với cộng đồng và những tệ nạn khác.</w:t>
            </w:r>
          </w:p>
          <w:p w:rsidR="002C29AE" w:rsidRPr="00365D26" w:rsidRDefault="002C29AE" w:rsidP="003B3DBD">
            <w:pPr>
              <w:jc w:val="both"/>
              <w:rPr>
                <w:rFonts w:ascii="Times New Roman" w:hAnsi="Times New Roman"/>
                <w:szCs w:val="28"/>
              </w:rPr>
            </w:pPr>
            <w:r w:rsidRPr="00365D26">
              <w:rPr>
                <w:rFonts w:ascii="Times New Roman" w:hAnsi="Times New Roman"/>
                <w:szCs w:val="28"/>
              </w:rPr>
              <w:t>- Câu nói thể hiện thái độ vô trách nhiệm trước gia đình, cộng đồng của những người hút thuốc lá.</w:t>
            </w:r>
          </w:p>
          <w:p w:rsidR="002C29AE" w:rsidRPr="00365D26" w:rsidRDefault="002C29AE" w:rsidP="003B3DBD">
            <w:pPr>
              <w:jc w:val="both"/>
              <w:rPr>
                <w:rFonts w:ascii="Times New Roman" w:hAnsi="Times New Roman"/>
                <w:szCs w:val="28"/>
              </w:rPr>
            </w:pPr>
            <w:r w:rsidRPr="00365D26">
              <w:rPr>
                <w:rFonts w:ascii="Times New Roman" w:hAnsi="Times New Roman"/>
                <w:szCs w:val="28"/>
              </w:rPr>
              <w:t>- Thể hiện họ chưa nhận ra tác hại thứ hai của việc hut thuốc lá.</w:t>
            </w:r>
          </w:p>
          <w:p w:rsidR="002C29AE" w:rsidRPr="00365D26" w:rsidRDefault="002C29AE" w:rsidP="003B3DBD">
            <w:pPr>
              <w:jc w:val="both"/>
              <w:rPr>
                <w:rFonts w:ascii="Times New Roman" w:hAnsi="Times New Roman"/>
                <w:szCs w:val="28"/>
              </w:rPr>
            </w:pPr>
            <w:r w:rsidRPr="00365D26">
              <w:rPr>
                <w:rFonts w:ascii="Times New Roman" w:hAnsi="Times New Roman"/>
                <w:szCs w:val="28"/>
              </w:rPr>
              <w:lastRenderedPageBreak/>
              <w:t>- Tác giả nêu lên những tác hại do khói thuốc gây nên:</w:t>
            </w:r>
          </w:p>
          <w:p w:rsidR="002C29AE" w:rsidRPr="00365D26" w:rsidRDefault="002C29AE" w:rsidP="003B3DBD">
            <w:pPr>
              <w:jc w:val="both"/>
              <w:rPr>
                <w:rFonts w:ascii="Times New Roman" w:hAnsi="Times New Roman"/>
                <w:szCs w:val="28"/>
              </w:rPr>
            </w:pPr>
            <w:r w:rsidRPr="00365D26">
              <w:rPr>
                <w:rFonts w:ascii="Times New Roman" w:hAnsi="Times New Roman"/>
                <w:szCs w:val="28"/>
              </w:rPr>
              <w:t>+ Người gần khói thuốc làm ảnh hưởng đến thai nhi khi những người mang thai hít phải.</w:t>
            </w:r>
          </w:p>
          <w:p w:rsidR="002C29AE" w:rsidRPr="00365D26" w:rsidRDefault="002C29AE" w:rsidP="003B3DBD">
            <w:pPr>
              <w:jc w:val="both"/>
              <w:rPr>
                <w:rFonts w:ascii="Times New Roman" w:hAnsi="Times New Roman"/>
                <w:szCs w:val="28"/>
              </w:rPr>
            </w:pPr>
            <w:r w:rsidRPr="00365D26">
              <w:rPr>
                <w:rFonts w:ascii="Times New Roman" w:hAnsi="Times New Roman"/>
                <w:szCs w:val="28"/>
              </w:rPr>
              <w:t>+ Hút thuốc là đầu độc cho con em và là gương xấu cho con em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Lời cảnh báo xuất phát từ thực tiễn, có căn cứ. Nó đã bác bỏ ý kiến nông cạn và vô trách nhiệm của ai đó.</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Khẳng định tỷ lệ thanh thiếu niên VN hút thuốc lá không kém gì các nước âu mĩ.</w:t>
            </w:r>
          </w:p>
          <w:p w:rsidR="002C29AE" w:rsidRPr="00365D26" w:rsidRDefault="002C29AE" w:rsidP="003B3DBD">
            <w:pPr>
              <w:jc w:val="both"/>
              <w:rPr>
                <w:rFonts w:ascii="Times New Roman" w:hAnsi="Times New Roman"/>
                <w:szCs w:val="28"/>
              </w:rPr>
            </w:pPr>
            <w:r w:rsidRPr="00365D26">
              <w:rPr>
                <w:rFonts w:ascii="Times New Roman" w:hAnsi="Times New Roman"/>
                <w:szCs w:val="28"/>
              </w:rPr>
              <w:t>- Nền kinh tế nước ta còn nghèo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Vì để có tiền mua thuốc lá thì không còn cách nào khác là ăn trộm, ăn cắp khi chưa có việc làm. Từ điếu thuốc dẫn đến các tệ nạn xã hội khác.</w:t>
            </w:r>
          </w:p>
          <w:p w:rsidR="002C29AE" w:rsidRPr="00365D26" w:rsidRDefault="002C29AE" w:rsidP="003B3DBD">
            <w:pPr>
              <w:jc w:val="both"/>
              <w:rPr>
                <w:rFonts w:ascii="Times New Roman" w:hAnsi="Times New Roman"/>
                <w:szCs w:val="28"/>
              </w:rPr>
            </w:pPr>
            <w:r w:rsidRPr="00365D26">
              <w:rPr>
                <w:rFonts w:ascii="Times New Roman" w:hAnsi="Times New Roman"/>
                <w:szCs w:val="28"/>
              </w:rPr>
              <w:t>- ảnh hưởng đến sức khoẻ, kinh tế, nhân cách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Tác giả dùng phương pháp thuyết minh như:</w:t>
            </w:r>
          </w:p>
          <w:p w:rsidR="002C29AE" w:rsidRPr="00365D26" w:rsidRDefault="002C29AE" w:rsidP="003B3DBD">
            <w:pPr>
              <w:jc w:val="both"/>
              <w:rPr>
                <w:rFonts w:ascii="Times New Roman" w:hAnsi="Times New Roman"/>
                <w:szCs w:val="28"/>
              </w:rPr>
            </w:pPr>
            <w:r w:rsidRPr="00365D26">
              <w:rPr>
                <w:rFonts w:ascii="Times New Roman" w:hAnsi="Times New Roman"/>
                <w:szCs w:val="28"/>
              </w:rPr>
              <w:t>+ Thông báo tình hình thực trạng.</w:t>
            </w:r>
          </w:p>
          <w:p w:rsidR="002C29AE" w:rsidRPr="00365D26" w:rsidRDefault="002C29AE" w:rsidP="003B3DBD">
            <w:pPr>
              <w:jc w:val="both"/>
              <w:rPr>
                <w:rFonts w:ascii="Times New Roman" w:hAnsi="Times New Roman"/>
                <w:szCs w:val="28"/>
              </w:rPr>
            </w:pPr>
            <w:r w:rsidRPr="00365D26">
              <w:rPr>
                <w:rFonts w:ascii="Times New Roman" w:hAnsi="Times New Roman"/>
                <w:szCs w:val="28"/>
              </w:rPr>
              <w:t>+ Nêu ví dụ bằng các số liệu cụ thể.</w:t>
            </w:r>
          </w:p>
          <w:p w:rsidR="002C29AE" w:rsidRPr="00365D26" w:rsidRDefault="002C29AE" w:rsidP="003B3DBD">
            <w:pPr>
              <w:jc w:val="both"/>
              <w:rPr>
                <w:rFonts w:ascii="Times New Roman" w:hAnsi="Times New Roman"/>
                <w:szCs w:val="28"/>
              </w:rPr>
            </w:pPr>
            <w:r w:rsidRPr="00365D26">
              <w:rPr>
                <w:rFonts w:ascii="Times New Roman" w:hAnsi="Times New Roman"/>
                <w:szCs w:val="28"/>
              </w:rPr>
              <w:t>+ Phân loại, phân tích.</w:t>
            </w:r>
          </w:p>
          <w:p w:rsidR="002C29AE" w:rsidRPr="00365D26" w:rsidRDefault="002C29AE" w:rsidP="003B3DBD">
            <w:pPr>
              <w:jc w:val="both"/>
              <w:rPr>
                <w:rFonts w:ascii="Times New Roman" w:hAnsi="Times New Roman"/>
                <w:szCs w:val="28"/>
              </w:rPr>
            </w:pPr>
            <w:r w:rsidRPr="00365D26">
              <w:rPr>
                <w:rFonts w:ascii="Times New Roman" w:hAnsi="Times New Roman"/>
                <w:szCs w:val="28"/>
              </w:rPr>
              <w:t>+ Dùng phương pháp so sánh.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3. Những kiến nghị:</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Mọi người phải đứng lên chống lại và ngăn ngừa ôn dịch này.</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Cấm hút thuốc lá ...</w:t>
            </w:r>
          </w:p>
          <w:p w:rsidR="002C29AE" w:rsidRPr="00365D26" w:rsidRDefault="002C29AE" w:rsidP="003B3DBD">
            <w:pPr>
              <w:jc w:val="both"/>
              <w:rPr>
                <w:rFonts w:ascii="Times New Roman" w:hAnsi="Times New Roman"/>
                <w:szCs w:val="28"/>
              </w:rPr>
            </w:pPr>
            <w:r w:rsidRPr="00365D26">
              <w:rPr>
                <w:rFonts w:ascii="Times New Roman" w:hAnsi="Times New Roman"/>
                <w:szCs w:val="28"/>
              </w:rPr>
              <w:t>- Phạt nặng những người vi phạm.</w:t>
            </w:r>
          </w:p>
          <w:p w:rsidR="002C29AE" w:rsidRPr="00365D26" w:rsidRDefault="002C29AE" w:rsidP="003B3DBD">
            <w:pPr>
              <w:jc w:val="both"/>
              <w:rPr>
                <w:rFonts w:ascii="Times New Roman" w:hAnsi="Times New Roman"/>
                <w:szCs w:val="28"/>
              </w:rPr>
            </w:pPr>
            <w:r w:rsidRPr="00365D26">
              <w:rPr>
                <w:rFonts w:ascii="Times New Roman" w:hAnsi="Times New Roman"/>
                <w:szCs w:val="28"/>
              </w:rPr>
              <w:t>- Khẩu hiệu tuyên truyền ...</w:t>
            </w:r>
          </w:p>
          <w:p w:rsidR="002C29AE" w:rsidRPr="00365D26" w:rsidRDefault="002C29AE" w:rsidP="003B3DBD">
            <w:pPr>
              <w:jc w:val="both"/>
              <w:rPr>
                <w:rFonts w:ascii="Times New Roman" w:hAnsi="Times New Roman"/>
                <w:szCs w:val="28"/>
              </w:rPr>
            </w:pPr>
            <w:r w:rsidRPr="00365D26">
              <w:rPr>
                <w:rFonts w:ascii="Times New Roman" w:hAnsi="Times New Roman"/>
                <w:szCs w:val="28"/>
              </w:rPr>
              <w:t>- Triển vọng một châu âu không thuốc lá.</w:t>
            </w:r>
          </w:p>
          <w:p w:rsidR="002C29AE" w:rsidRPr="00365D26" w:rsidRDefault="002C29AE" w:rsidP="003B3DBD">
            <w:pPr>
              <w:jc w:val="both"/>
              <w:rPr>
                <w:rFonts w:ascii="Times New Roman" w:hAnsi="Times New Roman"/>
                <w:szCs w:val="28"/>
              </w:rPr>
            </w:pPr>
            <w:r w:rsidRPr="00365D26">
              <w:rPr>
                <w:rFonts w:ascii="Times New Roman" w:hAnsi="Times New Roman"/>
                <w:szCs w:val="28"/>
              </w:rPr>
              <w:lastRenderedPageBreak/>
              <w:t>- Tình trạng các bệnh tật ở Việt Nam ....</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Pr>
                <w:rFonts w:ascii="Times New Roman" w:hAnsi="Times New Roman"/>
                <w:szCs w:val="28"/>
              </w:rPr>
              <w:t>- Lập luận chặt chẽ</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Mỗi người phải thấy rõ tác hại của thuốc lá. Có quyết tâm để bỏ hút thuốc.</w:t>
            </w:r>
          </w:p>
          <w:p w:rsidR="002C29AE" w:rsidRPr="00365D26" w:rsidRDefault="002C29AE" w:rsidP="003B3DBD">
            <w:pPr>
              <w:jc w:val="both"/>
              <w:rPr>
                <w:rFonts w:ascii="Times New Roman" w:hAnsi="Times New Roman"/>
                <w:szCs w:val="28"/>
              </w:rPr>
            </w:pPr>
            <w:r w:rsidRPr="00365D26">
              <w:rPr>
                <w:rFonts w:ascii="Times New Roman" w:hAnsi="Times New Roman"/>
                <w:szCs w:val="28"/>
              </w:rPr>
              <w:t>- Tuyên truyền sâu rộng cho mọi người tiêu cùng biết tác hạic của thuốc lá.</w:t>
            </w:r>
          </w:p>
          <w:p w:rsidR="002C29AE" w:rsidRPr="00365D26" w:rsidRDefault="002C29AE" w:rsidP="003B3DBD">
            <w:pPr>
              <w:jc w:val="both"/>
              <w:rPr>
                <w:rFonts w:ascii="Times New Roman" w:hAnsi="Times New Roman"/>
                <w:szCs w:val="28"/>
              </w:rPr>
            </w:pPr>
            <w:r w:rsidRPr="00365D26">
              <w:rPr>
                <w:rFonts w:ascii="Times New Roman" w:hAnsi="Times New Roman"/>
                <w:szCs w:val="28"/>
              </w:rPr>
              <w:t>- ý thức của mỗi người.</w:t>
            </w:r>
          </w:p>
          <w:p w:rsidR="002C29AE" w:rsidRPr="00365D26" w:rsidRDefault="002C29AE" w:rsidP="003B3DBD">
            <w:pPr>
              <w:jc w:val="both"/>
              <w:rPr>
                <w:rFonts w:ascii="Times New Roman" w:hAnsi="Times New Roman"/>
                <w:szCs w:val="28"/>
              </w:rPr>
            </w:pPr>
          </w:p>
          <w:p w:rsidR="002C29AE" w:rsidRPr="00365D26" w:rsidRDefault="002C29AE" w:rsidP="003B3DBD">
            <w:pPr>
              <w:rPr>
                <w:rFonts w:ascii="Times New Roman" w:hAnsi="Times New Roman"/>
              </w:rPr>
            </w:pPr>
          </w:p>
        </w:tc>
      </w:tr>
    </w:tbl>
    <w:p w:rsidR="002C29AE" w:rsidRPr="00365D26" w:rsidRDefault="002C29AE" w:rsidP="002C29AE">
      <w:pPr>
        <w:rPr>
          <w:rFonts w:ascii="Times New Roman" w:hAnsi="Times New Roman"/>
        </w:rPr>
      </w:pP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xml:space="preserve">HOẠT ĐỘNG 3: </w:t>
      </w:r>
      <w:r w:rsidRPr="00365D26">
        <w:rPr>
          <w:rFonts w:ascii="Times New Roman" w:hAnsi="Times New Roman"/>
          <w:szCs w:val="28"/>
        </w:rPr>
        <w:t>Hướng dẫn học sinh tổng kết.</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u</w:t>
      </w:r>
      <w:r w:rsidRPr="00365D26">
        <w:rPr>
          <w:rFonts w:ascii="Times New Roman" w:hAnsi="Times New Roman"/>
          <w:szCs w:val="28"/>
        </w:rPr>
        <w:t>: Nắm được những nét đặc sắc về nội dung và nghệ thuật của tác phẩm.</w:t>
      </w:r>
    </w:p>
    <w:p w:rsidR="002C29AE" w:rsidRPr="00365D26" w:rsidRDefault="002C29AE" w:rsidP="002C29AE">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2C29AE" w:rsidRPr="00365D26" w:rsidRDefault="002C29AE" w:rsidP="002C29AE">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r w:rsidRPr="00365D26">
        <w:rPr>
          <w:rFonts w:ascii="Times New Roman" w:hAnsi="Times New Roman"/>
          <w:szCs w:val="28"/>
        </w:rPr>
        <w:t>.</w:t>
      </w:r>
    </w:p>
    <w:p w:rsidR="002C29AE" w:rsidRPr="00E805A5" w:rsidRDefault="002C29AE" w:rsidP="002C29AE">
      <w:pPr>
        <w:tabs>
          <w:tab w:val="left" w:pos="60"/>
        </w:tabs>
        <w:jc w:val="both"/>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5 ph</w:t>
      </w:r>
      <w:r>
        <w:rPr>
          <w:rFonts w:ascii="Times New Roman" w:hAnsi="Times New Roman"/>
          <w:szCs w:val="28"/>
        </w:rPr>
        <w:t>ú</w:t>
      </w:r>
      <w:r w:rsidRPr="00365D26">
        <w:rPr>
          <w:rFonts w:ascii="Times New Roman" w:hAnsi="Times New Roman"/>
          <w:szCs w:val="28"/>
        </w:rPr>
        <w:t>t</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90"/>
        <w:gridCol w:w="4320"/>
      </w:tblGrid>
      <w:tr w:rsidR="002C29AE" w:rsidRPr="00365D26" w:rsidTr="003B3DBD">
        <w:tc>
          <w:tcPr>
            <w:tcW w:w="3978"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9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320" w:type="dxa"/>
          </w:tcPr>
          <w:p w:rsidR="002C29AE" w:rsidRPr="00365D26" w:rsidRDefault="002C29A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2C29AE" w:rsidRPr="00365D26" w:rsidTr="003B3DBD">
        <w:tc>
          <w:tcPr>
            <w:tcW w:w="3978" w:type="dxa"/>
          </w:tcPr>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Qua bài học em rút ra được điều gì cho bản thân?</w:t>
            </w: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szCs w:val="28"/>
              </w:rPr>
            </w:pPr>
          </w:p>
          <w:p w:rsidR="002C29AE" w:rsidRPr="00365D26" w:rsidRDefault="002C29AE" w:rsidP="003B3DBD">
            <w:pPr>
              <w:jc w:val="both"/>
              <w:rPr>
                <w:rFonts w:ascii="Times New Roman" w:hAnsi="Times New Roman"/>
                <w:b/>
                <w:i/>
                <w:szCs w:val="28"/>
              </w:rPr>
            </w:pPr>
            <w:r w:rsidRPr="00365D26">
              <w:rPr>
                <w:rFonts w:ascii="Times New Roman" w:hAnsi="Times New Roman"/>
                <w:b/>
                <w:i/>
                <w:szCs w:val="28"/>
              </w:rPr>
              <w:t xml:space="preserve">  ? Nêu phương pháp thuyết minh tiêu biểu trong bài văn thuyết minh trên?</w:t>
            </w:r>
          </w:p>
          <w:p w:rsidR="002C29AE" w:rsidRPr="00365D26" w:rsidRDefault="002C29A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Qua VB em thấy được những tác hại gì của thuốc lá?</w:t>
            </w: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b/>
                <w:i/>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xml:space="preserve">   GV khái quát ghi nhớ</w:t>
            </w:r>
          </w:p>
        </w:tc>
        <w:tc>
          <w:tcPr>
            <w:tcW w:w="1890" w:type="dxa"/>
          </w:tcPr>
          <w:p w:rsidR="002C29AE" w:rsidRPr="00365D26" w:rsidRDefault="002C29AE" w:rsidP="003B3DBD">
            <w:pPr>
              <w:rPr>
                <w:rFonts w:ascii="Times New Roman" w:hAnsi="Times New Roman"/>
              </w:rPr>
            </w:pPr>
            <w:r w:rsidRPr="00365D26">
              <w:rPr>
                <w:rFonts w:ascii="Times New Roman" w:hAnsi="Times New Roman"/>
              </w:rPr>
              <w:lastRenderedPageBreak/>
              <w:t>- Hs trả lời</w:t>
            </w: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p>
          <w:p w:rsidR="002C29AE" w:rsidRPr="00365D26" w:rsidRDefault="002C29AE" w:rsidP="003B3DBD">
            <w:pPr>
              <w:rPr>
                <w:rFonts w:ascii="Times New Roman" w:hAnsi="Times New Roman"/>
              </w:rPr>
            </w:pPr>
            <w:r w:rsidRPr="00365D26">
              <w:rPr>
                <w:rFonts w:ascii="Times New Roman" w:hAnsi="Times New Roman"/>
              </w:rPr>
              <w:t>- Hs trả lời</w:t>
            </w:r>
          </w:p>
          <w:p w:rsidR="002C29AE" w:rsidRPr="00365D26" w:rsidRDefault="002C29AE" w:rsidP="003B3DBD">
            <w:pPr>
              <w:rPr>
                <w:rFonts w:ascii="Times New Roman" w:hAnsi="Times New Roman"/>
              </w:rPr>
            </w:pPr>
          </w:p>
          <w:p w:rsidR="002C29AE" w:rsidRPr="00365D26" w:rsidRDefault="002C29AE" w:rsidP="003B3DBD">
            <w:pPr>
              <w:rPr>
                <w:rFonts w:ascii="Arial" w:hAnsi="Arial" w:cs="Arial"/>
              </w:rPr>
            </w:pPr>
            <w:r w:rsidRPr="00365D26">
              <w:rPr>
                <w:rFonts w:ascii="Times New Roman" w:hAnsi="Times New Roman"/>
              </w:rPr>
              <w:t>- Hs trả lời</w:t>
            </w:r>
          </w:p>
        </w:tc>
        <w:tc>
          <w:tcPr>
            <w:tcW w:w="4320" w:type="dxa"/>
          </w:tcPr>
          <w:p w:rsidR="002C29AE" w:rsidRPr="00365D26" w:rsidRDefault="002C29AE" w:rsidP="003B3DBD">
            <w:pPr>
              <w:jc w:val="both"/>
              <w:rPr>
                <w:rFonts w:ascii="Times New Roman" w:hAnsi="Times New Roman"/>
                <w:b/>
                <w:bCs/>
                <w:i/>
                <w:szCs w:val="28"/>
                <w:u w:val="single"/>
              </w:rPr>
            </w:pPr>
            <w:r w:rsidRPr="00365D26">
              <w:rPr>
                <w:rFonts w:ascii="Times New Roman" w:hAnsi="Times New Roman"/>
                <w:b/>
                <w:bCs/>
                <w:i/>
                <w:szCs w:val="28"/>
                <w:u w:val="single"/>
              </w:rPr>
              <w:lastRenderedPageBreak/>
              <w:t>III. Tổng kết:</w:t>
            </w:r>
          </w:p>
          <w:p w:rsidR="002C29AE" w:rsidRPr="00365D26" w:rsidRDefault="002C29AE" w:rsidP="003B3DBD">
            <w:pPr>
              <w:jc w:val="both"/>
              <w:rPr>
                <w:rFonts w:ascii="Times New Roman" w:hAnsi="Times New Roman"/>
                <w:i/>
                <w:szCs w:val="28"/>
              </w:rPr>
            </w:pPr>
          </w:p>
          <w:p w:rsidR="002C29AE" w:rsidRPr="00365D26" w:rsidRDefault="002C29AE" w:rsidP="003B3DBD">
            <w:pPr>
              <w:jc w:val="both"/>
              <w:rPr>
                <w:rFonts w:ascii="Times New Roman" w:hAnsi="Times New Roman"/>
                <w:szCs w:val="28"/>
              </w:rPr>
            </w:pPr>
            <w:r w:rsidRPr="00365D26">
              <w:rPr>
                <w:rFonts w:ascii="Times New Roman" w:hAnsi="Times New Roman"/>
                <w:szCs w:val="28"/>
              </w:rPr>
              <w:t>- Lập luận, phân tích so sánh thông tin số liệu chính xác.</w:t>
            </w:r>
          </w:p>
          <w:p w:rsidR="002C29AE" w:rsidRPr="00365D26" w:rsidRDefault="002C29AE" w:rsidP="003B3DBD">
            <w:pPr>
              <w:jc w:val="both"/>
              <w:rPr>
                <w:rFonts w:ascii="Times New Roman" w:hAnsi="Times New Roman"/>
                <w:szCs w:val="28"/>
              </w:rPr>
            </w:pPr>
            <w:r w:rsidRPr="00365D26">
              <w:rPr>
                <w:rFonts w:ascii="Times New Roman" w:hAnsi="Times New Roman"/>
                <w:szCs w:val="28"/>
              </w:rPr>
              <w:lastRenderedPageBreak/>
              <w:t>- Nạn dịch thuốc lá gây nhiều tác hại cho con người và cộng đồng.</w:t>
            </w:r>
          </w:p>
          <w:p w:rsidR="002C29AE" w:rsidRPr="00365D26" w:rsidRDefault="002C29AE" w:rsidP="003B3DBD">
            <w:pPr>
              <w:jc w:val="both"/>
              <w:rPr>
                <w:rFonts w:ascii="Times New Roman" w:hAnsi="Times New Roman"/>
                <w:b/>
                <w:bCs/>
                <w:szCs w:val="28"/>
                <w:u w:val="single"/>
              </w:rPr>
            </w:pPr>
          </w:p>
          <w:p w:rsidR="002C29AE" w:rsidRPr="00365D26" w:rsidRDefault="002C29AE" w:rsidP="003B3DBD">
            <w:pPr>
              <w:jc w:val="both"/>
              <w:rPr>
                <w:rFonts w:ascii="Times New Roman" w:hAnsi="Times New Roman"/>
                <w:b/>
                <w:bCs/>
                <w:i/>
                <w:szCs w:val="28"/>
                <w:u w:val="single"/>
              </w:rPr>
            </w:pPr>
            <w:r w:rsidRPr="00365D26">
              <w:rPr>
                <w:rFonts w:ascii="Times New Roman" w:hAnsi="Times New Roman"/>
                <w:b/>
                <w:bCs/>
                <w:i/>
                <w:szCs w:val="28"/>
                <w:u w:val="single"/>
              </w:rPr>
              <w:t>* Ghi nhớ: sgk- 122.</w:t>
            </w:r>
          </w:p>
          <w:p w:rsidR="002C29AE" w:rsidRPr="00365D26" w:rsidRDefault="002C29AE" w:rsidP="003B3DBD">
            <w:pPr>
              <w:jc w:val="both"/>
              <w:rPr>
                <w:rFonts w:ascii="Times New Roman" w:hAnsi="Times New Roman"/>
                <w:i/>
                <w:szCs w:val="28"/>
              </w:rPr>
            </w:pPr>
          </w:p>
          <w:p w:rsidR="002C29AE" w:rsidRPr="00365D26" w:rsidRDefault="002C29AE" w:rsidP="003B3DBD">
            <w:pPr>
              <w:rPr>
                <w:rFonts w:ascii="Times New Roman" w:hAnsi="Times New Roman"/>
              </w:rPr>
            </w:pPr>
          </w:p>
        </w:tc>
      </w:tr>
    </w:tbl>
    <w:p w:rsidR="002C29AE" w:rsidRPr="00365D26" w:rsidRDefault="002C29AE" w:rsidP="002C29AE">
      <w:pPr>
        <w:tabs>
          <w:tab w:val="left" w:pos="60"/>
        </w:tabs>
        <w:jc w:val="both"/>
        <w:rPr>
          <w:rFonts w:ascii="Times New Roman" w:hAnsi="Times New Roman"/>
          <w:b/>
          <w:sz w:val="2"/>
          <w:szCs w:val="28"/>
        </w:rPr>
      </w:pPr>
    </w:p>
    <w:p w:rsidR="002C29AE" w:rsidRDefault="002C29AE" w:rsidP="002C29AE">
      <w:pPr>
        <w:rPr>
          <w:rFonts w:ascii="Times New Roman" w:hAnsi="Times New Roman"/>
          <w:b/>
          <w:bCs/>
          <w:szCs w:val="28"/>
        </w:rPr>
      </w:pPr>
      <w:r>
        <w:rPr>
          <w:rFonts w:ascii="Times New Roman" w:hAnsi="Times New Roman"/>
          <w:b/>
          <w:bCs/>
          <w:szCs w:val="28"/>
        </w:rPr>
        <w:t>HOẠT ĐỘNG 4: CỦNG CỐ, VẬN DỤNG</w:t>
      </w:r>
    </w:p>
    <w:p w:rsidR="002C29AE" w:rsidRPr="00365D26" w:rsidRDefault="002C29AE" w:rsidP="002C29AE">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2C29AE" w:rsidRPr="00365D26" w:rsidRDefault="002C29AE" w:rsidP="002C29AE">
      <w:pPr>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Hướng dẫn  học ở nhà :</w:t>
      </w:r>
    </w:p>
    <w:p w:rsidR="002C29AE" w:rsidRPr="00365D26" w:rsidRDefault="002C29AE" w:rsidP="002C29AE">
      <w:pPr>
        <w:rPr>
          <w:rFonts w:ascii="Times New Roman" w:hAnsi="Times New Roman"/>
          <w:szCs w:val="28"/>
        </w:rPr>
      </w:pPr>
      <w:r w:rsidRPr="00365D26">
        <w:rPr>
          <w:rFonts w:ascii="Times New Roman" w:hAnsi="Times New Roman"/>
          <w:szCs w:val="28"/>
        </w:rPr>
        <w:tab/>
        <w:t xml:space="preserve"> - Làm các bài tập SBT, học thuộc lòng đoạn văn.</w:t>
      </w:r>
    </w:p>
    <w:p w:rsidR="002C29AE" w:rsidRDefault="002C29AE" w:rsidP="002C29AE">
      <w:pPr>
        <w:rPr>
          <w:rFonts w:ascii="Times New Roman" w:hAnsi="Times New Roman"/>
          <w:szCs w:val="28"/>
        </w:rPr>
      </w:pPr>
      <w:r w:rsidRPr="00365D26">
        <w:rPr>
          <w:rFonts w:ascii="Times New Roman" w:hAnsi="Times New Roman"/>
          <w:szCs w:val="28"/>
        </w:rPr>
        <w:tab/>
        <w:t>- Chuẩn bị bài tiếp theo</w:t>
      </w: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404A9E" w:rsidRPr="00365D26" w:rsidRDefault="00404A9E" w:rsidP="00404A9E">
      <w:pPr>
        <w:rPr>
          <w:rFonts w:ascii="Times New Roman" w:hAnsi="Times New Roman"/>
          <w:szCs w:val="28"/>
        </w:rPr>
      </w:pPr>
      <w:r>
        <w:rPr>
          <w:rFonts w:ascii="Times New Roman" w:hAnsi="Times New Roman"/>
          <w:b/>
          <w:szCs w:val="28"/>
          <w:lang w:val="nl-NL"/>
        </w:rPr>
        <w:t>Tiết 39</w:t>
      </w:r>
    </w:p>
    <w:p w:rsidR="00404A9E" w:rsidRPr="00404A9E" w:rsidRDefault="00404A9E" w:rsidP="00404A9E">
      <w:pPr>
        <w:jc w:val="center"/>
        <w:rPr>
          <w:rFonts w:ascii="Times New Roman" w:hAnsi="Times New Roman"/>
          <w:b/>
          <w:i/>
          <w:sz w:val="52"/>
          <w:szCs w:val="52"/>
          <w:lang w:val="nl-NL"/>
        </w:rPr>
      </w:pPr>
      <w:r w:rsidRPr="00404A9E">
        <w:rPr>
          <w:rFonts w:ascii="Times New Roman" w:hAnsi="Times New Roman"/>
          <w:b/>
          <w:bCs/>
          <w:i/>
          <w:sz w:val="52"/>
          <w:szCs w:val="52"/>
          <w:lang w:val="nl-NL"/>
        </w:rPr>
        <w:t>Câu ghép</w:t>
      </w:r>
    </w:p>
    <w:p w:rsidR="00404A9E" w:rsidRPr="00365D26" w:rsidRDefault="00404A9E" w:rsidP="00404A9E">
      <w:pPr>
        <w:keepNext/>
        <w:keepLines/>
        <w:spacing w:before="60" w:after="60"/>
        <w:outlineLvl w:val="5"/>
        <w:rPr>
          <w:rFonts w:ascii="Times New Roman" w:eastAsiaTheme="majorEastAsia" w:hAnsi="Times New Roman"/>
          <w:b/>
          <w:iCs/>
          <w:color w:val="243F60" w:themeColor="accent1" w:themeShade="7F"/>
          <w:szCs w:val="28"/>
          <w:lang w:val="nl-NL"/>
        </w:rPr>
      </w:pPr>
      <w:r w:rsidRPr="00365D26">
        <w:rPr>
          <w:rFonts w:ascii="Times New Roman" w:eastAsiaTheme="majorEastAsia" w:hAnsi="Times New Roman"/>
          <w:b/>
          <w:iCs/>
          <w:color w:val="243F60" w:themeColor="accent1" w:themeShade="7F"/>
          <w:szCs w:val="28"/>
          <w:lang w:val="nl-NL"/>
        </w:rPr>
        <w:t>I.</w:t>
      </w:r>
      <w:r>
        <w:rPr>
          <w:rFonts w:ascii="Times New Roman" w:eastAsiaTheme="majorEastAsia" w:hAnsi="Times New Roman"/>
          <w:b/>
          <w:iCs/>
          <w:color w:val="243F60" w:themeColor="accent1" w:themeShade="7F"/>
          <w:szCs w:val="28"/>
          <w:lang w:val="nl-NL"/>
        </w:rPr>
        <w:t xml:space="preserve"> </w:t>
      </w:r>
      <w:r w:rsidRPr="00365D26">
        <w:rPr>
          <w:rFonts w:ascii="Times New Roman" w:eastAsiaTheme="majorEastAsia" w:hAnsi="Times New Roman"/>
          <w:b/>
          <w:iCs/>
          <w:color w:val="243F60" w:themeColor="accent1" w:themeShade="7F"/>
          <w:szCs w:val="28"/>
          <w:lang w:val="nl-NL"/>
        </w:rPr>
        <w:t>Mục ti</w:t>
      </w:r>
      <w:r>
        <w:rPr>
          <w:rFonts w:ascii="Times New Roman" w:eastAsiaTheme="majorEastAsia" w:hAnsi="Times New Roman"/>
          <w:b/>
          <w:iCs/>
          <w:color w:val="243F60" w:themeColor="accent1" w:themeShade="7F"/>
          <w:szCs w:val="28"/>
          <w:lang w:val="nl-NL"/>
        </w:rPr>
        <w:t>ê</w:t>
      </w:r>
      <w:r w:rsidRPr="00365D26">
        <w:rPr>
          <w:rFonts w:ascii="Times New Roman" w:eastAsiaTheme="majorEastAsia" w:hAnsi="Times New Roman"/>
          <w:b/>
          <w:iCs/>
          <w:color w:val="243F60" w:themeColor="accent1" w:themeShade="7F"/>
          <w:szCs w:val="28"/>
          <w:lang w:val="nl-NL"/>
        </w:rPr>
        <w:t xml:space="preserve">u bài học: </w:t>
      </w:r>
    </w:p>
    <w:p w:rsidR="00404A9E" w:rsidRPr="00365D26" w:rsidRDefault="00404A9E" w:rsidP="00404A9E">
      <w:pPr>
        <w:spacing w:before="60" w:after="60"/>
        <w:rPr>
          <w:rFonts w:ascii="Times New Roman" w:hAnsi="Times New Roman"/>
          <w:b/>
          <w:szCs w:val="28"/>
        </w:rPr>
      </w:pPr>
      <w:r w:rsidRPr="00365D26">
        <w:rPr>
          <w:rFonts w:ascii="Times New Roman" w:hAnsi="Times New Roman"/>
          <w:b/>
          <w:szCs w:val="28"/>
        </w:rPr>
        <w:t xml:space="preserve">    1. Về kiến thức:</w:t>
      </w:r>
    </w:p>
    <w:p w:rsidR="00404A9E" w:rsidRPr="00365D26" w:rsidRDefault="00404A9E" w:rsidP="00404A9E">
      <w:pPr>
        <w:spacing w:before="60" w:after="60"/>
        <w:ind w:firstLine="567"/>
        <w:rPr>
          <w:rFonts w:ascii="Times New Roman" w:hAnsi="Times New Roman"/>
          <w:szCs w:val="28"/>
        </w:rPr>
      </w:pPr>
      <w:r w:rsidRPr="00365D26">
        <w:rPr>
          <w:rFonts w:ascii="Times New Roman" w:hAnsi="Times New Roman"/>
          <w:szCs w:val="28"/>
        </w:rPr>
        <w:t>- Có được đặc điểm của câu ghép.</w:t>
      </w:r>
    </w:p>
    <w:p w:rsidR="00404A9E" w:rsidRPr="00365D26" w:rsidRDefault="00404A9E" w:rsidP="00404A9E">
      <w:pPr>
        <w:spacing w:before="60" w:after="60"/>
        <w:ind w:firstLine="567"/>
        <w:rPr>
          <w:rFonts w:ascii="Times New Roman" w:hAnsi="Times New Roman"/>
          <w:szCs w:val="28"/>
          <w:lang w:val="nl-NL"/>
        </w:rPr>
      </w:pPr>
      <w:r w:rsidRPr="00365D26">
        <w:rPr>
          <w:rFonts w:ascii="Times New Roman" w:hAnsi="Times New Roman"/>
          <w:szCs w:val="28"/>
          <w:lang w:val="nl-NL"/>
        </w:rPr>
        <w:t>- Có được hai cách nối các vế trong câu ghép.</w:t>
      </w:r>
    </w:p>
    <w:p w:rsidR="00404A9E" w:rsidRPr="00365D26" w:rsidRDefault="00404A9E" w:rsidP="00404A9E">
      <w:pPr>
        <w:spacing w:before="60" w:after="60"/>
        <w:rPr>
          <w:rFonts w:ascii="Times New Roman" w:hAnsi="Times New Roman"/>
          <w:b/>
          <w:szCs w:val="28"/>
          <w:lang w:val="nl-NL"/>
        </w:rPr>
      </w:pPr>
      <w:r w:rsidRPr="00365D26">
        <w:rPr>
          <w:rFonts w:ascii="Times New Roman" w:hAnsi="Times New Roman"/>
          <w:b/>
          <w:szCs w:val="28"/>
          <w:lang w:val="nl-NL"/>
        </w:rPr>
        <w:t xml:space="preserve">    2. Về kỹ năng:</w:t>
      </w:r>
    </w:p>
    <w:p w:rsidR="00404A9E" w:rsidRPr="00365D26" w:rsidRDefault="00404A9E" w:rsidP="00404A9E">
      <w:pPr>
        <w:spacing w:before="60" w:after="60"/>
        <w:ind w:firstLine="567"/>
        <w:rPr>
          <w:rFonts w:ascii="Times New Roman" w:hAnsi="Times New Roman"/>
          <w:szCs w:val="28"/>
          <w:lang w:val="nl-NL"/>
        </w:rPr>
      </w:pPr>
      <w:r w:rsidRPr="00365D26">
        <w:rPr>
          <w:rFonts w:ascii="Times New Roman" w:hAnsi="Times New Roman"/>
          <w:szCs w:val="28"/>
          <w:lang w:val="nl-NL"/>
        </w:rPr>
        <w:t>- Biết rèn kĩ năng sử dụng câu ghep trong khi nói, viết.</w:t>
      </w:r>
    </w:p>
    <w:p w:rsidR="00404A9E" w:rsidRPr="00365D26" w:rsidRDefault="00404A9E" w:rsidP="00404A9E">
      <w:pPr>
        <w:spacing w:before="60" w:after="60"/>
        <w:rPr>
          <w:rFonts w:ascii="Times New Roman" w:hAnsi="Times New Roman"/>
          <w:b/>
          <w:szCs w:val="28"/>
          <w:lang w:val="nl-NL"/>
        </w:rPr>
      </w:pPr>
      <w:r w:rsidRPr="00365D26">
        <w:rPr>
          <w:rFonts w:ascii="Times New Roman" w:hAnsi="Times New Roman"/>
          <w:b/>
          <w:szCs w:val="28"/>
          <w:lang w:val="nl-NL"/>
        </w:rPr>
        <w:t xml:space="preserve">    3. Về thái độ:</w:t>
      </w:r>
    </w:p>
    <w:p w:rsidR="00404A9E" w:rsidRPr="00365D26" w:rsidRDefault="00404A9E" w:rsidP="00404A9E">
      <w:pPr>
        <w:spacing w:before="60" w:after="60"/>
        <w:ind w:firstLine="567"/>
        <w:rPr>
          <w:rFonts w:ascii="Times New Roman" w:hAnsi="Times New Roman"/>
          <w:szCs w:val="28"/>
          <w:lang w:val="nl-NL"/>
        </w:rPr>
      </w:pPr>
      <w:r w:rsidRPr="00365D26">
        <w:rPr>
          <w:rFonts w:ascii="Times New Roman" w:hAnsi="Times New Roman"/>
          <w:szCs w:val="28"/>
          <w:lang w:val="nl-NL"/>
        </w:rPr>
        <w:t>- Đồng tình bồi dưỡng ý thức học tập cho học sinh.</w:t>
      </w:r>
    </w:p>
    <w:p w:rsidR="00404A9E" w:rsidRPr="00365D26" w:rsidRDefault="00404A9E" w:rsidP="00404A9E">
      <w:pPr>
        <w:spacing w:before="60" w:after="60"/>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II.Chuẩn bị:</w:t>
      </w:r>
    </w:p>
    <w:p w:rsidR="00404A9E" w:rsidRPr="00365D26" w:rsidRDefault="00404A9E" w:rsidP="00404A9E">
      <w:pPr>
        <w:spacing w:before="60" w:after="60"/>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w:t>
      </w:r>
    </w:p>
    <w:p w:rsidR="00404A9E" w:rsidRPr="00365D26" w:rsidRDefault="00404A9E" w:rsidP="00404A9E">
      <w:pPr>
        <w:spacing w:before="60" w:after="60"/>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Ôn lại về câu ghép đã học.</w:t>
      </w:r>
    </w:p>
    <w:p w:rsidR="00404A9E" w:rsidRDefault="00404A9E" w:rsidP="00404A9E">
      <w:pPr>
        <w:spacing w:before="60" w:after="60"/>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r w:rsidRPr="00365D26">
        <w:rPr>
          <w:rFonts w:ascii="Times New Roman" w:hAnsi="Times New Roman"/>
          <w:b/>
          <w:szCs w:val="28"/>
        </w:rPr>
        <w:br/>
        <w:t>IV.</w:t>
      </w:r>
      <w:r>
        <w:rPr>
          <w:rFonts w:ascii="Times New Roman" w:hAnsi="Times New Roman"/>
          <w:b/>
          <w:szCs w:val="28"/>
        </w:rPr>
        <w:t xml:space="preserve"> </w:t>
      </w:r>
      <w:r w:rsidRPr="00365D26">
        <w:rPr>
          <w:rFonts w:ascii="Times New Roman" w:hAnsi="Times New Roman"/>
          <w:b/>
          <w:szCs w:val="28"/>
        </w:rPr>
        <w:t>Tiến trỡnh dạy học:</w:t>
      </w:r>
      <w:r w:rsidRPr="00365D26">
        <w:rPr>
          <w:rFonts w:ascii="Times New Roman" w:hAnsi="Times New Roman"/>
          <w:b/>
          <w:szCs w:val="28"/>
        </w:rPr>
        <w:br/>
      </w:r>
      <w:r>
        <w:rPr>
          <w:rFonts w:ascii="Times New Roman" w:hAnsi="Times New Roman"/>
          <w:b/>
          <w:szCs w:val="28"/>
        </w:rPr>
        <w:t>HOẠT ĐỘNG 1: KHỞI ĐỘNG</w:t>
      </w:r>
    </w:p>
    <w:p w:rsidR="00404A9E" w:rsidRPr="00365D26" w:rsidRDefault="00404A9E" w:rsidP="00404A9E">
      <w:pPr>
        <w:spacing w:before="60" w:after="60"/>
        <w:rPr>
          <w:rFonts w:ascii="Times New Roman" w:hAnsi="Times New Roman"/>
          <w:szCs w:val="28"/>
        </w:rPr>
      </w:pPr>
      <w:r w:rsidRPr="00365D26">
        <w:rPr>
          <w:rFonts w:ascii="Times New Roman" w:hAnsi="Times New Roman"/>
          <w:b/>
          <w:szCs w:val="28"/>
        </w:rPr>
        <w:t xml:space="preserve">Kiểm tra bài cũ: </w:t>
      </w:r>
      <w:r w:rsidRPr="00365D26">
        <w:rPr>
          <w:rFonts w:ascii="Times New Roman" w:hAnsi="Times New Roman"/>
          <w:szCs w:val="28"/>
        </w:rPr>
        <w:t>- Kiểm tra chuẩn bị bài của học sinh.</w:t>
      </w:r>
      <w:r>
        <w:rPr>
          <w:rFonts w:ascii="Times New Roman" w:hAnsi="Times New Roman"/>
          <w:b/>
          <w:szCs w:val="28"/>
        </w:rPr>
        <w:br/>
      </w:r>
      <w:r w:rsidRPr="00365D26">
        <w:rPr>
          <w:rFonts w:ascii="Times New Roman" w:hAnsi="Times New Roman"/>
          <w:b/>
          <w:szCs w:val="28"/>
        </w:rPr>
        <w:t xml:space="preserve">Giới thiệu và dạy bài học mới: </w:t>
      </w:r>
      <w:r w:rsidRPr="00365D26">
        <w:rPr>
          <w:rFonts w:ascii="Times New Roman" w:hAnsi="Times New Roman"/>
          <w:szCs w:val="28"/>
        </w:rPr>
        <w:t>GV khái quát hướng dẫn vào bài mới.</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 Đặc điểm của câu ghép ”</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được đặc điểm của câu ghép.</w:t>
      </w:r>
    </w:p>
    <w:p w:rsidR="00404A9E" w:rsidRPr="00365D26" w:rsidRDefault="00404A9E" w:rsidP="00404A9E">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404A9E" w:rsidRPr="00365D26" w:rsidRDefault="00404A9E" w:rsidP="00404A9E">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15 ph</w:t>
      </w:r>
      <w:r>
        <w:rPr>
          <w:rFonts w:ascii="Times New Roman" w:hAnsi="Times New Roman"/>
          <w:szCs w:val="28"/>
        </w:rPr>
        <w:t>ú</w:t>
      </w:r>
      <w:r w:rsidRPr="00365D26">
        <w:rPr>
          <w:rFonts w:ascii="Times New Roman" w:hAnsi="Times New Roman"/>
          <w:szCs w:val="28"/>
        </w:rPr>
        <w:t>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00"/>
        <w:gridCol w:w="4500"/>
      </w:tblGrid>
      <w:tr w:rsidR="00404A9E" w:rsidRPr="00365D26" w:rsidTr="003B3DBD">
        <w:tc>
          <w:tcPr>
            <w:tcW w:w="3978"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3978" w:type="dxa"/>
          </w:tcPr>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Bảng phụ ( máy chiếu )</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w:t>
            </w:r>
          </w:p>
          <w:p w:rsidR="00404A9E" w:rsidRPr="00365D26" w:rsidRDefault="00404A9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Phân tích cấu tạo ngữ pháp của các câu bằng mực khác màu?</w:t>
            </w:r>
          </w:p>
          <w:p w:rsidR="00404A9E" w:rsidRPr="00365D26" w:rsidRDefault="00404A9E" w:rsidP="003B3DBD">
            <w:pPr>
              <w:jc w:val="both"/>
              <w:rPr>
                <w:rFonts w:ascii="Times New Roman" w:hAnsi="Times New Roman"/>
                <w:b/>
                <w:i/>
                <w:szCs w:val="28"/>
              </w:rPr>
            </w:pPr>
            <w:r w:rsidRPr="00365D26">
              <w:rPr>
                <w:rFonts w:ascii="Times New Roman" w:hAnsi="Times New Roman"/>
                <w:b/>
                <w:i/>
                <w:szCs w:val="28"/>
              </w:rPr>
              <w:t xml:space="preserve">  ? Em có nhận xét gì về số lượng cụm chủ vị của những câu vừa phân tích?</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w:t>
            </w:r>
          </w:p>
          <w:p w:rsidR="00404A9E" w:rsidRPr="00365D26" w:rsidRDefault="00404A9E"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Trình bày phân tích kết quả vào  bảng theo mẫu?</w:t>
            </w:r>
          </w:p>
          <w:p w:rsidR="00404A9E" w:rsidRPr="00365D26" w:rsidRDefault="00404A9E" w:rsidP="003B3DBD">
            <w:pPr>
              <w:jc w:val="both"/>
              <w:rPr>
                <w:rFonts w:ascii="Times New Roman" w:hAnsi="Times New Roman"/>
                <w:b/>
                <w:i/>
                <w:szCs w:val="28"/>
              </w:rPr>
            </w:pPr>
            <w:r w:rsidRPr="00365D26">
              <w:rPr>
                <w:rFonts w:ascii="Times New Roman" w:hAnsi="Times New Roman"/>
                <w:b/>
                <w:i/>
                <w:szCs w:val="28"/>
              </w:rPr>
              <w:t xml:space="preserve">  ? Dựa vào kiến thức ở lớp dưới em hãy phân loại các câu trên theo cấu tạo ngữ pháp?</w:t>
            </w: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b/>
                <w:i/>
                <w:szCs w:val="28"/>
                <w:lang w:val="nl-NL"/>
              </w:rPr>
              <w:t>? Thế nào là câu ghép?</w:t>
            </w:r>
          </w:p>
          <w:p w:rsidR="00404A9E" w:rsidRPr="00365D26" w:rsidRDefault="00404A9E" w:rsidP="003B3DBD">
            <w:pPr>
              <w:rPr>
                <w:rFonts w:ascii="Times New Roman" w:hAnsi="Times New Roman"/>
              </w:rPr>
            </w:pPr>
          </w:p>
        </w:tc>
        <w:tc>
          <w:tcPr>
            <w:tcW w:w="1800" w:type="dxa"/>
          </w:tcPr>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HS đọc</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HS phân tích</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HS nhận xét</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lên bảng điền</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phân loại</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khái quát</w:t>
            </w:r>
          </w:p>
          <w:p w:rsidR="00404A9E" w:rsidRPr="00365D26" w:rsidRDefault="00404A9E" w:rsidP="003B3DBD">
            <w:pPr>
              <w:rPr>
                <w:rFonts w:ascii="Times New Roman" w:hAnsi="Times New Roman"/>
                <w:szCs w:val="28"/>
                <w:lang w:val="nl-NL"/>
              </w:rPr>
            </w:pPr>
            <w:r w:rsidRPr="00365D26">
              <w:rPr>
                <w:rFonts w:ascii="Times New Roman" w:hAnsi="Times New Roman"/>
                <w:szCs w:val="28"/>
                <w:lang w:val="nl-NL"/>
              </w:rPr>
              <w:t>- Đọc ghi nhớ</w:t>
            </w:r>
          </w:p>
        </w:tc>
        <w:tc>
          <w:tcPr>
            <w:tcW w:w="4500" w:type="dxa"/>
          </w:tcPr>
          <w:p w:rsidR="00404A9E" w:rsidRPr="00365D26" w:rsidRDefault="00404A9E" w:rsidP="003B3DBD">
            <w:pPr>
              <w:jc w:val="both"/>
              <w:rPr>
                <w:rFonts w:ascii="Times New Roman" w:hAnsi="Times New Roman"/>
                <w:b/>
                <w:bCs/>
                <w:i/>
                <w:szCs w:val="28"/>
                <w:u w:val="single"/>
                <w:lang w:val="pl-PL"/>
              </w:rPr>
            </w:pPr>
            <w:r w:rsidRPr="00365D26">
              <w:rPr>
                <w:rFonts w:ascii="Times New Roman" w:hAnsi="Times New Roman"/>
                <w:b/>
                <w:bCs/>
                <w:i/>
                <w:szCs w:val="28"/>
                <w:u w:val="single"/>
                <w:lang w:val="pl-PL"/>
              </w:rPr>
              <w:t>I. Đặc điểm của câu ghép.</w:t>
            </w:r>
          </w:p>
          <w:p w:rsidR="00404A9E" w:rsidRPr="00365D26" w:rsidRDefault="00404A9E" w:rsidP="003B3DBD">
            <w:pPr>
              <w:jc w:val="both"/>
              <w:rPr>
                <w:rFonts w:ascii="Times New Roman" w:hAnsi="Times New Roman"/>
                <w:i/>
                <w:szCs w:val="28"/>
              </w:rPr>
            </w:pPr>
            <w:r w:rsidRPr="00365D26">
              <w:rPr>
                <w:rFonts w:ascii="Times New Roman" w:hAnsi="Times New Roman"/>
                <w:i/>
                <w:szCs w:val="28"/>
              </w:rPr>
              <w:t xml:space="preserve">1. Bài tập: </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Tôi quên .... những ... sáng.</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w:t>
            </w:r>
          </w:p>
          <w:p w:rsidR="00404A9E" w:rsidRPr="00365D26" w:rsidRDefault="00404A9E" w:rsidP="003B3DBD">
            <w:pPr>
              <w:jc w:val="both"/>
              <w:rPr>
                <w:rFonts w:ascii="Times New Roman" w:hAnsi="Times New Roman"/>
                <w:szCs w:val="28"/>
              </w:rPr>
            </w:pPr>
            <w:r w:rsidRPr="00365D26">
              <w:rPr>
                <w:rFonts w:ascii="Times New Roman" w:hAnsi="Times New Roman"/>
                <w:szCs w:val="28"/>
              </w:rPr>
              <w:t>Nảy nở ... mấy ... tươi mỉm cười</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 Mẹ tôi/ ... nắm tay ... và ...</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C                V</w:t>
            </w:r>
          </w:p>
          <w:p w:rsidR="00404A9E" w:rsidRPr="00365D26" w:rsidRDefault="00404A9E" w:rsidP="003B3DBD">
            <w:pPr>
              <w:jc w:val="both"/>
              <w:rPr>
                <w:rFonts w:ascii="Times New Roman" w:hAnsi="Times New Roman"/>
                <w:szCs w:val="28"/>
              </w:rPr>
            </w:pPr>
            <w:r w:rsidRPr="00365D26">
              <w:rPr>
                <w:rFonts w:ascii="Times New Roman" w:hAnsi="Times New Roman"/>
                <w:szCs w:val="28"/>
              </w:rPr>
              <w:t>- Cảnh vật .../ đều thay đổi.</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C                   V</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Lòng tôi/ đang có sự thay đổi lớn </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C                    V</w:t>
            </w:r>
          </w:p>
          <w:p w:rsidR="00404A9E" w:rsidRPr="00365D26" w:rsidRDefault="00404A9E" w:rsidP="003B3DBD">
            <w:pPr>
              <w:jc w:val="both"/>
              <w:rPr>
                <w:rFonts w:ascii="Times New Roman" w:hAnsi="Times New Roman"/>
                <w:szCs w:val="28"/>
              </w:rPr>
            </w:pPr>
            <w:r w:rsidRPr="00365D26">
              <w:rPr>
                <w:rFonts w:ascii="Times New Roman" w:hAnsi="Times New Roman"/>
                <w:szCs w:val="28"/>
              </w:rPr>
              <w:t>Hôm nay tôi / đi học.</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C      V</w:t>
            </w:r>
          </w:p>
          <w:p w:rsidR="00404A9E" w:rsidRPr="00365D26" w:rsidRDefault="00404A9E" w:rsidP="003B3DBD">
            <w:pPr>
              <w:jc w:val="both"/>
              <w:rPr>
                <w:rFonts w:ascii="Times New Roman" w:hAnsi="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9"/>
              <w:gridCol w:w="1229"/>
              <w:gridCol w:w="1230"/>
            </w:tblGrid>
            <w:tr w:rsidR="00404A9E" w:rsidRPr="00365D26" w:rsidTr="003B3DBD">
              <w:trPr>
                <w:cantSplit/>
              </w:trPr>
              <w:tc>
                <w:tcPr>
                  <w:tcW w:w="2458" w:type="dxa"/>
                  <w:gridSpan w:val="2"/>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Kết cấu tạo câu</w:t>
                  </w:r>
                </w:p>
              </w:tc>
              <w:tc>
                <w:tcPr>
                  <w:tcW w:w="1230" w:type="dxa"/>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r w:rsidRPr="00365D26">
                    <w:rPr>
                      <w:rFonts w:ascii="Times New Roman" w:hAnsi="Times New Roman"/>
                      <w:szCs w:val="28"/>
                    </w:rPr>
                    <w:t>Câu cụ thể</w:t>
                  </w:r>
                </w:p>
              </w:tc>
            </w:tr>
            <w:tr w:rsidR="00404A9E" w:rsidRPr="00365D26" w:rsidTr="003B3DBD">
              <w:trPr>
                <w:cantSplit/>
              </w:trPr>
              <w:tc>
                <w:tcPr>
                  <w:tcW w:w="2458" w:type="dxa"/>
                  <w:gridSpan w:val="2"/>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Câu có 1 cụm chủ vị</w:t>
                  </w:r>
                </w:p>
              </w:tc>
              <w:tc>
                <w:tcPr>
                  <w:tcW w:w="1230" w:type="dxa"/>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r w:rsidRPr="00365D26">
                    <w:rPr>
                      <w:rFonts w:ascii="Times New Roman" w:hAnsi="Times New Roman"/>
                      <w:szCs w:val="28"/>
                    </w:rPr>
                    <w:t>Buổi mai ....</w:t>
                  </w:r>
                </w:p>
              </w:tc>
            </w:tr>
            <w:tr w:rsidR="00404A9E" w:rsidRPr="00365D26" w:rsidTr="003B3DBD">
              <w:trPr>
                <w:cantSplit/>
              </w:trPr>
              <w:tc>
                <w:tcPr>
                  <w:tcW w:w="1229" w:type="dxa"/>
                  <w:vMerge w:val="restart"/>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Câu có 2 hoặc nhiều </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cụm  CV</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tc>
              <w:tc>
                <w:tcPr>
                  <w:tcW w:w="1229" w:type="dxa"/>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r w:rsidRPr="00365D26">
                    <w:rPr>
                      <w:rFonts w:ascii="Times New Roman" w:hAnsi="Times New Roman"/>
                      <w:szCs w:val="28"/>
                    </w:rPr>
                    <w:t>Cụm CV nhỏ nằm trong cụm C V lớn</w:t>
                  </w:r>
                </w:p>
                <w:p w:rsidR="00404A9E" w:rsidRPr="00365D26" w:rsidRDefault="00404A9E" w:rsidP="003B3DBD">
                  <w:pPr>
                    <w:jc w:val="both"/>
                    <w:rPr>
                      <w:rFonts w:ascii="Times New Roman" w:hAnsi="Times New Roman"/>
                      <w:szCs w:val="28"/>
                    </w:rPr>
                  </w:pPr>
                </w:p>
              </w:tc>
              <w:tc>
                <w:tcPr>
                  <w:tcW w:w="1230" w:type="dxa"/>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r w:rsidRPr="00365D26">
                    <w:rPr>
                      <w:rFonts w:ascii="Times New Roman" w:hAnsi="Times New Roman"/>
                      <w:szCs w:val="28"/>
                    </w:rPr>
                    <w:t>Tôi quên thế nào được</w:t>
                  </w:r>
                </w:p>
              </w:tc>
            </w:tr>
            <w:tr w:rsidR="00404A9E" w:rsidRPr="00365D26" w:rsidTr="003B3DBD">
              <w:trPr>
                <w:cantSplit/>
              </w:trPr>
              <w:tc>
                <w:tcPr>
                  <w:tcW w:w="1229" w:type="dxa"/>
                  <w:vMerge/>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p>
              </w:tc>
              <w:tc>
                <w:tcPr>
                  <w:tcW w:w="1229" w:type="dxa"/>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r w:rsidRPr="00365D26">
                    <w:rPr>
                      <w:rFonts w:ascii="Times New Roman" w:hAnsi="Times New Roman"/>
                      <w:szCs w:val="28"/>
                    </w:rPr>
                    <w:t>Các cụm không bao chứa nhau</w:t>
                  </w:r>
                </w:p>
              </w:tc>
              <w:tc>
                <w:tcPr>
                  <w:tcW w:w="1230" w:type="dxa"/>
                  <w:tcBorders>
                    <w:top w:val="single" w:sz="4" w:space="0" w:color="auto"/>
                    <w:left w:val="single" w:sz="4" w:space="0" w:color="auto"/>
                    <w:bottom w:val="single" w:sz="4" w:space="0" w:color="auto"/>
                    <w:right w:val="single" w:sz="4" w:space="0" w:color="auto"/>
                  </w:tcBorders>
                </w:tcPr>
                <w:p w:rsidR="00404A9E" w:rsidRPr="00365D26" w:rsidRDefault="00404A9E" w:rsidP="003B3DBD">
                  <w:pPr>
                    <w:jc w:val="both"/>
                    <w:rPr>
                      <w:rFonts w:ascii="Times New Roman" w:hAnsi="Times New Roman"/>
                      <w:szCs w:val="28"/>
                    </w:rPr>
                  </w:pPr>
                  <w:r w:rsidRPr="00365D26">
                    <w:rPr>
                      <w:rFonts w:ascii="Times New Roman" w:hAnsi="Times New Roman"/>
                      <w:szCs w:val="28"/>
                    </w:rPr>
                    <w:t>Cảnh vật chung quanh ...</w:t>
                  </w:r>
                </w:p>
                <w:p w:rsidR="00404A9E" w:rsidRPr="00365D26" w:rsidRDefault="00404A9E" w:rsidP="003B3DBD">
                  <w:pPr>
                    <w:jc w:val="both"/>
                    <w:rPr>
                      <w:rFonts w:ascii="Times New Roman" w:hAnsi="Times New Roman"/>
                      <w:szCs w:val="28"/>
                    </w:rPr>
                  </w:pPr>
                </w:p>
                <w:p w:rsidR="00404A9E" w:rsidRPr="00365D26" w:rsidRDefault="00404A9E" w:rsidP="003B3DBD">
                  <w:pPr>
                    <w:rPr>
                      <w:rFonts w:ascii="Times New Roman" w:hAnsi="Times New Roman"/>
                      <w:szCs w:val="28"/>
                    </w:rPr>
                  </w:pPr>
                </w:p>
              </w:tc>
            </w:tr>
          </w:tbl>
          <w:p w:rsidR="00404A9E" w:rsidRPr="00365D26" w:rsidRDefault="00404A9E" w:rsidP="003B3DBD">
            <w:pPr>
              <w:jc w:val="both"/>
              <w:rPr>
                <w:rFonts w:ascii="Times New Roman" w:hAnsi="Times New Roman"/>
                <w:szCs w:val="28"/>
              </w:rPr>
            </w:pPr>
          </w:p>
          <w:p w:rsidR="00404A9E" w:rsidRPr="00365D26" w:rsidRDefault="00404A9E" w:rsidP="003B3DBD">
            <w:pPr>
              <w:rPr>
                <w:rFonts w:ascii="Times New Roman" w:hAnsi="Times New Roman"/>
              </w:rPr>
            </w:pPr>
            <w:r w:rsidRPr="00365D26">
              <w:rPr>
                <w:rFonts w:ascii="Times New Roman" w:hAnsi="Times New Roman"/>
                <w:b/>
                <w:bCs/>
                <w:i/>
                <w:szCs w:val="28"/>
                <w:u w:val="single"/>
              </w:rPr>
              <w:t>2. Ghi nhớ: SGK</w:t>
            </w:r>
          </w:p>
        </w:tc>
      </w:tr>
    </w:tbl>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HOẠT ĐỘNG 2: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 xml:space="preserve">m hiểu </w:t>
      </w:r>
      <w:r>
        <w:rPr>
          <w:rFonts w:ascii="Times New Roman" w:hAnsi="Times New Roman"/>
          <w:szCs w:val="28"/>
        </w:rPr>
        <w:t>cách nối cấc vế của câu ghép</w:t>
      </w:r>
      <w:r w:rsidRPr="00365D26">
        <w:rPr>
          <w:rFonts w:ascii="Times New Roman" w:hAnsi="Times New Roman"/>
          <w:szCs w:val="28"/>
        </w:rPr>
        <w:t>.</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 xml:space="preserve">Học sinh nắm được </w:t>
      </w:r>
      <w:r>
        <w:rPr>
          <w:rFonts w:ascii="Times New Roman" w:hAnsi="Times New Roman"/>
          <w:szCs w:val="28"/>
        </w:rPr>
        <w:t>cách nối cấc vế của câu ghép</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Vấn đáp, thuyết tr</w:t>
      </w:r>
      <w:r>
        <w:rPr>
          <w:rFonts w:ascii="Times New Roman" w:hAnsi="Times New Roman"/>
          <w:szCs w:val="28"/>
        </w:rPr>
        <w:t>ì</w:t>
      </w:r>
      <w:r w:rsidRPr="00365D26">
        <w:rPr>
          <w:rFonts w:ascii="Times New Roman" w:hAnsi="Times New Roman"/>
          <w:szCs w:val="28"/>
        </w:rPr>
        <w:t>nh</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404A9E" w:rsidRPr="00365D26" w:rsidRDefault="00404A9E" w:rsidP="00404A9E">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15 ph</w:t>
      </w:r>
      <w:r>
        <w:rPr>
          <w:rFonts w:ascii="Times New Roman" w:hAnsi="Times New Roman"/>
          <w:szCs w:val="28"/>
        </w:rPr>
        <w:t>ú</w:t>
      </w:r>
      <w:r w:rsidRPr="00365D26">
        <w:rPr>
          <w:rFonts w:ascii="Times New Roman" w:hAnsi="Times New Roman"/>
          <w:szCs w:val="28"/>
        </w:rPr>
        <w:t>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00"/>
        <w:gridCol w:w="4500"/>
      </w:tblGrid>
      <w:tr w:rsidR="00404A9E" w:rsidRPr="00365D26" w:rsidTr="003B3DBD">
        <w:tc>
          <w:tcPr>
            <w:tcW w:w="3978"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3978" w:type="dxa"/>
          </w:tcPr>
          <w:p w:rsidR="00404A9E" w:rsidRPr="00365D26" w:rsidRDefault="00404A9E" w:rsidP="003B3DBD">
            <w:pPr>
              <w:jc w:val="both"/>
              <w:rPr>
                <w:rFonts w:ascii="Times New Roman" w:hAnsi="Times New Roman"/>
                <w:b/>
                <w:i/>
                <w:szCs w:val="28"/>
              </w:rPr>
            </w:pPr>
            <w:r w:rsidRPr="00365D26">
              <w:rPr>
                <w:rFonts w:ascii="Times New Roman" w:hAnsi="Times New Roman"/>
                <w:b/>
                <w:i/>
                <w:szCs w:val="28"/>
              </w:rPr>
              <w:t xml:space="preserve">? Hãy tìm thêm câu ghép trong </w:t>
            </w:r>
            <w:r w:rsidRPr="00365D26">
              <w:rPr>
                <w:rFonts w:ascii="Times New Roman" w:hAnsi="Times New Roman"/>
                <w:b/>
                <w:i/>
                <w:szCs w:val="28"/>
              </w:rPr>
              <w:lastRenderedPageBreak/>
              <w:t>đoạn văn ở mục 1?</w:t>
            </w: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b/>
                <w:i/>
                <w:szCs w:val="28"/>
              </w:rPr>
            </w:pPr>
            <w:r w:rsidRPr="00365D26">
              <w:rPr>
                <w:rFonts w:ascii="Times New Roman" w:hAnsi="Times New Roman"/>
                <w:b/>
                <w:i/>
                <w:szCs w:val="28"/>
              </w:rPr>
              <w:t xml:space="preserve">  ? Tất cả các vế của câu ghép trong đoạn được nối với nhau bằng cách nào?</w:t>
            </w:r>
          </w:p>
          <w:p w:rsidR="00404A9E" w:rsidRPr="00365D26" w:rsidRDefault="00404A9E" w:rsidP="003B3DBD">
            <w:pPr>
              <w:jc w:val="both"/>
              <w:rPr>
                <w:rFonts w:ascii="Times New Roman" w:hAnsi="Times New Roman"/>
                <w:b/>
                <w:i/>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szCs w:val="28"/>
              </w:rPr>
              <w:t xml:space="preserve">  </w:t>
            </w:r>
            <w:r w:rsidRPr="00365D26">
              <w:rPr>
                <w:rFonts w:ascii="Times New Roman" w:hAnsi="Times New Roman"/>
                <w:szCs w:val="28"/>
                <w:lang w:val="nl-NL"/>
              </w:rPr>
              <w:t xml:space="preserve">? Có </w:t>
            </w:r>
            <w:r w:rsidRPr="00365D26">
              <w:rPr>
                <w:rFonts w:ascii="Times New Roman" w:hAnsi="Times New Roman"/>
                <w:b/>
                <w:i/>
                <w:szCs w:val="28"/>
                <w:lang w:val="nl-NL"/>
              </w:rPr>
              <w:t>mấy cách nối các vế trong câu ghép?</w:t>
            </w: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b/>
                <w:i/>
                <w:szCs w:val="28"/>
                <w:lang w:val="nl-NL"/>
              </w:rPr>
              <w:t xml:space="preserve"> ? Dựa vào kiến thức đã học ở tiểu học hãy tìm thêm cách nối các vế trong câu ghép?</w:t>
            </w:r>
          </w:p>
          <w:p w:rsidR="00404A9E" w:rsidRPr="00365D26" w:rsidRDefault="00404A9E" w:rsidP="003B3DBD">
            <w:pPr>
              <w:rPr>
                <w:rFonts w:ascii="Times New Roman" w:hAnsi="Times New Roman"/>
              </w:rPr>
            </w:pPr>
          </w:p>
        </w:tc>
        <w:tc>
          <w:tcPr>
            <w:tcW w:w="1800" w:type="dxa"/>
          </w:tcPr>
          <w:p w:rsidR="00404A9E" w:rsidRPr="00365D26" w:rsidRDefault="00404A9E" w:rsidP="003B3DBD">
            <w:pPr>
              <w:rPr>
                <w:rFonts w:ascii="Times New Roman" w:hAnsi="Times New Roman"/>
                <w:szCs w:val="28"/>
                <w:lang w:val="nl-NL"/>
              </w:rPr>
            </w:pPr>
            <w:r w:rsidRPr="00365D26">
              <w:rPr>
                <w:rFonts w:ascii="Times New Roman" w:hAnsi="Times New Roman"/>
                <w:szCs w:val="28"/>
                <w:lang w:val="nl-NL"/>
              </w:rPr>
              <w:lastRenderedPageBreak/>
              <w:t xml:space="preserve">- HS tìm câu </w:t>
            </w:r>
            <w:r w:rsidRPr="00365D26">
              <w:rPr>
                <w:rFonts w:ascii="Times New Roman" w:hAnsi="Times New Roman"/>
                <w:szCs w:val="28"/>
                <w:lang w:val="nl-NL"/>
              </w:rPr>
              <w:lastRenderedPageBreak/>
              <w:t>ghép</w:t>
            </w:r>
          </w:p>
          <w:p w:rsidR="00404A9E" w:rsidRPr="00365D26" w:rsidRDefault="00404A9E" w:rsidP="003B3DBD">
            <w:pPr>
              <w:rPr>
                <w:rFonts w:ascii="Times New Roman" w:hAnsi="Times New Roman"/>
                <w:szCs w:val="28"/>
                <w:lang w:val="nl-NL"/>
              </w:rPr>
            </w:pPr>
          </w:p>
          <w:p w:rsidR="00404A9E" w:rsidRPr="00365D26" w:rsidRDefault="00404A9E" w:rsidP="003B3DBD">
            <w:pPr>
              <w:rPr>
                <w:rFonts w:ascii="Times New Roman" w:hAnsi="Times New Roman"/>
                <w:szCs w:val="28"/>
                <w:lang w:val="nl-NL"/>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thảo luận nhóm 2</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khái quá</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thảo luận nhóm 2.</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đọc</w:t>
            </w:r>
          </w:p>
        </w:tc>
        <w:tc>
          <w:tcPr>
            <w:tcW w:w="4500" w:type="dxa"/>
          </w:tcPr>
          <w:p w:rsidR="00404A9E" w:rsidRPr="00365D26" w:rsidRDefault="00404A9E" w:rsidP="003B3DBD">
            <w:pPr>
              <w:jc w:val="both"/>
              <w:rPr>
                <w:rFonts w:ascii="Times New Roman" w:hAnsi="Times New Roman"/>
                <w:b/>
                <w:bCs/>
                <w:i/>
                <w:szCs w:val="28"/>
                <w:u w:val="single"/>
              </w:rPr>
            </w:pPr>
            <w:r w:rsidRPr="00365D26">
              <w:rPr>
                <w:rFonts w:ascii="Times New Roman" w:hAnsi="Times New Roman"/>
                <w:b/>
                <w:bCs/>
                <w:i/>
                <w:szCs w:val="28"/>
                <w:u w:val="single"/>
              </w:rPr>
              <w:lastRenderedPageBreak/>
              <w:t>II. Cách nối các vế câu ghép</w:t>
            </w:r>
          </w:p>
          <w:p w:rsidR="00404A9E" w:rsidRPr="00365D26" w:rsidRDefault="00404A9E" w:rsidP="003B3DBD">
            <w:pPr>
              <w:jc w:val="both"/>
              <w:rPr>
                <w:rFonts w:ascii="Times New Roman" w:hAnsi="Times New Roman"/>
                <w:i/>
                <w:szCs w:val="28"/>
              </w:rPr>
            </w:pPr>
            <w:r w:rsidRPr="00365D26">
              <w:rPr>
                <w:rFonts w:ascii="Times New Roman" w:hAnsi="Times New Roman"/>
                <w:i/>
                <w:szCs w:val="28"/>
              </w:rPr>
              <w:lastRenderedPageBreak/>
              <w:t>1. Bài tập:</w:t>
            </w:r>
          </w:p>
          <w:p w:rsidR="00404A9E" w:rsidRPr="00365D26" w:rsidRDefault="00404A9E" w:rsidP="003B3DBD">
            <w:pPr>
              <w:jc w:val="both"/>
              <w:rPr>
                <w:rFonts w:ascii="Times New Roman" w:hAnsi="Times New Roman"/>
                <w:szCs w:val="28"/>
              </w:rPr>
            </w:pPr>
          </w:p>
          <w:p w:rsidR="00404A9E" w:rsidRPr="00365D26" w:rsidRDefault="00404A9E" w:rsidP="003B3DBD">
            <w:pPr>
              <w:spacing w:line="480" w:lineRule="auto"/>
              <w:jc w:val="both"/>
              <w:rPr>
                <w:rFonts w:ascii="Times New Roman" w:hAnsi="Times New Roman"/>
                <w:szCs w:val="28"/>
              </w:rPr>
            </w:pPr>
            <w:r w:rsidRPr="00365D26">
              <w:rPr>
                <w:rFonts w:ascii="Times New Roman" w:hAnsi="Times New Roman"/>
                <w:szCs w:val="28"/>
              </w:rPr>
              <w:t>* Các câu ghép:</w:t>
            </w:r>
          </w:p>
          <w:p w:rsidR="00404A9E" w:rsidRPr="00365D26" w:rsidRDefault="00404A9E" w:rsidP="003B3DBD">
            <w:pPr>
              <w:jc w:val="both"/>
              <w:rPr>
                <w:rFonts w:ascii="Times New Roman" w:hAnsi="Times New Roman"/>
                <w:szCs w:val="28"/>
              </w:rPr>
            </w:pPr>
            <w:r w:rsidRPr="00365D26">
              <w:rPr>
                <w:rFonts w:ascii="Times New Roman" w:hAnsi="Times New Roman"/>
                <w:szCs w:val="28"/>
              </w:rPr>
              <w:t>- Hàng năm .... trường.</w:t>
            </w:r>
          </w:p>
          <w:p w:rsidR="00404A9E" w:rsidRPr="00365D26" w:rsidRDefault="00404A9E" w:rsidP="003B3DBD">
            <w:pPr>
              <w:jc w:val="both"/>
              <w:rPr>
                <w:rFonts w:ascii="Times New Roman" w:hAnsi="Times New Roman"/>
                <w:szCs w:val="28"/>
              </w:rPr>
            </w:pPr>
            <w:r w:rsidRPr="00365D26">
              <w:rPr>
                <w:rFonts w:ascii="Times New Roman" w:hAnsi="Times New Roman"/>
                <w:szCs w:val="28"/>
              </w:rPr>
              <w:t>- Những ý tưởng... không nhớ hết.</w:t>
            </w:r>
          </w:p>
          <w:p w:rsidR="00404A9E" w:rsidRPr="00365D26" w:rsidRDefault="00404A9E" w:rsidP="003B3DBD">
            <w:pPr>
              <w:jc w:val="both"/>
              <w:rPr>
                <w:rFonts w:ascii="Times New Roman" w:hAnsi="Times New Roman"/>
                <w:szCs w:val="28"/>
              </w:rPr>
            </w:pPr>
            <w:r w:rsidRPr="00365D26">
              <w:rPr>
                <w:rFonts w:ascii="Times New Roman" w:hAnsi="Times New Roman"/>
                <w:szCs w:val="28"/>
              </w:rPr>
              <w:t>- Con đường này ... thấy lạ.</w:t>
            </w:r>
          </w:p>
          <w:p w:rsidR="00404A9E" w:rsidRPr="00365D26" w:rsidRDefault="00404A9E" w:rsidP="003B3DBD">
            <w:pPr>
              <w:spacing w:line="480" w:lineRule="auto"/>
              <w:jc w:val="both"/>
              <w:rPr>
                <w:rFonts w:ascii="Times New Roman" w:hAnsi="Times New Roman"/>
                <w:szCs w:val="28"/>
              </w:rPr>
            </w:pPr>
            <w:r w:rsidRPr="00365D26">
              <w:rPr>
                <w:rFonts w:ascii="Times New Roman" w:hAnsi="Times New Roman"/>
                <w:szCs w:val="28"/>
              </w:rPr>
              <w:t>* Cách nối:</w:t>
            </w:r>
          </w:p>
          <w:p w:rsidR="00404A9E" w:rsidRPr="00365D26" w:rsidRDefault="00404A9E" w:rsidP="003B3DBD">
            <w:pPr>
              <w:jc w:val="both"/>
              <w:rPr>
                <w:rFonts w:ascii="Times New Roman" w:hAnsi="Times New Roman"/>
                <w:szCs w:val="28"/>
              </w:rPr>
            </w:pPr>
            <w:r w:rsidRPr="00365D26">
              <w:rPr>
                <w:rFonts w:ascii="Times New Roman" w:hAnsi="Times New Roman"/>
                <w:szCs w:val="28"/>
              </w:rPr>
              <w:t>Nối bằng quan hệ từ: Câu 3 và 6, vế 1 và vế 2 của câu 7.</w:t>
            </w:r>
          </w:p>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Không dùng từ nối: Các vế trong câu 1 và vế 3 câu 7.</w:t>
            </w:r>
          </w:p>
          <w:p w:rsidR="00404A9E" w:rsidRPr="00365D26" w:rsidRDefault="00404A9E" w:rsidP="003B3DBD">
            <w:pPr>
              <w:jc w:val="both"/>
              <w:rPr>
                <w:rFonts w:ascii="Times New Roman" w:hAnsi="Times New Roman"/>
                <w:b/>
                <w:bCs/>
                <w:szCs w:val="28"/>
                <w:lang w:val="nl-NL"/>
              </w:rPr>
            </w:pPr>
          </w:p>
          <w:p w:rsidR="00404A9E" w:rsidRPr="00365D26" w:rsidRDefault="00404A9E" w:rsidP="003B3DBD">
            <w:pPr>
              <w:jc w:val="both"/>
              <w:rPr>
                <w:rFonts w:ascii="Times New Roman" w:hAnsi="Times New Roman"/>
                <w:b/>
                <w:bCs/>
                <w:szCs w:val="28"/>
                <w:lang w:val="nl-NL"/>
              </w:rPr>
            </w:pPr>
          </w:p>
          <w:p w:rsidR="00404A9E" w:rsidRPr="00365D26" w:rsidRDefault="00404A9E" w:rsidP="003B3DBD">
            <w:pPr>
              <w:jc w:val="both"/>
              <w:rPr>
                <w:rFonts w:ascii="Times New Roman" w:hAnsi="Times New Roman"/>
                <w:b/>
                <w:bCs/>
                <w:szCs w:val="28"/>
                <w:lang w:val="nl-NL"/>
              </w:rPr>
            </w:pPr>
          </w:p>
          <w:p w:rsidR="00404A9E" w:rsidRPr="00365D26" w:rsidRDefault="00404A9E" w:rsidP="003B3DBD">
            <w:pPr>
              <w:jc w:val="both"/>
              <w:rPr>
                <w:rFonts w:ascii="Times New Roman" w:hAnsi="Times New Roman"/>
                <w:b/>
                <w:bCs/>
                <w:i/>
                <w:szCs w:val="28"/>
                <w:u w:val="single"/>
                <w:lang w:val="nl-NL"/>
              </w:rPr>
            </w:pPr>
            <w:r w:rsidRPr="00365D26">
              <w:rPr>
                <w:rFonts w:ascii="Times New Roman" w:hAnsi="Times New Roman"/>
                <w:b/>
                <w:bCs/>
                <w:i/>
                <w:szCs w:val="28"/>
                <w:u w:val="single"/>
                <w:lang w:val="nl-NL"/>
              </w:rPr>
              <w:t xml:space="preserve">3. Ghi nhớ: SGK </w:t>
            </w:r>
          </w:p>
        </w:tc>
      </w:tr>
    </w:tbl>
    <w:p w:rsidR="00404A9E" w:rsidRPr="00365D26" w:rsidRDefault="00404A9E" w:rsidP="00404A9E">
      <w:pPr>
        <w:rPr>
          <w:rFonts w:ascii="Times New Roman" w:hAnsi="Times New Roman"/>
        </w:rPr>
      </w:pPr>
    </w:p>
    <w:p w:rsidR="00404A9E" w:rsidRDefault="00404A9E" w:rsidP="00404A9E">
      <w:pPr>
        <w:tabs>
          <w:tab w:val="left" w:pos="60"/>
        </w:tabs>
        <w:jc w:val="both"/>
        <w:rPr>
          <w:rFonts w:ascii="Times New Roman" w:hAnsi="Times New Roman"/>
          <w:b/>
          <w:szCs w:val="28"/>
        </w:rPr>
      </w:pP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HOẠT ĐỘNG 3: </w:t>
      </w:r>
      <w:r w:rsidRPr="00365D26">
        <w:rPr>
          <w:rFonts w:ascii="Times New Roman" w:hAnsi="Times New Roman"/>
          <w:szCs w:val="28"/>
        </w:rPr>
        <w:t>Hướng dẫn học sinh luyện tập</w:t>
      </w:r>
    </w:p>
    <w:p w:rsidR="00404A9E" w:rsidRPr="00365D26" w:rsidRDefault="00404A9E" w:rsidP="00404A9E">
      <w:pPr>
        <w:tabs>
          <w:tab w:val="left" w:pos="60"/>
        </w:tabs>
        <w:jc w:val="both"/>
        <w:rPr>
          <w:rFonts w:ascii="Times New Roman" w:hAnsi="Times New Roman"/>
          <w:b/>
          <w:szCs w:val="28"/>
        </w:rPr>
      </w:pPr>
      <w:r>
        <w:rPr>
          <w:rFonts w:ascii="Times New Roman" w:hAnsi="Times New Roman"/>
          <w:b/>
          <w:szCs w:val="28"/>
        </w:rPr>
        <w:t>+ Mục tiê</w:t>
      </w:r>
      <w:r w:rsidRPr="00365D26">
        <w:rPr>
          <w:rFonts w:ascii="Times New Roman" w:hAnsi="Times New Roman"/>
          <w:b/>
          <w:szCs w:val="28"/>
        </w:rPr>
        <w:t xml:space="preserve">u: </w:t>
      </w:r>
      <w:r w:rsidRPr="00365D26">
        <w:rPr>
          <w:rFonts w:ascii="Times New Roman" w:hAnsi="Times New Roman"/>
          <w:szCs w:val="28"/>
        </w:rPr>
        <w:t>Vận dụng, củng cố kiến thức, rèn kĩ năng sử dụng câu ghép trong khi nói và viết.</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404A9E" w:rsidRPr="00365D26" w:rsidRDefault="00404A9E" w:rsidP="00404A9E">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Pr>
          <w:rFonts w:ascii="Times New Roman" w:hAnsi="Times New Roman"/>
          <w:szCs w:val="28"/>
        </w:rPr>
        <w:t>cá nhân</w:t>
      </w:r>
    </w:p>
    <w:p w:rsidR="00404A9E" w:rsidRPr="00365D26" w:rsidRDefault="00404A9E" w:rsidP="00404A9E">
      <w:pPr>
        <w:rPr>
          <w:rFonts w:ascii="Times New Roman" w:hAnsi="Times New Roman"/>
          <w:b/>
          <w:szCs w:val="28"/>
        </w:rPr>
      </w:pPr>
      <w:r w:rsidRPr="00365D26">
        <w:rPr>
          <w:rFonts w:ascii="Times New Roman" w:hAnsi="Times New Roman"/>
          <w:b/>
          <w:szCs w:val="28"/>
        </w:rPr>
        <w:t xml:space="preserve">+  Thời gian: </w:t>
      </w:r>
      <w:r>
        <w:rPr>
          <w:rFonts w:ascii="Times New Roman" w:hAnsi="Times New Roman"/>
          <w:szCs w:val="28"/>
        </w:rPr>
        <w:t>30 phú</w:t>
      </w:r>
      <w:r w:rsidRPr="00365D26">
        <w:rPr>
          <w:rFonts w:ascii="Times New Roman" w:hAnsi="Times New Roman"/>
          <w:szCs w:val="28"/>
        </w:rPr>
        <w:t>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00"/>
        <w:gridCol w:w="4500"/>
      </w:tblGrid>
      <w:tr w:rsidR="00404A9E" w:rsidRPr="00365D26" w:rsidTr="003B3DBD">
        <w:tc>
          <w:tcPr>
            <w:tcW w:w="3978"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3978" w:type="dxa"/>
          </w:tcPr>
          <w:p w:rsidR="00404A9E" w:rsidRPr="00365D26" w:rsidRDefault="00404A9E" w:rsidP="003B3DBD">
            <w:pPr>
              <w:jc w:val="both"/>
              <w:rPr>
                <w:rFonts w:ascii="Times New Roman" w:hAnsi="Times New Roman"/>
                <w:szCs w:val="28"/>
              </w:rPr>
            </w:pPr>
            <w:r w:rsidRPr="00365D26">
              <w:rPr>
                <w:rFonts w:ascii="Times New Roman" w:hAnsi="Times New Roman"/>
                <w:szCs w:val="28"/>
              </w:rPr>
              <w:t>- GV Hướng dẫn học sinh làm bài</w:t>
            </w:r>
          </w:p>
          <w:p w:rsidR="00404A9E" w:rsidRPr="00365D26" w:rsidRDefault="00404A9E" w:rsidP="003B3DBD">
            <w:pPr>
              <w:jc w:val="both"/>
              <w:rPr>
                <w:rFonts w:ascii="Times New Roman" w:hAnsi="Times New Roman"/>
                <w:szCs w:val="28"/>
              </w:rPr>
            </w:pPr>
            <w:r w:rsidRPr="00365D26">
              <w:rPr>
                <w:rFonts w:ascii="Times New Roman" w:hAnsi="Times New Roman"/>
                <w:szCs w:val="28"/>
              </w:rPr>
              <w:t>Đặt câu với các cặp quan hệ từ.</w:t>
            </w:r>
          </w:p>
          <w:p w:rsidR="00404A9E" w:rsidRPr="00365D26" w:rsidRDefault="00404A9E" w:rsidP="003B3DBD">
            <w:pPr>
              <w:jc w:val="both"/>
              <w:rPr>
                <w:rFonts w:ascii="Times New Roman" w:hAnsi="Times New Roman"/>
                <w:szCs w:val="28"/>
              </w:rPr>
            </w:pPr>
            <w:r w:rsidRPr="00365D26">
              <w:rPr>
                <w:rFonts w:ascii="Times New Roman" w:hAnsi="Times New Roman"/>
                <w:szCs w:val="28"/>
              </w:rPr>
              <w:t>Từ thứ hai.</w:t>
            </w:r>
          </w:p>
          <w:p w:rsidR="00404A9E" w:rsidRPr="00365D26" w:rsidRDefault="00404A9E" w:rsidP="003B3DBD">
            <w:pPr>
              <w:rPr>
                <w:rFonts w:ascii="Times New Roman" w:hAnsi="Times New Roman"/>
              </w:rPr>
            </w:pPr>
            <w:r w:rsidRPr="00365D26">
              <w:rPr>
                <w:rFonts w:ascii="Times New Roman" w:hAnsi="Times New Roman"/>
                <w:szCs w:val="28"/>
              </w:rPr>
              <w:t>- Khi đảo trật tự các vế câu thì phải kết hợp các thao tác lược bớt 1 quan hệ từ và có khi phải hoán đổi vị trí một vài từ</w:t>
            </w:r>
          </w:p>
        </w:tc>
        <w:tc>
          <w:tcPr>
            <w:tcW w:w="1800" w:type="dxa"/>
          </w:tcPr>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rPr>
            </w:pPr>
            <w:r w:rsidRPr="00365D26">
              <w:rPr>
                <w:rFonts w:ascii="Times New Roman" w:hAnsi="Times New Roman"/>
                <w:szCs w:val="28"/>
              </w:rPr>
              <w:t>- HS thảo luận nhóm thi đặt câu đúng, hay.</w:t>
            </w:r>
          </w:p>
        </w:tc>
        <w:tc>
          <w:tcPr>
            <w:tcW w:w="4500" w:type="dxa"/>
          </w:tcPr>
          <w:p w:rsidR="00404A9E" w:rsidRPr="00365D26" w:rsidRDefault="00404A9E" w:rsidP="003B3DBD">
            <w:pPr>
              <w:jc w:val="both"/>
              <w:rPr>
                <w:rFonts w:ascii="Times New Roman" w:hAnsi="Times New Roman"/>
                <w:b/>
                <w:i/>
                <w:szCs w:val="28"/>
                <w:lang w:val="nl-NL"/>
              </w:rPr>
            </w:pPr>
            <w:r w:rsidRPr="00365D26">
              <w:rPr>
                <w:rFonts w:ascii="Times New Roman" w:hAnsi="Times New Roman"/>
                <w:b/>
                <w:i/>
                <w:szCs w:val="28"/>
                <w:lang w:val="nl-NL"/>
              </w:rPr>
              <w:t>III. Luyện tập:</w:t>
            </w:r>
          </w:p>
          <w:p w:rsidR="00404A9E" w:rsidRPr="00365D26" w:rsidRDefault="00404A9E" w:rsidP="003B3DBD">
            <w:pPr>
              <w:keepNext/>
              <w:keepLines/>
              <w:jc w:val="both"/>
              <w:outlineLvl w:val="5"/>
              <w:rPr>
                <w:rFonts w:ascii="Times New Roman" w:eastAsiaTheme="majorEastAsia" w:hAnsi="Times New Roman"/>
                <w:iCs/>
                <w:color w:val="243F60" w:themeColor="accent1" w:themeShade="7F"/>
                <w:szCs w:val="28"/>
              </w:rPr>
            </w:pPr>
            <w:r w:rsidRPr="00365D26">
              <w:rPr>
                <w:rFonts w:ascii="Times New Roman" w:eastAsiaTheme="majorEastAsia" w:hAnsi="Times New Roman"/>
                <w:iCs/>
                <w:color w:val="243F60" w:themeColor="accent1" w:themeShade="7F"/>
                <w:szCs w:val="28"/>
              </w:rPr>
              <w:t>Bài 2: Đặt câu</w:t>
            </w:r>
          </w:p>
          <w:p w:rsidR="00404A9E" w:rsidRPr="00365D26" w:rsidRDefault="00404A9E" w:rsidP="003B3DBD">
            <w:pPr>
              <w:jc w:val="both"/>
              <w:rPr>
                <w:rFonts w:ascii="Times New Roman" w:hAnsi="Times New Roman"/>
                <w:szCs w:val="28"/>
              </w:rPr>
            </w:pPr>
            <w:r w:rsidRPr="00365D26">
              <w:rPr>
                <w:rFonts w:ascii="Times New Roman" w:hAnsi="Times New Roman"/>
                <w:szCs w:val="28"/>
              </w:rPr>
              <w:t>a. Vì trời mưa nên tôi không đi đá bóng.</w:t>
            </w:r>
          </w:p>
          <w:p w:rsidR="00404A9E" w:rsidRPr="00365D26" w:rsidRDefault="00404A9E" w:rsidP="003B3DBD">
            <w:pPr>
              <w:jc w:val="both"/>
              <w:rPr>
                <w:rFonts w:ascii="Times New Roman" w:hAnsi="Times New Roman"/>
                <w:szCs w:val="28"/>
              </w:rPr>
            </w:pPr>
            <w:r w:rsidRPr="00365D26">
              <w:rPr>
                <w:rFonts w:ascii="Times New Roman" w:hAnsi="Times New Roman"/>
                <w:szCs w:val="28"/>
              </w:rPr>
              <w:t>b. Nếu chăm học thì nó đã được điểm khá.</w:t>
            </w:r>
          </w:p>
          <w:p w:rsidR="00404A9E" w:rsidRPr="00365D26" w:rsidRDefault="00404A9E" w:rsidP="003B3DBD">
            <w:pPr>
              <w:jc w:val="both"/>
              <w:rPr>
                <w:rFonts w:ascii="Times New Roman" w:hAnsi="Times New Roman"/>
                <w:szCs w:val="28"/>
              </w:rPr>
            </w:pPr>
            <w:r w:rsidRPr="00365D26">
              <w:rPr>
                <w:rFonts w:ascii="Times New Roman" w:hAnsi="Times New Roman"/>
                <w:szCs w:val="28"/>
              </w:rPr>
              <w:t>c. Tuy gia đình khó khăn nhưng Lan vẫn học rất giỏi.</w:t>
            </w:r>
          </w:p>
          <w:p w:rsidR="00404A9E" w:rsidRPr="00365D26" w:rsidRDefault="00404A9E" w:rsidP="003B3DBD">
            <w:pPr>
              <w:jc w:val="both"/>
              <w:rPr>
                <w:rFonts w:ascii="Times New Roman" w:hAnsi="Times New Roman"/>
                <w:szCs w:val="28"/>
              </w:rPr>
            </w:pPr>
            <w:r w:rsidRPr="00365D26">
              <w:rPr>
                <w:rFonts w:ascii="Times New Roman" w:hAnsi="Times New Roman"/>
                <w:szCs w:val="28"/>
              </w:rPr>
              <w:t>d. Không những Bình chăm học mà Bình rất chăm làm.</w:t>
            </w:r>
          </w:p>
          <w:p w:rsidR="00404A9E" w:rsidRPr="00365D26" w:rsidRDefault="00404A9E" w:rsidP="003B3DBD">
            <w:pPr>
              <w:jc w:val="both"/>
              <w:rPr>
                <w:rFonts w:ascii="Times New Roman" w:hAnsi="Times New Roman"/>
                <w:i/>
                <w:szCs w:val="28"/>
              </w:rPr>
            </w:pPr>
            <w:r w:rsidRPr="00365D26">
              <w:rPr>
                <w:rFonts w:ascii="Times New Roman" w:hAnsi="Times New Roman"/>
                <w:i/>
                <w:szCs w:val="28"/>
              </w:rPr>
              <w:t xml:space="preserve">Bài 3: </w:t>
            </w:r>
          </w:p>
          <w:p w:rsidR="00404A9E" w:rsidRPr="00365D26" w:rsidRDefault="00404A9E" w:rsidP="003B3DBD">
            <w:pPr>
              <w:rPr>
                <w:rFonts w:ascii="Times New Roman" w:hAnsi="Times New Roman"/>
              </w:rPr>
            </w:pPr>
            <w:r w:rsidRPr="00365D26">
              <w:rPr>
                <w:rFonts w:ascii="Times New Roman" w:hAnsi="Times New Roman"/>
                <w:szCs w:val="28"/>
              </w:rPr>
              <w:t>a. Trời mưa nên tôi không đi đá bóng.</w:t>
            </w:r>
          </w:p>
        </w:tc>
      </w:tr>
    </w:tbl>
    <w:p w:rsidR="00404A9E" w:rsidRDefault="00404A9E" w:rsidP="00404A9E">
      <w:pPr>
        <w:rPr>
          <w:rFonts w:ascii="Times New Roman" w:hAnsi="Times New Roman"/>
          <w:b/>
          <w:bCs/>
          <w:szCs w:val="28"/>
        </w:rPr>
      </w:pPr>
      <w:r>
        <w:rPr>
          <w:rFonts w:ascii="Times New Roman" w:hAnsi="Times New Roman"/>
          <w:b/>
          <w:bCs/>
          <w:szCs w:val="28"/>
        </w:rPr>
        <w:t>HOẠT ĐỘNG 4: CỦNG CỐ, VẬN DỤNG</w:t>
      </w:r>
    </w:p>
    <w:p w:rsidR="00404A9E" w:rsidRPr="00365D26" w:rsidRDefault="00404A9E" w:rsidP="00404A9E">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404A9E" w:rsidRPr="00365D26" w:rsidRDefault="00404A9E" w:rsidP="00404A9E">
      <w:pPr>
        <w:rPr>
          <w:rFonts w:ascii="Times New Roman" w:hAnsi="Times New Roman"/>
          <w:szCs w:val="28"/>
        </w:rPr>
      </w:pPr>
      <w:r w:rsidRPr="00365D26">
        <w:rPr>
          <w:rFonts w:ascii="Times New Roman" w:hAnsi="Times New Roman"/>
          <w:szCs w:val="28"/>
        </w:rPr>
        <w:t xml:space="preserve">    Hướng dẫn  học ở nhà.</w:t>
      </w:r>
    </w:p>
    <w:p w:rsidR="00404A9E" w:rsidRPr="00365D26" w:rsidRDefault="00404A9E" w:rsidP="00404A9E">
      <w:pPr>
        <w:rPr>
          <w:rFonts w:ascii="Times New Roman" w:hAnsi="Times New Roman"/>
          <w:szCs w:val="28"/>
        </w:rPr>
      </w:pPr>
      <w:r w:rsidRPr="00365D26">
        <w:rPr>
          <w:rFonts w:ascii="Times New Roman" w:hAnsi="Times New Roman"/>
          <w:szCs w:val="28"/>
        </w:rPr>
        <w:tab/>
        <w:t>- Nắm đặc điểm câu ghép, hoàn thành bài tập còn lại.</w:t>
      </w:r>
    </w:p>
    <w:p w:rsidR="00404A9E" w:rsidRPr="00365D26" w:rsidRDefault="00404A9E" w:rsidP="00404A9E">
      <w:pPr>
        <w:rPr>
          <w:rFonts w:ascii="Times New Roman" w:hAnsi="Times New Roman"/>
          <w:szCs w:val="28"/>
        </w:rPr>
      </w:pPr>
      <w:r w:rsidRPr="00365D26">
        <w:rPr>
          <w:rFonts w:ascii="Times New Roman" w:hAnsi="Times New Roman"/>
          <w:szCs w:val="28"/>
        </w:rPr>
        <w:tab/>
        <w:t>- Chuẩn bị bài tiếp theo</w:t>
      </w:r>
    </w:p>
    <w:p w:rsidR="00404A9E" w:rsidRPr="00365D26" w:rsidRDefault="00404A9E" w:rsidP="00404A9E">
      <w:pPr>
        <w:rPr>
          <w:rFonts w:ascii="Times New Roman" w:hAnsi="Times New Roman"/>
          <w:b/>
          <w:bCs/>
          <w:szCs w:val="28"/>
        </w:rPr>
      </w:pPr>
    </w:p>
    <w:p w:rsidR="00404A9E" w:rsidRPr="00365D26" w:rsidRDefault="00404A9E" w:rsidP="00404A9E">
      <w:pPr>
        <w:rPr>
          <w:rFonts w:ascii="Times New Roman" w:hAnsi="Times New Roman"/>
          <w:b/>
          <w:bCs/>
          <w:szCs w:val="28"/>
        </w:rPr>
      </w:pPr>
    </w:p>
    <w:p w:rsidR="00404A9E" w:rsidRPr="00365D26" w:rsidRDefault="00404A9E" w:rsidP="00404A9E">
      <w:pPr>
        <w:jc w:val="center"/>
        <w:rPr>
          <w:rFonts w:ascii="Times New Roman" w:hAnsi="Times New Roman"/>
          <w:b/>
          <w:bCs/>
          <w:szCs w:val="28"/>
        </w:rPr>
      </w:pPr>
      <w:r w:rsidRPr="00365D26">
        <w:rPr>
          <w:rFonts w:ascii="Times New Roman" w:hAnsi="Times New Roman"/>
          <w:b/>
          <w:bCs/>
          <w:szCs w:val="28"/>
        </w:rPr>
        <w:lastRenderedPageBreak/>
        <w:t>* * * * * * * * *</w:t>
      </w: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404A9E" w:rsidRPr="00365D26" w:rsidRDefault="00404A9E" w:rsidP="00404A9E">
      <w:pPr>
        <w:rPr>
          <w:rFonts w:ascii="Times New Roman" w:hAnsi="Times New Roman"/>
          <w:b/>
          <w:bCs/>
          <w:szCs w:val="28"/>
          <w:lang w:val="nl-NL"/>
        </w:rPr>
      </w:pPr>
      <w:r>
        <w:rPr>
          <w:rFonts w:ascii="Times New Roman" w:hAnsi="Times New Roman"/>
          <w:b/>
          <w:bCs/>
          <w:szCs w:val="28"/>
          <w:lang w:val="nl-NL"/>
        </w:rPr>
        <w:t>Tiết 40</w:t>
      </w:r>
      <w:r w:rsidRPr="00365D26">
        <w:rPr>
          <w:rFonts w:ascii="Times New Roman" w:hAnsi="Times New Roman"/>
          <w:b/>
          <w:bCs/>
          <w:szCs w:val="28"/>
          <w:lang w:val="nl-NL"/>
        </w:rPr>
        <w:t>:</w:t>
      </w:r>
    </w:p>
    <w:p w:rsidR="00404A9E" w:rsidRPr="00404A9E" w:rsidRDefault="00404A9E" w:rsidP="00404A9E">
      <w:pPr>
        <w:jc w:val="center"/>
        <w:rPr>
          <w:rFonts w:ascii="Times New Roman" w:hAnsi="Times New Roman"/>
          <w:b/>
          <w:bCs/>
          <w:i/>
          <w:iCs/>
          <w:sz w:val="52"/>
          <w:szCs w:val="52"/>
          <w:lang w:val="nl-NL"/>
        </w:rPr>
      </w:pPr>
      <w:r w:rsidRPr="00404A9E">
        <w:rPr>
          <w:rFonts w:ascii="Times New Roman" w:hAnsi="Times New Roman"/>
          <w:b/>
          <w:bCs/>
          <w:i/>
          <w:sz w:val="52"/>
          <w:szCs w:val="52"/>
          <w:lang w:val="nl-NL"/>
        </w:rPr>
        <w:t xml:space="preserve">      Câu ghép</w:t>
      </w:r>
      <w:r>
        <w:rPr>
          <w:rFonts w:ascii="Times New Roman" w:hAnsi="Times New Roman"/>
          <w:b/>
          <w:bCs/>
          <w:sz w:val="52"/>
          <w:szCs w:val="52"/>
          <w:lang w:val="nl-NL"/>
        </w:rPr>
        <w:t xml:space="preserve"> </w:t>
      </w:r>
      <w:r>
        <w:rPr>
          <w:rFonts w:ascii="Times New Roman" w:hAnsi="Times New Roman"/>
          <w:b/>
          <w:bCs/>
          <w:i/>
          <w:iCs/>
          <w:sz w:val="52"/>
          <w:szCs w:val="52"/>
          <w:lang w:val="nl-NL"/>
        </w:rPr>
        <w:t>(tiếp</w:t>
      </w:r>
      <w:r w:rsidRPr="00404A9E">
        <w:rPr>
          <w:rFonts w:ascii="Times New Roman" w:hAnsi="Times New Roman"/>
          <w:b/>
          <w:bCs/>
          <w:i/>
          <w:iCs/>
          <w:sz w:val="52"/>
          <w:szCs w:val="52"/>
          <w:lang w:val="nl-NL"/>
        </w:rPr>
        <w:t>)</w:t>
      </w:r>
    </w:p>
    <w:p w:rsidR="00404A9E" w:rsidRPr="00404A9E" w:rsidRDefault="00404A9E" w:rsidP="00404A9E">
      <w:pPr>
        <w:jc w:val="center"/>
        <w:rPr>
          <w:rFonts w:ascii="Times New Roman" w:hAnsi="Times New Roman"/>
          <w:b/>
          <w:bCs/>
          <w:sz w:val="52"/>
          <w:szCs w:val="52"/>
          <w:lang w:val="nl-NL"/>
        </w:rPr>
      </w:pPr>
      <w:r w:rsidRPr="00404A9E">
        <w:rPr>
          <w:rFonts w:ascii="Times New Roman" w:hAnsi="Times New Roman"/>
          <w:b/>
          <w:bCs/>
          <w:i/>
          <w:iCs/>
          <w:sz w:val="52"/>
          <w:szCs w:val="52"/>
          <w:lang w:val="nl-NL"/>
        </w:rPr>
        <w:t>Tổng kết chủ đề</w:t>
      </w:r>
    </w:p>
    <w:p w:rsidR="00404A9E" w:rsidRPr="00404A9E" w:rsidRDefault="00404A9E" w:rsidP="00404A9E">
      <w:pPr>
        <w:rPr>
          <w:rFonts w:ascii="Times New Roman" w:hAnsi="Times New Roman"/>
          <w:sz w:val="52"/>
          <w:szCs w:val="52"/>
          <w:lang w:val="nl-NL"/>
        </w:rPr>
      </w:pPr>
    </w:p>
    <w:p w:rsidR="00404A9E" w:rsidRPr="00365D26" w:rsidRDefault="00404A9E" w:rsidP="00404A9E">
      <w:pPr>
        <w:rPr>
          <w:rFonts w:ascii="Times New Roman" w:hAnsi="Times New Roman"/>
          <w:b/>
          <w:szCs w:val="28"/>
          <w:lang w:val="nl-NL"/>
        </w:rPr>
      </w:pPr>
      <w:r w:rsidRPr="00365D26">
        <w:rPr>
          <w:rFonts w:ascii="Times New Roman" w:hAnsi="Times New Roman"/>
          <w:b/>
          <w:szCs w:val="28"/>
          <w:lang w:val="nl-NL"/>
        </w:rPr>
        <w:t>I.Mục ti</w:t>
      </w:r>
      <w:r>
        <w:rPr>
          <w:rFonts w:ascii="Times New Roman" w:hAnsi="Times New Roman"/>
          <w:b/>
          <w:szCs w:val="28"/>
          <w:lang w:val="nl-NL"/>
        </w:rPr>
        <w:t>ê</w:t>
      </w:r>
      <w:r w:rsidRPr="00365D26">
        <w:rPr>
          <w:rFonts w:ascii="Times New Roman" w:hAnsi="Times New Roman"/>
          <w:b/>
          <w:szCs w:val="28"/>
          <w:lang w:val="nl-NL"/>
        </w:rPr>
        <w:t>u bài học:</w:t>
      </w:r>
    </w:p>
    <w:p w:rsidR="00404A9E" w:rsidRPr="00365D26" w:rsidRDefault="00404A9E" w:rsidP="00404A9E">
      <w:pPr>
        <w:rPr>
          <w:rFonts w:ascii="Times New Roman" w:hAnsi="Times New Roman"/>
          <w:b/>
          <w:szCs w:val="28"/>
          <w:lang w:val="nl-NL"/>
        </w:rPr>
      </w:pPr>
      <w:r w:rsidRPr="00365D26">
        <w:rPr>
          <w:rFonts w:ascii="Times New Roman" w:hAnsi="Times New Roman"/>
          <w:szCs w:val="28"/>
          <w:lang w:val="nl-NL"/>
        </w:rPr>
        <w:t xml:space="preserve">   </w:t>
      </w:r>
      <w:r w:rsidRPr="00365D26">
        <w:rPr>
          <w:rFonts w:ascii="Times New Roman" w:hAnsi="Times New Roman"/>
          <w:b/>
          <w:szCs w:val="28"/>
          <w:lang w:val="nl-NL"/>
        </w:rPr>
        <w:t xml:space="preserve">1. Về kiến thức </w:t>
      </w:r>
    </w:p>
    <w:p w:rsidR="00404A9E" w:rsidRPr="00365D26" w:rsidRDefault="00404A9E" w:rsidP="00404A9E">
      <w:pPr>
        <w:rPr>
          <w:rFonts w:ascii="Times New Roman" w:hAnsi="Times New Roman"/>
          <w:szCs w:val="28"/>
          <w:lang w:val="nl-NL"/>
        </w:rPr>
      </w:pPr>
      <w:r w:rsidRPr="00365D26">
        <w:rPr>
          <w:rFonts w:ascii="Times New Roman" w:hAnsi="Times New Roman"/>
          <w:szCs w:val="28"/>
          <w:lang w:val="nl-NL"/>
        </w:rPr>
        <w:t xml:space="preserve">     - Có được mối quan  hệ ý nghĩa giữa các vế trong câu ghép, biết xác định quan hệ ý nghĩa trong từng trường hợp cụ thể.</w:t>
      </w:r>
    </w:p>
    <w:p w:rsidR="00404A9E" w:rsidRPr="00365D26" w:rsidRDefault="00404A9E" w:rsidP="00404A9E">
      <w:pPr>
        <w:rPr>
          <w:rFonts w:ascii="Times New Roman" w:hAnsi="Times New Roman"/>
          <w:b/>
          <w:szCs w:val="28"/>
          <w:lang w:val="nl-NL"/>
        </w:rPr>
      </w:pPr>
      <w:r w:rsidRPr="00365D26">
        <w:rPr>
          <w:rFonts w:ascii="Times New Roman" w:hAnsi="Times New Roman"/>
          <w:szCs w:val="28"/>
          <w:lang w:val="nl-NL"/>
        </w:rPr>
        <w:t xml:space="preserve">   </w:t>
      </w:r>
      <w:r w:rsidRPr="00365D26">
        <w:rPr>
          <w:rFonts w:ascii="Times New Roman" w:hAnsi="Times New Roman"/>
          <w:b/>
          <w:szCs w:val="28"/>
          <w:lang w:val="nl-NL"/>
        </w:rPr>
        <w:t>2. Về kỹ năng :</w:t>
      </w:r>
    </w:p>
    <w:p w:rsidR="00404A9E" w:rsidRPr="00365D26" w:rsidRDefault="00404A9E" w:rsidP="00404A9E">
      <w:pPr>
        <w:rPr>
          <w:rFonts w:ascii="Times New Roman" w:hAnsi="Times New Roman"/>
          <w:szCs w:val="28"/>
          <w:lang w:val="nl-NL"/>
        </w:rPr>
      </w:pPr>
      <w:r w:rsidRPr="00365D26">
        <w:rPr>
          <w:rFonts w:ascii="Times New Roman" w:hAnsi="Times New Roman"/>
          <w:szCs w:val="28"/>
          <w:lang w:val="nl-NL"/>
        </w:rPr>
        <w:t xml:space="preserve">    -  Biết rèn luyện kĩ năng sử dụng cặp quan hệ từ để tạo câu ghép.</w:t>
      </w:r>
    </w:p>
    <w:p w:rsidR="00404A9E" w:rsidRPr="00365D26" w:rsidRDefault="00404A9E" w:rsidP="00404A9E">
      <w:pPr>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3. Về thái độ :</w:t>
      </w:r>
    </w:p>
    <w:p w:rsidR="00404A9E" w:rsidRPr="00365D26" w:rsidRDefault="00404A9E" w:rsidP="00404A9E">
      <w:pPr>
        <w:rPr>
          <w:rFonts w:ascii="Times New Roman" w:hAnsi="Times New Roman"/>
          <w:szCs w:val="28"/>
        </w:rPr>
      </w:pPr>
      <w:r w:rsidRPr="00365D26">
        <w:rPr>
          <w:rFonts w:ascii="Times New Roman" w:hAnsi="Times New Roman"/>
          <w:szCs w:val="28"/>
        </w:rPr>
        <w:t xml:space="preserve">    - Tán thành ý thức học tập bộ môn</w:t>
      </w:r>
    </w:p>
    <w:p w:rsidR="00404A9E" w:rsidRPr="00365D26" w:rsidRDefault="00404A9E" w:rsidP="00404A9E">
      <w:pPr>
        <w:rPr>
          <w:rFonts w:ascii="Times New Roman" w:hAnsi="Times New Roman"/>
          <w:b/>
          <w:szCs w:val="28"/>
        </w:rPr>
      </w:pPr>
      <w:r w:rsidRPr="00365D26">
        <w:rPr>
          <w:rFonts w:ascii="Times New Roman" w:hAnsi="Times New Roman"/>
          <w:b/>
          <w:szCs w:val="28"/>
        </w:rPr>
        <w:t>II.Chuẩn bị:</w:t>
      </w:r>
    </w:p>
    <w:p w:rsidR="00404A9E" w:rsidRPr="00365D26" w:rsidRDefault="00404A9E" w:rsidP="00404A9E">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w:t>
      </w:r>
    </w:p>
    <w:p w:rsidR="00404A9E" w:rsidRPr="00365D26" w:rsidRDefault="00404A9E" w:rsidP="00404A9E">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2. Học sinh: </w:t>
      </w:r>
      <w:r w:rsidRPr="00365D26">
        <w:rPr>
          <w:rFonts w:ascii="Times New Roman" w:hAnsi="Times New Roman"/>
          <w:szCs w:val="28"/>
        </w:rPr>
        <w:t>Ôn lại bài về câu ghép đã học.</w:t>
      </w:r>
    </w:p>
    <w:p w:rsidR="00404A9E" w:rsidRPr="00365D26" w:rsidRDefault="00404A9E" w:rsidP="00404A9E">
      <w:pPr>
        <w:jc w:val="both"/>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trỡnh</w:t>
      </w:r>
    </w:p>
    <w:p w:rsidR="00404A9E" w:rsidRPr="00365D26" w:rsidRDefault="00404A9E" w:rsidP="00404A9E">
      <w:pPr>
        <w:rPr>
          <w:rFonts w:ascii="Times New Roman" w:hAnsi="Times New Roman"/>
          <w:b/>
          <w:szCs w:val="28"/>
        </w:rPr>
      </w:pPr>
      <w:r w:rsidRPr="00365D26">
        <w:rPr>
          <w:rFonts w:ascii="Times New Roman" w:hAnsi="Times New Roman"/>
          <w:b/>
          <w:szCs w:val="28"/>
        </w:rPr>
        <w:t>IV.Tiến tr</w:t>
      </w:r>
      <w:r>
        <w:rPr>
          <w:rFonts w:ascii="Times New Roman" w:hAnsi="Times New Roman"/>
          <w:b/>
          <w:szCs w:val="28"/>
        </w:rPr>
        <w:t>ì</w:t>
      </w:r>
      <w:r w:rsidRPr="00365D26">
        <w:rPr>
          <w:rFonts w:ascii="Times New Roman" w:hAnsi="Times New Roman"/>
          <w:b/>
          <w:szCs w:val="28"/>
        </w:rPr>
        <w:t>nh dạy học:</w:t>
      </w:r>
    </w:p>
    <w:p w:rsidR="00404A9E" w:rsidRDefault="00404A9E" w:rsidP="00404A9E">
      <w:pPr>
        <w:rPr>
          <w:rFonts w:ascii="Times New Roman" w:hAnsi="Times New Roman"/>
          <w:b/>
          <w:szCs w:val="28"/>
        </w:rPr>
      </w:pPr>
      <w:r>
        <w:rPr>
          <w:rFonts w:ascii="Times New Roman" w:hAnsi="Times New Roman"/>
          <w:b/>
          <w:szCs w:val="28"/>
        </w:rPr>
        <w:t>HOẠT ĐỘNG 1: KHỞI ĐỘNG</w:t>
      </w:r>
    </w:p>
    <w:p w:rsidR="00404A9E" w:rsidRPr="00365D26" w:rsidRDefault="00404A9E" w:rsidP="00404A9E">
      <w:pPr>
        <w:rPr>
          <w:rFonts w:ascii="Times New Roman" w:hAnsi="Times New Roman"/>
          <w:szCs w:val="28"/>
        </w:rPr>
      </w:pPr>
      <w:r w:rsidRPr="00365D26">
        <w:rPr>
          <w:rFonts w:ascii="Times New Roman" w:hAnsi="Times New Roman"/>
          <w:b/>
          <w:szCs w:val="28"/>
        </w:rPr>
        <w:t xml:space="preserve">Kiểm tra bài cũ: </w:t>
      </w:r>
      <w:r w:rsidRPr="00365D26">
        <w:rPr>
          <w:rFonts w:ascii="Times New Roman" w:hAnsi="Times New Roman"/>
          <w:szCs w:val="28"/>
        </w:rPr>
        <w:t>? Câu ghép có đặc điểm gì? Đặt câu ghép?</w:t>
      </w:r>
    </w:p>
    <w:p w:rsidR="00404A9E" w:rsidRPr="00365D26" w:rsidRDefault="00404A9E" w:rsidP="00404A9E">
      <w:pPr>
        <w:jc w:val="both"/>
        <w:rPr>
          <w:rFonts w:ascii="Times New Roman" w:hAnsi="Times New Roman"/>
          <w:b/>
          <w:szCs w:val="28"/>
        </w:rPr>
      </w:pPr>
      <w:r w:rsidRPr="00365D26">
        <w:rPr>
          <w:rFonts w:ascii="Times New Roman" w:hAnsi="Times New Roman"/>
          <w:b/>
          <w:szCs w:val="28"/>
        </w:rPr>
        <w:t>Giới thiệu và dạy bài học mới</w:t>
      </w:r>
    </w:p>
    <w:p w:rsidR="00404A9E" w:rsidRPr="00365D26" w:rsidRDefault="00404A9E" w:rsidP="00404A9E">
      <w:pPr>
        <w:jc w:val="both"/>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Tiết trước chúng ta đã tìm hiểu thế nào là câu ghép và cách nối các vế trong câu ghép, để giúp các em tìm hiểu ý nghĩa giữa các vế trong câu ghép như thế nào cô và các em tìm hiểu tiếp bài học hôm nay.</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 xml:space="preserve">Hướng dẫn học sinh tỡm hiểu “Quan hệ ý nghĩa giữa </w:t>
      </w:r>
      <w:r>
        <w:rPr>
          <w:rFonts w:ascii="Times New Roman" w:hAnsi="Times New Roman"/>
          <w:szCs w:val="28"/>
        </w:rPr>
        <w:t>các vế câu</w:t>
      </w:r>
      <w:r w:rsidRPr="00365D26">
        <w:rPr>
          <w:rFonts w:ascii="Times New Roman" w:hAnsi="Times New Roman"/>
          <w:szCs w:val="28"/>
        </w:rPr>
        <w:t>”</w:t>
      </w:r>
    </w:p>
    <w:p w:rsidR="00404A9E" w:rsidRPr="00365D26" w:rsidRDefault="00404A9E" w:rsidP="00404A9E">
      <w:pPr>
        <w:jc w:val="both"/>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 xml:space="preserve">Nắm </w:t>
      </w:r>
      <w:r w:rsidRPr="00365D26">
        <w:rPr>
          <w:rFonts w:ascii="Times New Roman" w:hAnsi="Times New Roman"/>
          <w:szCs w:val="28"/>
          <w:lang w:val="nl-NL"/>
        </w:rPr>
        <w:t xml:space="preserve"> được mối quan  hệ ý nghĩa giữa các vế trong câu ghép, biết xác định quan hệ ý nghĩa trong từng trường hợp cụ thể.</w:t>
      </w:r>
    </w:p>
    <w:p w:rsidR="00404A9E" w:rsidRPr="00365D26" w:rsidRDefault="00404A9E" w:rsidP="00404A9E">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404A9E" w:rsidRPr="00365D26" w:rsidRDefault="00404A9E" w:rsidP="00404A9E">
      <w:pPr>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Pr>
          <w:rFonts w:ascii="Times New Roman" w:hAnsi="Times New Roman"/>
          <w:szCs w:val="28"/>
        </w:rPr>
        <w:t>ú</w:t>
      </w:r>
      <w:r w:rsidRPr="00365D26">
        <w:rPr>
          <w:rFonts w:ascii="Times New Roman" w:hAnsi="Times New Roman"/>
          <w:szCs w:val="28"/>
        </w:rPr>
        <w:t>t</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1800"/>
        <w:gridCol w:w="4590"/>
      </w:tblGrid>
      <w:tr w:rsidR="00404A9E" w:rsidRPr="00365D26" w:rsidTr="003B3DBD">
        <w:tc>
          <w:tcPr>
            <w:tcW w:w="3708"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9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3708" w:type="dxa"/>
          </w:tcPr>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 xml:space="preserve">  - Bảng phụ</w:t>
            </w:r>
          </w:p>
          <w:p w:rsidR="00404A9E" w:rsidRPr="00365D26" w:rsidRDefault="00404A9E" w:rsidP="003B3DBD">
            <w:pPr>
              <w:jc w:val="both"/>
              <w:rPr>
                <w:rFonts w:ascii="Times New Roman" w:hAnsi="Times New Roman"/>
                <w:b/>
                <w:i/>
                <w:szCs w:val="28"/>
                <w:lang w:val="nl-NL"/>
              </w:rPr>
            </w:pPr>
            <w:r w:rsidRPr="00365D26">
              <w:rPr>
                <w:rFonts w:ascii="Times New Roman" w:hAnsi="Times New Roman"/>
                <w:szCs w:val="28"/>
                <w:lang w:val="nl-NL"/>
              </w:rPr>
              <w:t xml:space="preserve">    </w:t>
            </w:r>
            <w:r w:rsidRPr="00365D26">
              <w:rPr>
                <w:rFonts w:ascii="Times New Roman" w:hAnsi="Times New Roman"/>
                <w:b/>
                <w:i/>
                <w:szCs w:val="28"/>
                <w:lang w:val="nl-NL"/>
              </w:rPr>
              <w:t>? Hãy xác định các vế trong câu ghép?</w:t>
            </w: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b/>
                <w:i/>
                <w:szCs w:val="28"/>
                <w:lang w:val="nl-NL"/>
              </w:rPr>
              <w:t xml:space="preserve">     ? Tìm hiểu ý nghĩa mà mỗi </w:t>
            </w:r>
            <w:r w:rsidRPr="00365D26">
              <w:rPr>
                <w:rFonts w:ascii="Times New Roman" w:hAnsi="Times New Roman"/>
                <w:b/>
                <w:i/>
                <w:szCs w:val="28"/>
                <w:lang w:val="nl-NL"/>
              </w:rPr>
              <w:lastRenderedPageBreak/>
              <w:t>vế câu biểu hiện.</w:t>
            </w: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b/>
                <w:i/>
                <w:szCs w:val="28"/>
                <w:lang w:val="nl-NL"/>
              </w:rPr>
              <w:t xml:space="preserve">     ? Quan hệ ý nghĩa giữa các vế câu ghép trên là quan hệ gì?</w:t>
            </w:r>
          </w:p>
          <w:p w:rsidR="00404A9E" w:rsidRPr="00365D26" w:rsidRDefault="00404A9E" w:rsidP="003B3DBD">
            <w:pPr>
              <w:jc w:val="both"/>
              <w:rPr>
                <w:rFonts w:ascii="Times New Roman" w:hAnsi="Times New Roman"/>
                <w:b/>
                <w:i/>
                <w:szCs w:val="28"/>
                <w:lang w:val="nl-NL"/>
              </w:rPr>
            </w:pPr>
            <w:r w:rsidRPr="00365D26">
              <w:rPr>
                <w:rFonts w:ascii="Times New Roman" w:hAnsi="Times New Roman"/>
                <w:b/>
                <w:i/>
                <w:szCs w:val="28"/>
                <w:lang w:val="nl-NL"/>
              </w:rPr>
              <w:t xml:space="preserve">      ? Dựa vào những kiến thức đã học ở lớp dưới hãy nêu thêm những quan hệ ý nghĩa có thể có giữa các vế câu? Cho ví dụ  minh hoạ?</w:t>
            </w: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szCs w:val="28"/>
                <w:lang w:val="nl-NL"/>
              </w:rPr>
              <w:t xml:space="preserve">     </w:t>
            </w:r>
            <w:r w:rsidRPr="00365D26">
              <w:rPr>
                <w:rFonts w:ascii="Times New Roman" w:hAnsi="Times New Roman"/>
                <w:b/>
                <w:i/>
                <w:szCs w:val="28"/>
                <w:lang w:val="nl-NL"/>
              </w:rPr>
              <w:t>? Qua tìm hiểu cho biết trong câu quan hệ ý nghĩa nào giữa các vế câu.</w:t>
            </w: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b/>
                <w:i/>
                <w:szCs w:val="28"/>
                <w:lang w:val="nl-NL"/>
              </w:rPr>
              <w:t xml:space="preserve">      ? Hãy đặt câu ghép có các kiểu quan hệ ý nghĩa như trên?</w:t>
            </w:r>
          </w:p>
          <w:p w:rsidR="00404A9E" w:rsidRPr="00365D26" w:rsidRDefault="00404A9E" w:rsidP="003B3DBD">
            <w:pPr>
              <w:jc w:val="both"/>
              <w:rPr>
                <w:rFonts w:ascii="Times New Roman" w:hAnsi="Times New Roman"/>
                <w:b/>
                <w:i/>
                <w:szCs w:val="28"/>
                <w:lang w:val="nl-NL"/>
              </w:rPr>
            </w:pP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b/>
                <w:i/>
                <w:szCs w:val="28"/>
                <w:lang w:val="nl-NL"/>
              </w:rPr>
            </w:pPr>
            <w:r w:rsidRPr="00365D26">
              <w:rPr>
                <w:rFonts w:ascii="Times New Roman" w:hAnsi="Times New Roman"/>
                <w:szCs w:val="28"/>
                <w:lang w:val="nl-NL"/>
              </w:rPr>
              <w:t xml:space="preserve">      </w:t>
            </w:r>
            <w:r w:rsidRPr="00365D26">
              <w:rPr>
                <w:rFonts w:ascii="Times New Roman" w:hAnsi="Times New Roman"/>
                <w:b/>
                <w:i/>
                <w:szCs w:val="28"/>
                <w:lang w:val="nl-NL"/>
              </w:rPr>
              <w:t>? Các kiểu quan hệ đó thường được đánh dấu bằng các cặp quan hệ từ nào?</w:t>
            </w:r>
          </w:p>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 xml:space="preserve"> GV: Tuy nhiên để nhận  biết chính xác quan hệ ý nghĩa giữa các vế câu trong nhiều trường hợp ta phải dựa vào văn cảnh hoặc hoàn cảnh giao tiếp.</w:t>
            </w:r>
          </w:p>
          <w:p w:rsidR="00404A9E" w:rsidRPr="00365D26" w:rsidRDefault="00404A9E" w:rsidP="003B3DBD">
            <w:pPr>
              <w:jc w:val="both"/>
              <w:rPr>
                <w:rFonts w:ascii="Times New Roman" w:hAnsi="Times New Roman"/>
                <w:szCs w:val="28"/>
              </w:rPr>
            </w:pPr>
            <w:r w:rsidRPr="00365D26">
              <w:rPr>
                <w:rFonts w:ascii="Times New Roman" w:hAnsi="Times New Roman"/>
                <w:szCs w:val="28"/>
              </w:rPr>
              <w:t>VD: Trời mưa, đường lầy lội.</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Đọc ghi nhớ.</w:t>
            </w:r>
          </w:p>
        </w:tc>
        <w:tc>
          <w:tcPr>
            <w:tcW w:w="1800" w:type="dxa"/>
          </w:tcPr>
          <w:p w:rsidR="00404A9E" w:rsidRPr="00365D26" w:rsidRDefault="00404A9E" w:rsidP="003B3DBD">
            <w:pPr>
              <w:jc w:val="cente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đọc</w:t>
            </w:r>
          </w:p>
          <w:p w:rsidR="00404A9E" w:rsidRPr="00365D26" w:rsidRDefault="00404A9E" w:rsidP="003B3DBD">
            <w:pPr>
              <w:rPr>
                <w:rFonts w:ascii="Times New Roman" w:hAnsi="Times New Roman"/>
                <w:szCs w:val="28"/>
              </w:rPr>
            </w:pPr>
            <w:r w:rsidRPr="00365D26">
              <w:rPr>
                <w:rFonts w:ascii="Times New Roman" w:hAnsi="Times New Roman"/>
                <w:szCs w:val="28"/>
              </w:rPr>
              <w:t>- HS xác định</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nhận xét</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nhận xét</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lấy ví dụ và phân tích.</w:t>
            </w:r>
          </w:p>
          <w:p w:rsidR="00404A9E" w:rsidRPr="00365D26" w:rsidRDefault="00404A9E" w:rsidP="003B3DBD">
            <w:pP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jc w:val="cente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khái quát</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trả lời</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trả lời</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Đọc ý 1 ghi nhớ</w:t>
            </w:r>
          </w:p>
          <w:p w:rsidR="00404A9E" w:rsidRPr="00365D26" w:rsidRDefault="00404A9E" w:rsidP="003B3DBD">
            <w:pPr>
              <w:rPr>
                <w:rFonts w:ascii="Times New Roman" w:hAnsi="Times New Roman"/>
              </w:rPr>
            </w:pPr>
          </w:p>
        </w:tc>
        <w:tc>
          <w:tcPr>
            <w:tcW w:w="4590" w:type="dxa"/>
          </w:tcPr>
          <w:p w:rsidR="00404A9E" w:rsidRPr="00365D26" w:rsidRDefault="00404A9E" w:rsidP="003B3DBD">
            <w:pPr>
              <w:jc w:val="both"/>
              <w:rPr>
                <w:rFonts w:ascii="Times New Roman" w:hAnsi="Times New Roman"/>
                <w:b/>
                <w:bCs/>
                <w:i/>
                <w:szCs w:val="28"/>
                <w:u w:val="single"/>
              </w:rPr>
            </w:pPr>
            <w:r w:rsidRPr="00365D26">
              <w:rPr>
                <w:rFonts w:ascii="Times New Roman" w:hAnsi="Times New Roman"/>
                <w:i/>
                <w:szCs w:val="28"/>
              </w:rPr>
              <w:lastRenderedPageBreak/>
              <w:t>I</w:t>
            </w:r>
            <w:r w:rsidRPr="00365D26">
              <w:rPr>
                <w:rFonts w:ascii="Times New Roman" w:hAnsi="Times New Roman"/>
                <w:b/>
                <w:bCs/>
                <w:i/>
                <w:szCs w:val="28"/>
                <w:u w:val="single"/>
              </w:rPr>
              <w:t>. Quan hệ ý nghĩa giữa các vế câu.</w:t>
            </w:r>
          </w:p>
          <w:p w:rsidR="00404A9E" w:rsidRPr="00365D26" w:rsidRDefault="00404A9E" w:rsidP="003B3DBD">
            <w:pPr>
              <w:jc w:val="both"/>
              <w:rPr>
                <w:rFonts w:ascii="Times New Roman" w:hAnsi="Times New Roman"/>
                <w:i/>
                <w:szCs w:val="28"/>
              </w:rPr>
            </w:pPr>
            <w:r w:rsidRPr="00365D26">
              <w:rPr>
                <w:rFonts w:ascii="Times New Roman" w:hAnsi="Times New Roman"/>
                <w:b/>
                <w:bCs/>
                <w:i/>
                <w:szCs w:val="28"/>
                <w:u w:val="single"/>
              </w:rPr>
              <w:t>1. Bài tập</w:t>
            </w:r>
            <w:r w:rsidRPr="00365D26">
              <w:rPr>
                <w:rFonts w:ascii="Times New Roman" w:hAnsi="Times New Roman"/>
                <w:i/>
                <w:szCs w:val="28"/>
              </w:rPr>
              <w:t>:</w:t>
            </w:r>
          </w:p>
          <w:p w:rsidR="00404A9E" w:rsidRPr="00365D26" w:rsidRDefault="00404A9E" w:rsidP="003B3DBD">
            <w:pPr>
              <w:jc w:val="both"/>
              <w:rPr>
                <w:rFonts w:ascii="Times New Roman" w:hAnsi="Times New Roman"/>
                <w:szCs w:val="28"/>
              </w:rPr>
            </w:pPr>
            <w:r w:rsidRPr="00365D26">
              <w:rPr>
                <w:rFonts w:ascii="Times New Roman" w:hAnsi="Times New Roman"/>
                <w:szCs w:val="28"/>
              </w:rPr>
              <w:t>V1: ( Có lẽ ) tiếng việt của chúng ta đẹp.</w:t>
            </w:r>
          </w:p>
          <w:p w:rsidR="00404A9E" w:rsidRPr="00365D26" w:rsidRDefault="00404A9E" w:rsidP="003B3DBD">
            <w:pPr>
              <w:jc w:val="both"/>
              <w:rPr>
                <w:rFonts w:ascii="Times New Roman" w:hAnsi="Times New Roman"/>
                <w:szCs w:val="28"/>
              </w:rPr>
            </w:pPr>
            <w:r w:rsidRPr="00365D26">
              <w:rPr>
                <w:rFonts w:ascii="Times New Roman" w:hAnsi="Times New Roman"/>
                <w:szCs w:val="28"/>
              </w:rPr>
              <w:t>V2: ( Bởi vì ) Tâm hồn người Việt Nam ta rất đẹp.</w:t>
            </w:r>
          </w:p>
          <w:p w:rsidR="00404A9E" w:rsidRPr="00365D26" w:rsidRDefault="00404A9E" w:rsidP="003B3DBD">
            <w:pPr>
              <w:jc w:val="both"/>
              <w:rPr>
                <w:rFonts w:ascii="Times New Roman" w:hAnsi="Times New Roman"/>
                <w:szCs w:val="28"/>
              </w:rPr>
            </w:pPr>
            <w:r w:rsidRPr="00365D26">
              <w:rPr>
                <w:rFonts w:ascii="Times New Roman" w:hAnsi="Times New Roman"/>
                <w:szCs w:val="28"/>
              </w:rPr>
              <w:t>V3: ( Bởi vì ) Bởi vì đời sống ... rất đẹp.</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Ba vế câu này quan hệ với nhau rất </w:t>
            </w:r>
            <w:r w:rsidRPr="00365D26">
              <w:rPr>
                <w:rFonts w:ascii="Times New Roman" w:hAnsi="Times New Roman"/>
                <w:szCs w:val="28"/>
              </w:rPr>
              <w:lastRenderedPageBreak/>
              <w:t>chặt chẽ.</w:t>
            </w:r>
          </w:p>
          <w:p w:rsidR="00404A9E" w:rsidRPr="00365D26" w:rsidRDefault="00404A9E" w:rsidP="003B3DBD">
            <w:pPr>
              <w:jc w:val="both"/>
              <w:rPr>
                <w:rFonts w:ascii="Times New Roman" w:hAnsi="Times New Roman"/>
                <w:szCs w:val="28"/>
              </w:rPr>
            </w:pPr>
            <w:r w:rsidRPr="00365D26">
              <w:rPr>
                <w:rFonts w:ascii="Times New Roman" w:hAnsi="Times New Roman"/>
                <w:szCs w:val="28"/>
              </w:rPr>
              <w:t>V1: Nêu nhận định, V2, 3 nêu nguyên nhân để giải thích cho vế 1.</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Quan hệ nguyên nhân – hệ quả.</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Các em phải cố gắng để thấy mẹ được  vui lòng và để thầy dậy các em được sung sướng.</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Các vế có quan hệ mục đích.</w:t>
            </w:r>
          </w:p>
          <w:p w:rsidR="00404A9E" w:rsidRPr="00365D26" w:rsidRDefault="00404A9E" w:rsidP="003B3DBD">
            <w:pPr>
              <w:jc w:val="both"/>
              <w:rPr>
                <w:rFonts w:ascii="Times New Roman" w:hAnsi="Times New Roman"/>
                <w:szCs w:val="28"/>
              </w:rPr>
            </w:pPr>
            <w:r w:rsidRPr="00365D26">
              <w:rPr>
                <w:rFonts w:ascii="Times New Roman" w:hAnsi="Times New Roman"/>
                <w:szCs w:val="28"/>
              </w:rPr>
              <w:t>- Nếu ai buồn phiền cau có thì gương cũng buồn phiền cau có theo.</w:t>
            </w: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Quan hệ điều kiện – kết quả.</w:t>
            </w:r>
          </w:p>
          <w:p w:rsidR="00404A9E" w:rsidRPr="00365D26" w:rsidRDefault="00404A9E" w:rsidP="003B3DBD">
            <w:pPr>
              <w:jc w:val="both"/>
              <w:rPr>
                <w:rFonts w:ascii="Times New Roman" w:hAnsi="Times New Roman"/>
                <w:szCs w:val="28"/>
              </w:rPr>
            </w:pPr>
            <w:r w:rsidRPr="00365D26">
              <w:rPr>
                <w:rFonts w:ascii="Times New Roman" w:hAnsi="Times New Roman"/>
                <w:szCs w:val="28"/>
              </w:rPr>
              <w:t>- Mặc dù nó vẽ bằng những nét to tướng nhưng ngay cả cái bát múc cám lợn sứt một miếng cũng trở nên ngộ nghĩnh.</w:t>
            </w:r>
          </w:p>
          <w:p w:rsidR="00404A9E" w:rsidRPr="00365D26" w:rsidRDefault="00404A9E" w:rsidP="003B3DBD">
            <w:pPr>
              <w:jc w:val="both"/>
              <w:rPr>
                <w:rFonts w:ascii="Times New Roman" w:hAnsi="Times New Roman"/>
                <w:szCs w:val="28"/>
              </w:rPr>
            </w:pPr>
            <w:r w:rsidRPr="00365D26">
              <w:rPr>
                <w:rFonts w:ascii="Times New Roman" w:hAnsi="Times New Roman"/>
                <w:szCs w:val="28"/>
              </w:rPr>
              <w:t>Các vế có quan hệ tương phản.</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QH từ: Nếu – thì, mặc dù – nh</w:t>
            </w: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p>
          <w:p w:rsidR="00404A9E" w:rsidRPr="00365D26" w:rsidRDefault="00404A9E" w:rsidP="003B3DBD">
            <w:pPr>
              <w:jc w:val="both"/>
              <w:rPr>
                <w:rFonts w:ascii="Times New Roman" w:hAnsi="Times New Roman"/>
                <w:i/>
                <w:szCs w:val="28"/>
              </w:rPr>
            </w:pPr>
            <w:r w:rsidRPr="00365D26">
              <w:rPr>
                <w:rFonts w:ascii="Times New Roman" w:hAnsi="Times New Roman"/>
                <w:i/>
                <w:szCs w:val="28"/>
              </w:rPr>
              <w:t>2. Ghi nhớ: ( SGK )</w:t>
            </w:r>
          </w:p>
          <w:p w:rsidR="00404A9E" w:rsidRPr="00365D26" w:rsidRDefault="00404A9E" w:rsidP="003B3DBD">
            <w:pPr>
              <w:jc w:val="both"/>
              <w:rPr>
                <w:rFonts w:ascii="Times New Roman" w:hAnsi="Times New Roman"/>
              </w:rPr>
            </w:pPr>
          </w:p>
        </w:tc>
      </w:tr>
    </w:tbl>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lastRenderedPageBreak/>
        <w:t xml:space="preserve">  HOẠT ĐỘNG 3: </w:t>
      </w:r>
      <w:r w:rsidRPr="00365D26">
        <w:rPr>
          <w:rFonts w:ascii="Times New Roman" w:hAnsi="Times New Roman"/>
          <w:szCs w:val="28"/>
        </w:rPr>
        <w:t>Hướng dẫn học sinh luyện tập</w:t>
      </w:r>
    </w:p>
    <w:p w:rsidR="00404A9E" w:rsidRPr="00365D26" w:rsidRDefault="00404A9E" w:rsidP="00404A9E">
      <w:pPr>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 xml:space="preserve">Vận dụng, củng cố kiến thức, </w:t>
      </w:r>
      <w:r w:rsidRPr="00365D26">
        <w:rPr>
          <w:rFonts w:ascii="Times New Roman" w:hAnsi="Times New Roman"/>
          <w:szCs w:val="28"/>
          <w:lang w:val="nl-NL"/>
        </w:rPr>
        <w:t>rèn luyện kĩ năng sử dụng cặp quan hệ từ để tạo câu ghép.</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404A9E" w:rsidRPr="00365D26" w:rsidRDefault="00404A9E" w:rsidP="00404A9E">
      <w:pPr>
        <w:tabs>
          <w:tab w:val="left" w:pos="60"/>
        </w:tabs>
        <w:jc w:val="both"/>
        <w:rPr>
          <w:rFonts w:ascii="Times New Roman" w:hAnsi="Times New Roman"/>
          <w:b/>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p>
    <w:p w:rsidR="00404A9E" w:rsidRPr="00365D26" w:rsidRDefault="00404A9E" w:rsidP="00404A9E">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20 ph</w:t>
      </w:r>
      <w:r>
        <w:rPr>
          <w:rFonts w:ascii="Times New Roman" w:hAnsi="Times New Roman"/>
          <w:szCs w:val="28"/>
        </w:rPr>
        <w:t>ú</w:t>
      </w:r>
      <w:r w:rsidRPr="00365D26">
        <w:rPr>
          <w:rFonts w:ascii="Times New Roman" w:hAnsi="Times New Roman"/>
          <w:szCs w:val="28"/>
        </w:rPr>
        <w:t>t</w:t>
      </w:r>
    </w:p>
    <w:p w:rsidR="00404A9E" w:rsidRPr="00365D26" w:rsidRDefault="00404A9E" w:rsidP="00404A9E">
      <w:pPr>
        <w:rPr>
          <w:rFonts w:ascii="Times New Roman" w:hAnsi="Times New Roman"/>
        </w:rPr>
      </w:pP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58"/>
        <w:gridCol w:w="1800"/>
        <w:gridCol w:w="4140"/>
      </w:tblGrid>
      <w:tr w:rsidR="00404A9E" w:rsidRPr="00365D26" w:rsidTr="003B3DBD">
        <w:tc>
          <w:tcPr>
            <w:tcW w:w="4158"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140"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4158" w:type="dxa"/>
          </w:tcPr>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GV hướng dẫn hs làm bài.</w:t>
            </w: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p>
          <w:p w:rsidR="00404A9E" w:rsidRPr="00365D26" w:rsidRDefault="00404A9E" w:rsidP="003B3DBD">
            <w:pPr>
              <w:jc w:val="both"/>
              <w:rPr>
                <w:rFonts w:ascii="Times New Roman" w:hAnsi="Times New Roman"/>
                <w:szCs w:val="28"/>
              </w:rPr>
            </w:pPr>
            <w:r w:rsidRPr="00365D26">
              <w:rPr>
                <w:rFonts w:ascii="Times New Roman" w:hAnsi="Times New Roman"/>
                <w:szCs w:val="28"/>
              </w:rPr>
              <w:t xml:space="preserve">  GV nêu yêu cầu, hướng dẫn hs thảo luận.</w:t>
            </w:r>
          </w:p>
          <w:p w:rsidR="00404A9E" w:rsidRPr="00365D26" w:rsidRDefault="00404A9E" w:rsidP="003B3DBD">
            <w:pPr>
              <w:rPr>
                <w:rFonts w:ascii="Times New Roman" w:hAnsi="Times New Roman"/>
              </w:rPr>
            </w:pPr>
          </w:p>
        </w:tc>
        <w:tc>
          <w:tcPr>
            <w:tcW w:w="1800" w:type="dxa"/>
          </w:tcPr>
          <w:p w:rsidR="00404A9E" w:rsidRPr="00365D26" w:rsidRDefault="00404A9E" w:rsidP="003B3DBD">
            <w:pPr>
              <w:jc w:val="cente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xác định câu ghép.</w:t>
            </w: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p>
          <w:p w:rsidR="00404A9E" w:rsidRPr="00365D26" w:rsidRDefault="00404A9E" w:rsidP="003B3DBD">
            <w:pPr>
              <w:rPr>
                <w:rFonts w:ascii="Times New Roman" w:hAnsi="Times New Roman"/>
                <w:szCs w:val="28"/>
              </w:rPr>
            </w:pPr>
            <w:r w:rsidRPr="00365D26">
              <w:rPr>
                <w:rFonts w:ascii="Times New Roman" w:hAnsi="Times New Roman"/>
                <w:szCs w:val="28"/>
              </w:rPr>
              <w:t>- HS thảo luận</w:t>
            </w:r>
          </w:p>
          <w:p w:rsidR="00404A9E" w:rsidRPr="00365D26" w:rsidRDefault="00404A9E" w:rsidP="003B3DBD">
            <w:pPr>
              <w:rPr>
                <w:rFonts w:ascii="Times New Roman" w:hAnsi="Times New Roman"/>
                <w:szCs w:val="28"/>
              </w:rPr>
            </w:pPr>
            <w:r w:rsidRPr="00365D26">
              <w:rPr>
                <w:rFonts w:ascii="Times New Roman" w:hAnsi="Times New Roman"/>
                <w:szCs w:val="28"/>
              </w:rPr>
              <w:t>trình bày.</w:t>
            </w:r>
          </w:p>
          <w:p w:rsidR="00404A9E" w:rsidRPr="00365D26" w:rsidRDefault="00404A9E" w:rsidP="003B3DBD">
            <w:pPr>
              <w:rPr>
                <w:rFonts w:ascii="Times New Roman" w:hAnsi="Times New Roman"/>
              </w:rPr>
            </w:pPr>
          </w:p>
        </w:tc>
        <w:tc>
          <w:tcPr>
            <w:tcW w:w="4140" w:type="dxa"/>
          </w:tcPr>
          <w:p w:rsidR="00404A9E" w:rsidRPr="00365D26" w:rsidRDefault="00404A9E" w:rsidP="003B3DBD">
            <w:pPr>
              <w:jc w:val="both"/>
              <w:rPr>
                <w:rFonts w:ascii="Times New Roman" w:hAnsi="Times New Roman"/>
                <w:b/>
                <w:bCs/>
                <w:i/>
                <w:szCs w:val="28"/>
                <w:u w:val="single"/>
              </w:rPr>
            </w:pPr>
            <w:r w:rsidRPr="00365D26">
              <w:rPr>
                <w:rFonts w:ascii="Times New Roman" w:hAnsi="Times New Roman"/>
                <w:b/>
                <w:bCs/>
                <w:i/>
                <w:szCs w:val="28"/>
                <w:u w:val="single"/>
              </w:rPr>
              <w:t>II. Luyện tập:</w:t>
            </w:r>
          </w:p>
          <w:p w:rsidR="00404A9E" w:rsidRPr="00365D26" w:rsidRDefault="00404A9E" w:rsidP="003B3DBD">
            <w:pPr>
              <w:jc w:val="both"/>
              <w:rPr>
                <w:rFonts w:ascii="Times New Roman" w:hAnsi="Times New Roman"/>
                <w:i/>
                <w:szCs w:val="28"/>
              </w:rPr>
            </w:pPr>
            <w:r w:rsidRPr="00365D26">
              <w:rPr>
                <w:rFonts w:ascii="Times New Roman" w:hAnsi="Times New Roman"/>
                <w:i/>
                <w:szCs w:val="28"/>
              </w:rPr>
              <w:t>1. Bài tập 1:</w:t>
            </w:r>
          </w:p>
          <w:p w:rsidR="00404A9E" w:rsidRPr="00365D26" w:rsidRDefault="00404A9E" w:rsidP="003B3DBD">
            <w:pPr>
              <w:jc w:val="both"/>
              <w:rPr>
                <w:rFonts w:ascii="Times New Roman" w:hAnsi="Times New Roman"/>
                <w:szCs w:val="28"/>
              </w:rPr>
            </w:pPr>
            <w:r w:rsidRPr="00365D26">
              <w:rPr>
                <w:rFonts w:ascii="Times New Roman" w:hAnsi="Times New Roman"/>
                <w:szCs w:val="28"/>
              </w:rPr>
              <w:t>a. V1: Cảnh vật ... thay đổi.</w:t>
            </w:r>
          </w:p>
          <w:p w:rsidR="00404A9E" w:rsidRPr="00365D26" w:rsidRDefault="00404A9E" w:rsidP="003B3DBD">
            <w:pPr>
              <w:jc w:val="both"/>
              <w:rPr>
                <w:rFonts w:ascii="Times New Roman" w:hAnsi="Times New Roman"/>
                <w:szCs w:val="28"/>
              </w:rPr>
            </w:pPr>
            <w:r w:rsidRPr="00365D26">
              <w:rPr>
                <w:rFonts w:ascii="Times New Roman" w:hAnsi="Times New Roman"/>
                <w:szCs w:val="28"/>
              </w:rPr>
              <w:t>V2: Vì chính lòng tôi ... đổi lớn</w:t>
            </w:r>
          </w:p>
          <w:p w:rsidR="00404A9E" w:rsidRPr="00365D26" w:rsidRDefault="00404A9E" w:rsidP="003B3DBD">
            <w:pPr>
              <w:jc w:val="both"/>
              <w:rPr>
                <w:rFonts w:ascii="Times New Roman" w:hAnsi="Times New Roman"/>
                <w:szCs w:val="28"/>
              </w:rPr>
            </w:pPr>
            <w:r w:rsidRPr="00365D26">
              <w:rPr>
                <w:rFonts w:ascii="Times New Roman" w:hAnsi="Times New Roman"/>
                <w:szCs w:val="28"/>
              </w:rPr>
              <w:t>V3: Hôm nay tôi đi học.</w:t>
            </w:r>
          </w:p>
          <w:p w:rsidR="00404A9E" w:rsidRPr="00365D26" w:rsidRDefault="00404A9E" w:rsidP="003B3DBD">
            <w:pPr>
              <w:jc w:val="both"/>
              <w:rPr>
                <w:rFonts w:ascii="Times New Roman" w:hAnsi="Times New Roman"/>
                <w:szCs w:val="28"/>
              </w:rPr>
            </w:pPr>
            <w:r w:rsidRPr="00365D26">
              <w:rPr>
                <w:rFonts w:ascii="Times New Roman" w:hAnsi="Times New Roman"/>
                <w:szCs w:val="28"/>
              </w:rPr>
              <w:t>- QH V1- V2: Nguyên nhân – hệ quả.</w:t>
            </w:r>
          </w:p>
          <w:p w:rsidR="00404A9E" w:rsidRPr="00365D26" w:rsidRDefault="00404A9E" w:rsidP="003B3DBD">
            <w:pPr>
              <w:jc w:val="both"/>
              <w:rPr>
                <w:rFonts w:ascii="Times New Roman" w:hAnsi="Times New Roman"/>
                <w:szCs w:val="28"/>
              </w:rPr>
            </w:pPr>
            <w:r w:rsidRPr="00365D26">
              <w:rPr>
                <w:rFonts w:ascii="Times New Roman" w:hAnsi="Times New Roman"/>
                <w:szCs w:val="28"/>
              </w:rPr>
              <w:t>V2- V3: QH giải thích.</w:t>
            </w:r>
          </w:p>
          <w:p w:rsidR="00404A9E" w:rsidRPr="00365D26" w:rsidRDefault="00404A9E" w:rsidP="003B3DBD">
            <w:pPr>
              <w:jc w:val="both"/>
              <w:rPr>
                <w:rFonts w:ascii="Times New Roman" w:hAnsi="Times New Roman"/>
                <w:szCs w:val="28"/>
              </w:rPr>
            </w:pPr>
            <w:r w:rsidRPr="00365D26">
              <w:rPr>
                <w:rFonts w:ascii="Times New Roman" w:hAnsi="Times New Roman"/>
                <w:szCs w:val="28"/>
              </w:rPr>
              <w:t>b. V1: Nếu .... lại.</w:t>
            </w:r>
          </w:p>
          <w:p w:rsidR="00404A9E" w:rsidRPr="00365D26" w:rsidRDefault="00404A9E" w:rsidP="003B3DBD">
            <w:pPr>
              <w:jc w:val="both"/>
              <w:rPr>
                <w:rFonts w:ascii="Times New Roman" w:hAnsi="Times New Roman"/>
                <w:szCs w:val="28"/>
              </w:rPr>
            </w:pPr>
            <w:r w:rsidRPr="00365D26">
              <w:rPr>
                <w:rFonts w:ascii="Times New Roman" w:hAnsi="Times New Roman"/>
                <w:szCs w:val="28"/>
              </w:rPr>
              <w:t>V2: Thì cảnh ... bực nào.</w:t>
            </w:r>
          </w:p>
          <w:p w:rsidR="00404A9E" w:rsidRPr="00365D26" w:rsidRDefault="00404A9E" w:rsidP="003B3DBD">
            <w:pPr>
              <w:jc w:val="both"/>
              <w:rPr>
                <w:rFonts w:ascii="Times New Roman" w:hAnsi="Times New Roman"/>
                <w:szCs w:val="28"/>
              </w:rPr>
            </w:pPr>
            <w:r w:rsidRPr="00365D26">
              <w:rPr>
                <w:rFonts w:ascii="Times New Roman" w:hAnsi="Times New Roman"/>
                <w:szCs w:val="28"/>
              </w:rPr>
              <w:t>QH điều kiện kết quả.</w:t>
            </w:r>
          </w:p>
          <w:p w:rsidR="00404A9E" w:rsidRPr="00365D26" w:rsidRDefault="00404A9E" w:rsidP="003B3DBD">
            <w:pPr>
              <w:jc w:val="both"/>
              <w:rPr>
                <w:rFonts w:ascii="Times New Roman" w:hAnsi="Times New Roman"/>
                <w:szCs w:val="28"/>
              </w:rPr>
            </w:pPr>
            <w:r w:rsidRPr="00365D26">
              <w:rPr>
                <w:rFonts w:ascii="Times New Roman" w:hAnsi="Times New Roman"/>
                <w:szCs w:val="28"/>
              </w:rPr>
              <w:t>c. QH tăng tiến.</w:t>
            </w:r>
          </w:p>
          <w:p w:rsidR="00404A9E" w:rsidRPr="00365D26" w:rsidRDefault="00404A9E" w:rsidP="003B3DBD">
            <w:pPr>
              <w:jc w:val="both"/>
              <w:rPr>
                <w:rFonts w:ascii="Times New Roman" w:hAnsi="Times New Roman"/>
                <w:szCs w:val="28"/>
              </w:rPr>
            </w:pPr>
            <w:r w:rsidRPr="00365D26">
              <w:rPr>
                <w:rFonts w:ascii="Times New Roman" w:hAnsi="Times New Roman"/>
                <w:szCs w:val="28"/>
              </w:rPr>
              <w:t>d. QH tương phản.</w:t>
            </w:r>
          </w:p>
          <w:p w:rsidR="00404A9E" w:rsidRPr="00365D26" w:rsidRDefault="00404A9E" w:rsidP="003B3DBD">
            <w:pPr>
              <w:jc w:val="both"/>
              <w:rPr>
                <w:rFonts w:ascii="Times New Roman" w:hAnsi="Times New Roman"/>
                <w:i/>
                <w:szCs w:val="28"/>
              </w:rPr>
            </w:pPr>
            <w:r w:rsidRPr="00365D26">
              <w:rPr>
                <w:rFonts w:ascii="Times New Roman" w:hAnsi="Times New Roman"/>
                <w:i/>
                <w:szCs w:val="28"/>
              </w:rPr>
              <w:t>2. Bài tập 2:</w:t>
            </w:r>
          </w:p>
          <w:p w:rsidR="00404A9E" w:rsidRPr="00365D26" w:rsidRDefault="00404A9E" w:rsidP="003B3DBD">
            <w:pPr>
              <w:jc w:val="both"/>
              <w:rPr>
                <w:rFonts w:ascii="Times New Roman" w:hAnsi="Times New Roman"/>
                <w:szCs w:val="28"/>
              </w:rPr>
            </w:pPr>
            <w:r w:rsidRPr="00365D26">
              <w:rPr>
                <w:rFonts w:ascii="Times New Roman" w:hAnsi="Times New Roman"/>
                <w:szCs w:val="28"/>
              </w:rPr>
              <w:t>Câu 1: Trời .....</w:t>
            </w:r>
          </w:p>
          <w:p w:rsidR="00404A9E" w:rsidRPr="00365D26" w:rsidRDefault="00404A9E" w:rsidP="003B3DBD">
            <w:pPr>
              <w:jc w:val="both"/>
              <w:rPr>
                <w:rFonts w:ascii="Times New Roman" w:hAnsi="Times New Roman"/>
                <w:szCs w:val="28"/>
              </w:rPr>
            </w:pPr>
            <w:r w:rsidRPr="00365D26">
              <w:rPr>
                <w:rFonts w:ascii="Times New Roman" w:hAnsi="Times New Roman"/>
                <w:szCs w:val="28"/>
              </w:rPr>
              <w:t>QH giữa  các vế: QH điều kiện.</w:t>
            </w:r>
          </w:p>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Câu 2: 2 câu ghép</w:t>
            </w:r>
          </w:p>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QH nguyên nhân hệ quả.</w:t>
            </w:r>
          </w:p>
          <w:p w:rsidR="00404A9E" w:rsidRPr="00365D26" w:rsidRDefault="00404A9E" w:rsidP="003B3DBD">
            <w:pPr>
              <w:jc w:val="both"/>
              <w:rPr>
                <w:rFonts w:ascii="Times New Roman" w:hAnsi="Times New Roman"/>
                <w:szCs w:val="28"/>
                <w:lang w:val="nl-NL"/>
              </w:rPr>
            </w:pPr>
            <w:r w:rsidRPr="00365D26">
              <w:rPr>
                <w:rFonts w:ascii="Times New Roman" w:hAnsi="Times New Roman"/>
                <w:szCs w:val="28"/>
                <w:lang w:val="nl-NL"/>
              </w:rPr>
              <w:t>Không nên tách các vế câu trên thành những câu riêng vì chúng có quan hệ khá chặt chẽ.</w:t>
            </w:r>
          </w:p>
          <w:p w:rsidR="00404A9E" w:rsidRPr="00365D26" w:rsidRDefault="00404A9E" w:rsidP="003B3DBD">
            <w:pPr>
              <w:jc w:val="both"/>
              <w:rPr>
                <w:rFonts w:ascii="Times New Roman" w:hAnsi="Times New Roman"/>
                <w:szCs w:val="28"/>
                <w:lang w:val="nl-NL"/>
              </w:rPr>
            </w:pPr>
          </w:p>
          <w:p w:rsidR="00404A9E" w:rsidRPr="00365D26" w:rsidRDefault="00404A9E" w:rsidP="003B3DBD">
            <w:pPr>
              <w:jc w:val="both"/>
              <w:rPr>
                <w:rFonts w:ascii="Times New Roman" w:hAnsi="Times New Roman"/>
                <w:i/>
                <w:szCs w:val="28"/>
                <w:lang w:val="nl-NL"/>
              </w:rPr>
            </w:pPr>
            <w:r w:rsidRPr="00365D26">
              <w:rPr>
                <w:rFonts w:ascii="Times New Roman" w:hAnsi="Times New Roman"/>
                <w:i/>
                <w:szCs w:val="28"/>
                <w:lang w:val="nl-NL"/>
              </w:rPr>
              <w:t>3. Bài tập 3:</w:t>
            </w:r>
          </w:p>
          <w:p w:rsidR="00404A9E" w:rsidRPr="00365D26" w:rsidRDefault="00404A9E" w:rsidP="003B3DBD">
            <w:pPr>
              <w:jc w:val="both"/>
              <w:rPr>
                <w:rFonts w:ascii="Times New Roman" w:hAnsi="Times New Roman"/>
                <w:szCs w:val="28"/>
                <w:lang w:val="nl-NL"/>
              </w:rPr>
            </w:pPr>
            <w:r w:rsidRPr="00365D26">
              <w:rPr>
                <w:rFonts w:ascii="Times New Roman" w:hAnsi="Times New Roman"/>
                <w:b/>
                <w:szCs w:val="28"/>
                <w:lang w:val="nl-NL"/>
              </w:rPr>
              <w:t>* Về nội dung</w:t>
            </w:r>
            <w:r w:rsidRPr="00365D26">
              <w:rPr>
                <w:rFonts w:ascii="Times New Roman" w:hAnsi="Times New Roman"/>
                <w:szCs w:val="28"/>
                <w:lang w:val="nl-NL"/>
              </w:rPr>
              <w:t xml:space="preserve"> mỗi câu trình bày một sự việc mà Lão Hạc nhờ ông giáo.</w:t>
            </w:r>
          </w:p>
          <w:p w:rsidR="00404A9E" w:rsidRPr="00365D26" w:rsidRDefault="00404A9E" w:rsidP="003B3DBD">
            <w:pPr>
              <w:jc w:val="both"/>
              <w:rPr>
                <w:rFonts w:ascii="Times New Roman" w:hAnsi="Times New Roman"/>
                <w:szCs w:val="28"/>
                <w:lang w:val="nl-NL"/>
              </w:rPr>
            </w:pPr>
            <w:r w:rsidRPr="00365D26">
              <w:rPr>
                <w:rFonts w:ascii="Times New Roman" w:hAnsi="Times New Roman"/>
                <w:b/>
                <w:szCs w:val="28"/>
                <w:lang w:val="nl-NL"/>
              </w:rPr>
              <w:t>* Về lập luận</w:t>
            </w:r>
            <w:r w:rsidRPr="00365D26">
              <w:rPr>
                <w:rFonts w:ascii="Times New Roman" w:hAnsi="Times New Roman"/>
                <w:szCs w:val="28"/>
                <w:lang w:val="nl-NL"/>
              </w:rPr>
              <w:t>: Thể hiện cách diễn giải của Lão Hạc.</w:t>
            </w:r>
          </w:p>
          <w:p w:rsidR="00404A9E" w:rsidRPr="00365D26" w:rsidRDefault="00404A9E" w:rsidP="003B3DBD">
            <w:pPr>
              <w:jc w:val="both"/>
              <w:rPr>
                <w:rFonts w:ascii="Times New Roman" w:hAnsi="Times New Roman"/>
                <w:szCs w:val="28"/>
                <w:lang w:val="nl-NL"/>
              </w:rPr>
            </w:pPr>
            <w:r w:rsidRPr="00365D26">
              <w:rPr>
                <w:rFonts w:ascii="Times New Roman" w:hAnsi="Times New Roman"/>
                <w:b/>
                <w:szCs w:val="28"/>
                <w:lang w:val="nl-NL"/>
              </w:rPr>
              <w:t>* Về QH ý nghĩa</w:t>
            </w:r>
            <w:r w:rsidRPr="00365D26">
              <w:rPr>
                <w:rFonts w:ascii="Times New Roman" w:hAnsi="Times New Roman"/>
                <w:szCs w:val="28"/>
                <w:lang w:val="nl-NL"/>
              </w:rPr>
              <w:t>: Chỉ rõ quan hệ giữa tâm trạng,hoàn cảnh của nhân vật Lão Hạc với sự việc mà nhân vật có nguyện vọng nhờ ông giáo giúp đỡ.</w:t>
            </w:r>
          </w:p>
          <w:p w:rsidR="00404A9E" w:rsidRPr="00365D26" w:rsidRDefault="00404A9E" w:rsidP="003B3DBD">
            <w:pPr>
              <w:rPr>
                <w:rFonts w:ascii="Times New Roman" w:hAnsi="Times New Roman"/>
              </w:rPr>
            </w:pPr>
            <w:r w:rsidRPr="00365D26">
              <w:rPr>
                <w:rFonts w:ascii="Times New Roman" w:hAnsi="Times New Roman"/>
                <w:szCs w:val="28"/>
                <w:lang w:val="nl-NL"/>
              </w:rPr>
              <w:t>* Không thể tách thành câu đơn được nếu tách các quan hệ trên bị phá vỡ.</w:t>
            </w:r>
          </w:p>
        </w:tc>
      </w:tr>
    </w:tbl>
    <w:p w:rsidR="00404A9E" w:rsidRDefault="00404A9E" w:rsidP="00404A9E">
      <w:pPr>
        <w:rPr>
          <w:rFonts w:ascii="Times New Roman" w:hAnsi="Times New Roman"/>
          <w:b/>
          <w:bCs/>
          <w:szCs w:val="28"/>
          <w:lang w:val="nl-NL"/>
        </w:rPr>
      </w:pPr>
      <w:r>
        <w:rPr>
          <w:rFonts w:ascii="Times New Roman" w:hAnsi="Times New Roman"/>
          <w:b/>
          <w:bCs/>
          <w:szCs w:val="28"/>
          <w:lang w:val="nl-NL"/>
        </w:rPr>
        <w:t>HOẠT ĐỘNG 4: CỦNG CỐ, VẬN DỤNG</w:t>
      </w:r>
    </w:p>
    <w:p w:rsidR="00404A9E" w:rsidRPr="00365D26" w:rsidRDefault="00404A9E" w:rsidP="00404A9E">
      <w:pPr>
        <w:rPr>
          <w:rFonts w:ascii="Times New Roman" w:hAnsi="Times New Roman"/>
          <w:b/>
          <w:bCs/>
          <w:szCs w:val="28"/>
          <w:lang w:val="nl-NL"/>
        </w:rPr>
      </w:pPr>
      <w:r w:rsidRPr="00365D26">
        <w:rPr>
          <w:rFonts w:ascii="Times New Roman" w:hAnsi="Times New Roman"/>
          <w:b/>
          <w:bCs/>
          <w:szCs w:val="28"/>
          <w:lang w:val="nl-NL"/>
        </w:rPr>
        <w:t xml:space="preserve">Củng cố bài học: </w:t>
      </w:r>
      <w:r w:rsidRPr="00365D26">
        <w:rPr>
          <w:rFonts w:ascii="Times New Roman" w:hAnsi="Times New Roman"/>
          <w:bCs/>
          <w:szCs w:val="28"/>
          <w:lang w:val="nl-NL"/>
        </w:rPr>
        <w:t>Gv tổng kết kiến thức bài học</w:t>
      </w:r>
      <w:r w:rsidRPr="00365D26">
        <w:rPr>
          <w:rFonts w:ascii="Times New Roman" w:hAnsi="Times New Roman"/>
          <w:bCs/>
          <w:szCs w:val="28"/>
          <w:lang w:val="nl-NL"/>
        </w:rPr>
        <w:br/>
      </w:r>
      <w:r w:rsidRPr="00365D26">
        <w:rPr>
          <w:rFonts w:ascii="Times New Roman" w:hAnsi="Times New Roman"/>
          <w:b/>
          <w:bCs/>
          <w:szCs w:val="28"/>
          <w:lang w:val="nl-NL"/>
        </w:rPr>
        <w:t>Hoạt động tiếp nối:</w:t>
      </w:r>
    </w:p>
    <w:p w:rsidR="00404A9E" w:rsidRPr="00365D26" w:rsidRDefault="00404A9E" w:rsidP="00404A9E">
      <w:pPr>
        <w:rPr>
          <w:rFonts w:ascii="Times New Roman" w:hAnsi="Times New Roman"/>
          <w:szCs w:val="28"/>
          <w:lang w:val="nl-NL"/>
        </w:rPr>
      </w:pPr>
      <w:r w:rsidRPr="00365D26">
        <w:rPr>
          <w:rFonts w:ascii="Times New Roman" w:hAnsi="Times New Roman"/>
          <w:szCs w:val="28"/>
          <w:lang w:val="nl-NL"/>
        </w:rPr>
        <w:t xml:space="preserve">   Hướng dẫn học ở nhà:</w:t>
      </w:r>
    </w:p>
    <w:p w:rsidR="00404A9E" w:rsidRPr="00365D26" w:rsidRDefault="00404A9E" w:rsidP="00404A9E">
      <w:pPr>
        <w:rPr>
          <w:rFonts w:ascii="Times New Roman" w:hAnsi="Times New Roman"/>
          <w:szCs w:val="28"/>
        </w:rPr>
      </w:pPr>
      <w:r w:rsidRPr="00365D26">
        <w:rPr>
          <w:rFonts w:ascii="Times New Roman" w:hAnsi="Times New Roman"/>
          <w:szCs w:val="28"/>
          <w:lang w:val="nl-NL"/>
        </w:rPr>
        <w:tab/>
      </w:r>
      <w:r w:rsidRPr="00365D26">
        <w:rPr>
          <w:rFonts w:ascii="Times New Roman" w:hAnsi="Times New Roman"/>
          <w:szCs w:val="28"/>
        </w:rPr>
        <w:t>- Nắm đặc điểm câu ghép , hoàn thành bài tập còn lại.</w:t>
      </w:r>
    </w:p>
    <w:p w:rsidR="00404A9E" w:rsidRPr="00365D26" w:rsidRDefault="00404A9E" w:rsidP="00404A9E">
      <w:pPr>
        <w:rPr>
          <w:rFonts w:ascii="Times New Roman" w:hAnsi="Times New Roman"/>
          <w:szCs w:val="28"/>
        </w:rPr>
      </w:pPr>
    </w:p>
    <w:p w:rsidR="00404A9E" w:rsidRDefault="00404A9E" w:rsidP="00404A9E">
      <w:pPr>
        <w:keepNext/>
        <w:keepLines/>
        <w:outlineLvl w:val="6"/>
        <w:rPr>
          <w:rFonts w:ascii="Times New Roman" w:eastAsiaTheme="majorEastAsia" w:hAnsi="Times New Roman"/>
          <w:b/>
          <w:i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Pr="00365D26" w:rsidRDefault="00365D26" w:rsidP="00365D26">
      <w:pPr>
        <w:rPr>
          <w:rFonts w:ascii="Times New Roman" w:hAnsi="Times New Roman"/>
          <w:b/>
          <w:bCs/>
          <w:szCs w:val="28"/>
        </w:rPr>
      </w:pPr>
    </w:p>
    <w:p w:rsidR="00365D26" w:rsidRDefault="00404A9E" w:rsidP="00365D26">
      <w:pPr>
        <w:rPr>
          <w:rFonts w:ascii="Times New Roman" w:hAnsi="Times New Roman"/>
          <w:b/>
          <w:bCs/>
          <w:szCs w:val="28"/>
        </w:rPr>
      </w:pPr>
      <w:r>
        <w:rPr>
          <w:rFonts w:ascii="Times New Roman" w:hAnsi="Times New Roman"/>
          <w:b/>
          <w:bCs/>
          <w:szCs w:val="28"/>
        </w:rPr>
        <w:t xml:space="preserve">Tiết 41: </w:t>
      </w:r>
    </w:p>
    <w:p w:rsidR="00404A9E" w:rsidRDefault="00404A9E" w:rsidP="00404A9E">
      <w:pPr>
        <w:jc w:val="center"/>
        <w:rPr>
          <w:rFonts w:ascii="Times New Roman" w:hAnsi="Times New Roman"/>
          <w:b/>
          <w:bCs/>
          <w:i/>
          <w:sz w:val="52"/>
          <w:szCs w:val="52"/>
        </w:rPr>
      </w:pPr>
      <w:r w:rsidRPr="00404A9E">
        <w:rPr>
          <w:rFonts w:ascii="Times New Roman" w:hAnsi="Times New Roman"/>
          <w:b/>
          <w:bCs/>
          <w:i/>
          <w:sz w:val="52"/>
          <w:szCs w:val="52"/>
        </w:rPr>
        <w:t>Trả bài kiểm tra giữa học kỳ</w:t>
      </w:r>
    </w:p>
    <w:p w:rsidR="00F119EA" w:rsidRPr="00365D26" w:rsidRDefault="00F119EA" w:rsidP="00F119EA">
      <w:pPr>
        <w:spacing w:before="60" w:after="60"/>
        <w:rPr>
          <w:rFonts w:ascii="Times New Roman" w:hAnsi="Times New Roman"/>
          <w:b/>
          <w:i/>
          <w:szCs w:val="28"/>
          <w:lang w:val="nl-NL"/>
        </w:rPr>
      </w:pPr>
      <w:r>
        <w:rPr>
          <w:rFonts w:ascii="Times New Roman" w:hAnsi="Times New Roman"/>
          <w:b/>
          <w:szCs w:val="28"/>
        </w:rPr>
        <w:t>I. Mục tiê</w:t>
      </w:r>
      <w:r w:rsidRPr="00365D26">
        <w:rPr>
          <w:rFonts w:ascii="Times New Roman" w:hAnsi="Times New Roman"/>
          <w:b/>
          <w:szCs w:val="28"/>
        </w:rPr>
        <w:t>u bài học:</w:t>
      </w:r>
    </w:p>
    <w:p w:rsidR="00F119EA" w:rsidRPr="00365D26" w:rsidRDefault="00F119EA" w:rsidP="00F119EA">
      <w:pPr>
        <w:spacing w:before="60" w:after="60"/>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1. Về kiến thức:</w:t>
      </w:r>
    </w:p>
    <w:p w:rsidR="00F119EA" w:rsidRPr="00365D26" w:rsidRDefault="00F119EA" w:rsidP="00F119EA">
      <w:pPr>
        <w:spacing w:before="60" w:after="60"/>
        <w:rPr>
          <w:rFonts w:ascii="Times New Roman" w:hAnsi="Times New Roman"/>
          <w:szCs w:val="28"/>
        </w:rPr>
      </w:pPr>
      <w:r w:rsidRPr="00365D26">
        <w:rPr>
          <w:rFonts w:ascii="Times New Roman" w:hAnsi="Times New Roman"/>
          <w:szCs w:val="28"/>
        </w:rPr>
        <w:tab/>
        <w:t>- Ôn tập củng cố kiến thức văn bản tự sự kết hợp miêu tả và biểu cảm đánh giá.</w:t>
      </w:r>
    </w:p>
    <w:p w:rsidR="00F119EA" w:rsidRPr="00365D26" w:rsidRDefault="00F119EA" w:rsidP="00F119EA">
      <w:pPr>
        <w:spacing w:before="60" w:after="60"/>
        <w:ind w:firstLine="567"/>
        <w:rPr>
          <w:rFonts w:ascii="Times New Roman" w:hAnsi="Times New Roman"/>
          <w:szCs w:val="28"/>
        </w:rPr>
      </w:pPr>
      <w:r w:rsidRPr="00365D26">
        <w:rPr>
          <w:rFonts w:ascii="Times New Roman" w:hAnsi="Times New Roman"/>
          <w:szCs w:val="28"/>
        </w:rPr>
        <w:tab/>
        <w:t>- Giúp học sinh có khả năng tự kiểm tra bài vết của  mình, có ý thức tích hợp với các phân môn  tập làm văn, tiếng việt.</w:t>
      </w:r>
    </w:p>
    <w:p w:rsidR="00F119EA" w:rsidRPr="00365D26" w:rsidRDefault="00F119EA" w:rsidP="00F119EA">
      <w:pPr>
        <w:spacing w:before="60" w:after="60"/>
        <w:ind w:firstLine="567"/>
        <w:rPr>
          <w:rFonts w:ascii="Times New Roman" w:hAnsi="Times New Roman"/>
          <w:szCs w:val="28"/>
        </w:rPr>
      </w:pPr>
      <w:r w:rsidRPr="00365D26">
        <w:rPr>
          <w:rFonts w:ascii="Times New Roman" w:hAnsi="Times New Roman"/>
          <w:szCs w:val="28"/>
        </w:rPr>
        <w:tab/>
        <w:t>- Thông qua bài kiểm  tra văn giúp các em nắm vững hơn kiến thức về phần văn học Việt Nam từ 1930 – 1945.</w:t>
      </w:r>
    </w:p>
    <w:p w:rsidR="00F119EA" w:rsidRPr="00365D26" w:rsidRDefault="00F119EA" w:rsidP="00F119EA">
      <w:pPr>
        <w:spacing w:before="60" w:after="60"/>
        <w:ind w:firstLine="567"/>
        <w:rPr>
          <w:rFonts w:ascii="Times New Roman" w:hAnsi="Times New Roman"/>
          <w:szCs w:val="28"/>
        </w:rPr>
      </w:pPr>
      <w:r w:rsidRPr="00365D26">
        <w:rPr>
          <w:rFonts w:ascii="Times New Roman" w:hAnsi="Times New Roman"/>
          <w:szCs w:val="28"/>
        </w:rPr>
        <w:tab/>
        <w:t>- Học sinh biết sử dụng những lỗi mà thường gặp phải: Như tạo lập một đọan văn, diễn đạt từng từ ....</w:t>
      </w:r>
    </w:p>
    <w:p w:rsidR="00F119EA" w:rsidRPr="00365D26" w:rsidRDefault="00F119EA" w:rsidP="00F119EA">
      <w:pPr>
        <w:spacing w:before="60" w:after="60"/>
        <w:rPr>
          <w:rFonts w:ascii="Times New Roman" w:hAnsi="Times New Roman"/>
          <w:b/>
          <w:szCs w:val="28"/>
        </w:rPr>
      </w:pPr>
      <w:r w:rsidRPr="00365D26">
        <w:rPr>
          <w:rFonts w:ascii="Times New Roman" w:hAnsi="Times New Roman"/>
          <w:b/>
          <w:szCs w:val="28"/>
        </w:rPr>
        <w:t>II.Chuẩn bị của giỏo viờn và học sinh:</w:t>
      </w:r>
    </w:p>
    <w:p w:rsidR="00F119EA" w:rsidRPr="00365D26" w:rsidRDefault="00F119EA" w:rsidP="00F119EA">
      <w:pPr>
        <w:rPr>
          <w:rFonts w:ascii="Times New Roman" w:hAnsi="Times New Roman"/>
          <w:szCs w:val="28"/>
        </w:rPr>
      </w:pPr>
      <w:r w:rsidRPr="00365D26">
        <w:rPr>
          <w:rFonts w:ascii="Times New Roman" w:hAnsi="Times New Roman"/>
          <w:b/>
          <w:szCs w:val="28"/>
        </w:rPr>
        <w:t xml:space="preserve">  1. Giỏo viờn: </w:t>
      </w:r>
      <w:r w:rsidRPr="00365D26">
        <w:rPr>
          <w:rFonts w:ascii="Times New Roman" w:hAnsi="Times New Roman"/>
          <w:szCs w:val="28"/>
        </w:rPr>
        <w:t>Chấm, trả bài cho học sinh</w:t>
      </w:r>
    </w:p>
    <w:p w:rsidR="00F119EA" w:rsidRPr="00365D26" w:rsidRDefault="00F119EA" w:rsidP="00F119EA">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xml:space="preserve"> : ôn lại tất cả các kiến thức thuộc phần trên.</w:t>
      </w:r>
    </w:p>
    <w:p w:rsidR="00F119EA" w:rsidRPr="00365D26" w:rsidRDefault="00F119EA" w:rsidP="00F119EA">
      <w:pPr>
        <w:rPr>
          <w:rFonts w:ascii="Times New Roman" w:hAnsi="Times New Roman"/>
          <w:szCs w:val="28"/>
        </w:rPr>
      </w:pPr>
      <w:r w:rsidRPr="00365D26">
        <w:rPr>
          <w:rFonts w:ascii="Times New Roman" w:hAnsi="Times New Roman"/>
          <w:b/>
          <w:szCs w:val="28"/>
        </w:rPr>
        <w:t xml:space="preserve">III.Phương pháp dạy học: </w:t>
      </w:r>
      <w:r>
        <w:rPr>
          <w:rFonts w:ascii="Times New Roman" w:hAnsi="Times New Roman"/>
          <w:szCs w:val="28"/>
        </w:rPr>
        <w:t>Đọc hiểu, vấn đáp, thuyết trì</w:t>
      </w:r>
      <w:r w:rsidRPr="00365D26">
        <w:rPr>
          <w:rFonts w:ascii="Times New Roman" w:hAnsi="Times New Roman"/>
          <w:szCs w:val="28"/>
        </w:rPr>
        <w:t>nh</w:t>
      </w:r>
    </w:p>
    <w:p w:rsidR="00F119EA" w:rsidRPr="00365D26" w:rsidRDefault="00F119EA" w:rsidP="00F119EA">
      <w:pPr>
        <w:rPr>
          <w:rFonts w:ascii="Times New Roman" w:hAnsi="Times New Roman"/>
          <w:b/>
          <w:szCs w:val="28"/>
        </w:rPr>
      </w:pPr>
      <w:r w:rsidRPr="00365D26">
        <w:rPr>
          <w:rFonts w:ascii="Times New Roman" w:hAnsi="Times New Roman"/>
          <w:b/>
          <w:szCs w:val="28"/>
        </w:rPr>
        <w:t>IV.Tiến trỡnh dạy học:</w:t>
      </w:r>
    </w:p>
    <w:p w:rsidR="00F119EA" w:rsidRPr="00365D26" w:rsidRDefault="00F119EA" w:rsidP="00F119EA">
      <w:pPr>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1.Ổn định trật tự:</w:t>
      </w:r>
      <w:r w:rsidRPr="00365D26">
        <w:rPr>
          <w:rFonts w:ascii="Times New Roman" w:hAnsi="Times New Roman"/>
          <w:szCs w:val="28"/>
        </w:rPr>
        <w:t xml:space="preserve"> Kiểm tra sĩ số</w:t>
      </w:r>
      <w:r w:rsidRPr="00365D26">
        <w:rPr>
          <w:rFonts w:ascii="Times New Roman" w:hAnsi="Times New Roman"/>
          <w:szCs w:val="28"/>
        </w:rPr>
        <w:br/>
        <w:t xml:space="preserve">  </w:t>
      </w:r>
      <w:r w:rsidRPr="00365D26">
        <w:rPr>
          <w:rFonts w:ascii="Times New Roman" w:hAnsi="Times New Roman"/>
          <w:b/>
          <w:szCs w:val="28"/>
        </w:rPr>
        <w:t>2.Kiểm tra bài cũ :</w:t>
      </w:r>
      <w:r w:rsidRPr="00365D26">
        <w:rPr>
          <w:rFonts w:ascii="Times New Roman" w:hAnsi="Times New Roman"/>
          <w:szCs w:val="28"/>
        </w:rPr>
        <w:t xml:space="preserve"> - Kiểm tra chuẩn bị của học sinh.</w:t>
      </w:r>
      <w:r w:rsidRPr="00365D26">
        <w:rPr>
          <w:rFonts w:ascii="Times New Roman" w:hAnsi="Times New Roman"/>
          <w:szCs w:val="28"/>
        </w:rPr>
        <w:br/>
      </w:r>
      <w:r w:rsidRPr="00365D26">
        <w:rPr>
          <w:rFonts w:ascii="Times New Roman" w:hAnsi="Times New Roman"/>
          <w:b/>
          <w:szCs w:val="28"/>
        </w:rPr>
        <w:t xml:space="preserve">  3.Giới thiệu và dạy bài học mới:</w:t>
      </w:r>
    </w:p>
    <w:p w:rsidR="00F119EA" w:rsidRPr="00365D26" w:rsidRDefault="00F119EA" w:rsidP="00F119EA">
      <w:pPr>
        <w:spacing w:before="60" w:after="60"/>
        <w:ind w:firstLine="567"/>
        <w:rPr>
          <w:rFonts w:ascii="Times New Roman" w:hAnsi="Times New Roman"/>
          <w:szCs w:val="28"/>
        </w:rPr>
      </w:pPr>
      <w:r w:rsidRPr="00365D26">
        <w:rPr>
          <w:rFonts w:ascii="Times New Roman" w:hAnsi="Times New Roman"/>
          <w:b/>
          <w:bCs/>
          <w:sz w:val="16"/>
          <w:szCs w:val="28"/>
        </w:rPr>
        <w:tab/>
      </w:r>
      <w:r w:rsidRPr="00365D26">
        <w:rPr>
          <w:rFonts w:ascii="Times New Roman" w:hAnsi="Times New Roman"/>
          <w:bCs/>
          <w:szCs w:val="28"/>
        </w:rPr>
        <w:t xml:space="preserve">Để </w:t>
      </w:r>
      <w:r w:rsidRPr="00365D26">
        <w:rPr>
          <w:rFonts w:ascii="Times New Roman" w:hAnsi="Times New Roman"/>
          <w:szCs w:val="28"/>
        </w:rPr>
        <w:t>giúp các em có cái nhìn chính xác về nội dung một số kiến thức đã được học về phần Đọc hiểu văn bản</w:t>
      </w:r>
      <w:r>
        <w:rPr>
          <w:rFonts w:ascii="Times New Roman" w:hAnsi="Times New Roman"/>
          <w:szCs w:val="28"/>
        </w:rPr>
        <w:t>, Tiếng Việt và Tập làm văn cũng như</w:t>
      </w:r>
      <w:r w:rsidRPr="00365D26">
        <w:rPr>
          <w:rFonts w:ascii="Times New Roman" w:hAnsi="Times New Roman"/>
          <w:szCs w:val="28"/>
        </w:rPr>
        <w:t xml:space="preserve"> biết sửa những lỗi về nội dung và diễn đạt t</w:t>
      </w:r>
      <w:r>
        <w:rPr>
          <w:rFonts w:ascii="Times New Roman" w:hAnsi="Times New Roman"/>
          <w:szCs w:val="28"/>
        </w:rPr>
        <w:t>rong các bài kiểm tra vừa qua, t</w:t>
      </w:r>
      <w:r w:rsidRPr="00365D26">
        <w:rPr>
          <w:rFonts w:ascii="Times New Roman" w:hAnsi="Times New Roman"/>
          <w:szCs w:val="28"/>
        </w:rPr>
        <w:t>rong giờ trả bài cô giáo cùng các em phát hiện và sửa lỗi những kiến thức đã nêu.</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192"/>
      </w:tblGrid>
      <w:tr w:rsidR="00F119EA" w:rsidRPr="00365D26" w:rsidTr="003B3DBD">
        <w:tc>
          <w:tcPr>
            <w:tcW w:w="3192" w:type="dxa"/>
            <w:vAlign w:val="center"/>
          </w:tcPr>
          <w:p w:rsidR="00F119EA" w:rsidRPr="00365D26" w:rsidRDefault="00F119EA"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w:t>
            </w:r>
            <w:r>
              <w:rPr>
                <w:rFonts w:ascii="Times New Roman" w:hAnsi="Times New Roman"/>
                <w:b/>
                <w:kern w:val="1"/>
                <w:szCs w:val="28"/>
              </w:rPr>
              <w:t>g của giáo viê</w:t>
            </w:r>
            <w:r w:rsidRPr="00365D26">
              <w:rPr>
                <w:rFonts w:ascii="Times New Roman" w:hAnsi="Times New Roman"/>
                <w:b/>
                <w:kern w:val="1"/>
                <w:szCs w:val="28"/>
              </w:rPr>
              <w:t>n</w:t>
            </w:r>
          </w:p>
        </w:tc>
        <w:tc>
          <w:tcPr>
            <w:tcW w:w="3192" w:type="dxa"/>
            <w:vAlign w:val="center"/>
          </w:tcPr>
          <w:p w:rsidR="00F119EA" w:rsidRPr="00365D26" w:rsidRDefault="00F119EA"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vAlign w:val="center"/>
          </w:tcPr>
          <w:p w:rsidR="00F119EA" w:rsidRPr="00365D26" w:rsidRDefault="00F119EA"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F119EA" w:rsidRPr="00365D26" w:rsidTr="003B3DBD">
        <w:tc>
          <w:tcPr>
            <w:tcW w:w="3192" w:type="dxa"/>
          </w:tcPr>
          <w:p w:rsidR="00F119EA" w:rsidRPr="00365D26" w:rsidRDefault="00F119EA" w:rsidP="003B3DBD">
            <w:pPr>
              <w:rPr>
                <w:rFonts w:ascii="Times New Roman" w:hAnsi="Times New Roman"/>
                <w:szCs w:val="28"/>
              </w:rPr>
            </w:pPr>
            <w:r w:rsidRPr="00365D26">
              <w:rPr>
                <w:rFonts w:ascii="Times New Roman" w:hAnsi="Times New Roman"/>
                <w:szCs w:val="28"/>
              </w:rPr>
              <w:t>GV cho hs đọc đề bài.</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GV cho hs đọc lại đề bài.</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b/>
                <w:i/>
                <w:szCs w:val="28"/>
              </w:rPr>
            </w:pPr>
            <w:r w:rsidRPr="00365D26">
              <w:rPr>
                <w:rFonts w:ascii="Times New Roman" w:hAnsi="Times New Roman"/>
                <w:b/>
                <w:i/>
                <w:szCs w:val="28"/>
              </w:rPr>
              <w:t xml:space="preserve">     ? Xác định yêu cầu của đề bài?</w:t>
            </w:r>
          </w:p>
          <w:p w:rsidR="00F119EA" w:rsidRPr="00365D26" w:rsidRDefault="00F119EA" w:rsidP="003B3DBD">
            <w:pPr>
              <w:rPr>
                <w:rFonts w:ascii="Times New Roman" w:hAnsi="Times New Roman"/>
                <w:szCs w:val="28"/>
              </w:rPr>
            </w:pPr>
            <w:r w:rsidRPr="00365D26">
              <w:rPr>
                <w:rFonts w:ascii="Times New Roman" w:hAnsi="Times New Roman"/>
                <w:b/>
                <w:i/>
                <w:szCs w:val="28"/>
              </w:rPr>
              <w:t xml:space="preserve">     ? Lựa chọn ngôi kể?</w:t>
            </w:r>
            <w:r w:rsidRPr="00365D26">
              <w:rPr>
                <w:rFonts w:ascii="Times New Roman" w:hAnsi="Times New Roman"/>
                <w:szCs w:val="28"/>
              </w:rPr>
              <w:t xml:space="preserve"> </w:t>
            </w:r>
          </w:p>
          <w:p w:rsidR="00F119EA" w:rsidRPr="00365D26" w:rsidRDefault="00F119EA" w:rsidP="003B3DBD">
            <w:pPr>
              <w:rPr>
                <w:rFonts w:ascii="Times New Roman" w:hAnsi="Times New Roman"/>
                <w:b/>
                <w:i/>
                <w:szCs w:val="28"/>
              </w:rPr>
            </w:pPr>
            <w:r w:rsidRPr="00365D26">
              <w:rPr>
                <w:rFonts w:ascii="Times New Roman" w:hAnsi="Times New Roman"/>
                <w:b/>
                <w:i/>
                <w:szCs w:val="28"/>
              </w:rPr>
              <w:t xml:space="preserve">     ? Phương thức biểu đạt?</w:t>
            </w:r>
          </w:p>
          <w:p w:rsidR="00F119EA" w:rsidRPr="00365D26" w:rsidRDefault="00F119EA" w:rsidP="003B3DBD">
            <w:pPr>
              <w:rPr>
                <w:rFonts w:ascii="Times New Roman" w:hAnsi="Times New Roman"/>
                <w:szCs w:val="28"/>
              </w:rPr>
            </w:pPr>
            <w:r w:rsidRPr="00365D26">
              <w:rPr>
                <w:rFonts w:ascii="Times New Roman" w:hAnsi="Times New Roman"/>
                <w:szCs w:val="28"/>
              </w:rPr>
              <w:t>GV hướng dẫn h/s xây dựng dàn ý.</w:t>
            </w:r>
          </w:p>
          <w:p w:rsidR="00F119EA" w:rsidRPr="00365D26" w:rsidRDefault="00F119EA" w:rsidP="003B3DBD">
            <w:pPr>
              <w:rPr>
                <w:rFonts w:ascii="Times New Roman" w:hAnsi="Times New Roman"/>
                <w:b/>
                <w:i/>
                <w:szCs w:val="28"/>
              </w:rPr>
            </w:pPr>
            <w:r w:rsidRPr="00365D26">
              <w:rPr>
                <w:rFonts w:ascii="Times New Roman" w:hAnsi="Times New Roman"/>
                <w:b/>
                <w:i/>
                <w:szCs w:val="28"/>
              </w:rPr>
              <w:t xml:space="preserve">     ? Trình bày phần mở bài TB và KB.</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GV khái quát</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GV trả bài cho hs.</w:t>
            </w:r>
          </w:p>
          <w:p w:rsidR="00F119EA" w:rsidRPr="00365D26" w:rsidRDefault="00F119EA" w:rsidP="003B3DBD">
            <w:pPr>
              <w:rPr>
                <w:rFonts w:ascii="Times New Roman" w:hAnsi="Times New Roman"/>
                <w:szCs w:val="28"/>
              </w:rPr>
            </w:pPr>
            <w:r w:rsidRPr="00365D26">
              <w:rPr>
                <w:rFonts w:ascii="Times New Roman" w:hAnsi="Times New Roman"/>
                <w:szCs w:val="28"/>
              </w:rPr>
              <w:t>- Yêu cầu hs nhận xét bài làm của mình theo dàn ý.</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GV nhận xét chung.</w:t>
            </w:r>
          </w:p>
          <w:p w:rsidR="00F119EA" w:rsidRPr="00365D26" w:rsidRDefault="00F119EA" w:rsidP="003B3DBD">
            <w:pPr>
              <w:rPr>
                <w:rFonts w:ascii="Times New Roman" w:hAnsi="Times New Roman"/>
                <w:szCs w:val="28"/>
              </w:rPr>
            </w:pPr>
            <w:r w:rsidRPr="00365D26">
              <w:rPr>
                <w:rFonts w:ascii="Times New Roman" w:hAnsi="Times New Roman"/>
                <w:szCs w:val="28"/>
              </w:rPr>
              <w:t>- GV nhận xét bài làm của hs về các mặt ưu điểm và nhược điểm.</w:t>
            </w:r>
          </w:p>
          <w:p w:rsidR="00F119EA" w:rsidRPr="00365D26" w:rsidRDefault="00F119EA" w:rsidP="003B3DBD">
            <w:pPr>
              <w:rPr>
                <w:rFonts w:ascii="Times New Roman" w:hAnsi="Times New Roman"/>
                <w:b/>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GV trả bài cho hs đối chiếu đáp án và nhận xét bài làm của mình.</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GV lấy điểm.</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Gv viết các lỗi hs mắc phải ra bảng phụ yêu cầu hs thảo luận và chữa.</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Gọi học sinh nhận xét, sửa chữa</w:t>
            </w:r>
          </w:p>
          <w:p w:rsidR="00F119EA" w:rsidRPr="00365D26" w:rsidRDefault="00F119EA" w:rsidP="003B3DBD">
            <w:pPr>
              <w:rPr>
                <w:rFonts w:ascii="Times New Roman" w:hAnsi="Times New Roman"/>
              </w:rPr>
            </w:pPr>
          </w:p>
        </w:tc>
        <w:tc>
          <w:tcPr>
            <w:tcW w:w="3192" w:type="dxa"/>
          </w:tcPr>
          <w:p w:rsidR="00F119EA" w:rsidRPr="00365D26" w:rsidRDefault="00F119EA" w:rsidP="003B3DBD">
            <w:pPr>
              <w:keepNext/>
              <w:keepLines/>
              <w:outlineLvl w:val="6"/>
              <w:rPr>
                <w:rFonts w:ascii="Times New Roman" w:eastAsiaTheme="majorEastAsia" w:hAnsi="Times New Roman"/>
                <w:b/>
                <w:bCs/>
                <w:i/>
                <w:iCs/>
                <w:color w:val="000000"/>
                <w:szCs w:val="28"/>
              </w:rPr>
            </w:pPr>
            <w:r w:rsidRPr="00365D26">
              <w:rPr>
                <w:rFonts w:ascii="Times New Roman" w:eastAsiaTheme="majorEastAsia" w:hAnsi="Times New Roman"/>
                <w:b/>
                <w:bCs/>
                <w:i/>
                <w:iCs/>
                <w:color w:val="000000"/>
                <w:szCs w:val="28"/>
              </w:rPr>
              <w:lastRenderedPageBreak/>
              <w:t>- GV ghi đề bài lên bảng.</w:t>
            </w:r>
          </w:p>
          <w:p w:rsidR="00F119EA" w:rsidRPr="00365D26" w:rsidRDefault="00F119EA" w:rsidP="003B3DBD">
            <w:pPr>
              <w:rPr>
                <w:rFonts w:ascii="Times New Roman" w:hAnsi="Times New Roman"/>
                <w:color w:val="000000"/>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HS xác định yêu cầu và ngôi kể.</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Nhận xét</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Hs thảo luận</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HS ghi ý đúng.</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xml:space="preserve"> </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HS đọc bài và nhận xét bài làm của mình.</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HS lắng nghe</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Học sinh đọc, chữa bài</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szCs w:val="28"/>
              </w:rPr>
            </w:pPr>
            <w:r w:rsidRPr="00365D26">
              <w:rPr>
                <w:rFonts w:ascii="Times New Roman" w:hAnsi="Times New Roman"/>
                <w:szCs w:val="28"/>
              </w:rPr>
              <w:t xml:space="preserve">- Chữa lỗi </w:t>
            </w:r>
          </w:p>
          <w:p w:rsidR="00F119EA" w:rsidRPr="00365D26" w:rsidRDefault="00F119EA" w:rsidP="003B3DBD">
            <w:pPr>
              <w:rPr>
                <w:rFonts w:ascii="Times New Roman" w:hAnsi="Times New Roman"/>
              </w:rPr>
            </w:pPr>
          </w:p>
        </w:tc>
        <w:tc>
          <w:tcPr>
            <w:tcW w:w="3192" w:type="dxa"/>
          </w:tcPr>
          <w:p w:rsidR="00F119EA" w:rsidRPr="00365D26" w:rsidRDefault="00F119EA" w:rsidP="003B3DBD">
            <w:pPr>
              <w:spacing w:line="480" w:lineRule="auto"/>
              <w:rPr>
                <w:rFonts w:ascii="Times New Roman" w:hAnsi="Times New Roman"/>
                <w:i/>
                <w:szCs w:val="28"/>
                <w:u w:val="single"/>
              </w:rPr>
            </w:pPr>
            <w:r>
              <w:rPr>
                <w:rFonts w:ascii="Times New Roman" w:hAnsi="Times New Roman"/>
                <w:i/>
                <w:szCs w:val="28"/>
                <w:u w:val="single"/>
              </w:rPr>
              <w:lastRenderedPageBreak/>
              <w:t>A. Trả bài kiểm tra GHK</w:t>
            </w:r>
            <w:r w:rsidRPr="00365D26">
              <w:rPr>
                <w:rFonts w:ascii="Times New Roman" w:hAnsi="Times New Roman"/>
                <w:i/>
                <w:szCs w:val="28"/>
                <w:u w:val="single"/>
              </w:rPr>
              <w:t>.</w:t>
            </w:r>
          </w:p>
          <w:p w:rsidR="00F119EA" w:rsidRPr="00365D26" w:rsidRDefault="00F119EA" w:rsidP="003B3DBD">
            <w:pPr>
              <w:jc w:val="center"/>
              <w:rPr>
                <w:rFonts w:ascii="Times New Roman" w:hAnsi="Times New Roman"/>
                <w:b/>
                <w:bCs/>
                <w:i/>
                <w:szCs w:val="28"/>
                <w:u w:val="single"/>
              </w:rPr>
            </w:pPr>
            <w:r w:rsidRPr="00365D26">
              <w:rPr>
                <w:rFonts w:ascii="Times New Roman" w:hAnsi="Times New Roman"/>
                <w:b/>
                <w:bCs/>
                <w:i/>
                <w:szCs w:val="28"/>
                <w:u w:val="single"/>
              </w:rPr>
              <w:t>Đề  bài:</w:t>
            </w:r>
          </w:p>
          <w:p w:rsidR="00F119EA" w:rsidRPr="00365D26" w:rsidRDefault="00F119EA" w:rsidP="003B3DBD">
            <w:pPr>
              <w:rPr>
                <w:rFonts w:ascii="Times New Roman" w:hAnsi="Times New Roman"/>
                <w:szCs w:val="28"/>
              </w:rPr>
            </w:pPr>
          </w:p>
          <w:p w:rsidR="00F119EA" w:rsidRPr="00365D26" w:rsidRDefault="00F119EA" w:rsidP="003B3DBD">
            <w:pPr>
              <w:rPr>
                <w:rFonts w:ascii="Times New Roman" w:hAnsi="Times New Roman"/>
                <w:i/>
                <w:szCs w:val="28"/>
              </w:rPr>
            </w:pPr>
            <w:r w:rsidRPr="00365D26">
              <w:rPr>
                <w:rFonts w:ascii="Times New Roman" w:hAnsi="Times New Roman"/>
                <w:i/>
                <w:szCs w:val="28"/>
              </w:rPr>
              <w:t>I. Kiểm tra việc chữa bài của học sinh</w:t>
            </w:r>
          </w:p>
          <w:p w:rsidR="00F119EA" w:rsidRPr="00365D26" w:rsidRDefault="00F119EA" w:rsidP="003B3DBD">
            <w:pPr>
              <w:rPr>
                <w:rFonts w:ascii="Times New Roman" w:hAnsi="Times New Roman"/>
                <w:szCs w:val="28"/>
              </w:rPr>
            </w:pPr>
            <w:r w:rsidRPr="00365D26">
              <w:rPr>
                <w:rFonts w:ascii="Times New Roman" w:hAnsi="Times New Roman"/>
                <w:szCs w:val="28"/>
              </w:rPr>
              <w:t>- Học sinh kiểm tra lẫn nhau theo nhóm.</w:t>
            </w:r>
          </w:p>
          <w:p w:rsidR="00F119EA" w:rsidRPr="00365D26" w:rsidRDefault="00F119EA" w:rsidP="003B3DBD">
            <w:pPr>
              <w:rPr>
                <w:rFonts w:ascii="Times New Roman" w:hAnsi="Times New Roman"/>
                <w:szCs w:val="28"/>
              </w:rPr>
            </w:pPr>
            <w:r w:rsidRPr="00365D26">
              <w:rPr>
                <w:rFonts w:ascii="Times New Roman" w:hAnsi="Times New Roman"/>
                <w:szCs w:val="28"/>
              </w:rPr>
              <w:t>- Giáo viên kiểm tra bài chữa của học sinh.</w:t>
            </w:r>
          </w:p>
          <w:p w:rsidR="00F119EA" w:rsidRPr="00365D26" w:rsidRDefault="00F119EA" w:rsidP="003B3DBD">
            <w:pPr>
              <w:rPr>
                <w:rFonts w:ascii="Times New Roman" w:hAnsi="Times New Roman"/>
                <w:szCs w:val="28"/>
              </w:rPr>
            </w:pPr>
            <w:r w:rsidRPr="00365D26">
              <w:rPr>
                <w:rFonts w:ascii="Times New Roman" w:hAnsi="Times New Roman"/>
                <w:szCs w:val="28"/>
              </w:rPr>
              <w:t>- Nhận xét kết quả kiểm tra.</w:t>
            </w:r>
          </w:p>
          <w:p w:rsidR="00F119EA" w:rsidRPr="00365D26" w:rsidRDefault="00F119EA" w:rsidP="003B3DBD">
            <w:pPr>
              <w:rPr>
                <w:rFonts w:ascii="Times New Roman" w:hAnsi="Times New Roman"/>
                <w:i/>
                <w:szCs w:val="28"/>
              </w:rPr>
            </w:pPr>
            <w:r w:rsidRPr="00365D26">
              <w:rPr>
                <w:rFonts w:ascii="Times New Roman" w:hAnsi="Times New Roman"/>
                <w:i/>
                <w:szCs w:val="28"/>
              </w:rPr>
              <w:t>II. Nhận xét về kết quả làm bài của học sinh.</w:t>
            </w:r>
          </w:p>
          <w:p w:rsidR="00F119EA" w:rsidRPr="00365D26" w:rsidRDefault="00F119EA" w:rsidP="003B3DBD">
            <w:pPr>
              <w:rPr>
                <w:rFonts w:ascii="Times New Roman" w:hAnsi="Times New Roman"/>
                <w:b/>
                <w:bCs/>
                <w:i/>
                <w:iCs/>
                <w:szCs w:val="28"/>
                <w:u w:val="single"/>
              </w:rPr>
            </w:pPr>
            <w:r w:rsidRPr="00365D26">
              <w:rPr>
                <w:rFonts w:ascii="Times New Roman" w:hAnsi="Times New Roman"/>
                <w:b/>
                <w:bCs/>
                <w:szCs w:val="28"/>
                <w:u w:val="single"/>
              </w:rPr>
              <w:t xml:space="preserve">1. </w:t>
            </w:r>
            <w:r w:rsidRPr="00365D26">
              <w:rPr>
                <w:rFonts w:ascii="Times New Roman" w:hAnsi="Times New Roman"/>
                <w:b/>
                <w:bCs/>
                <w:i/>
                <w:iCs/>
                <w:szCs w:val="28"/>
                <w:u w:val="single"/>
              </w:rPr>
              <w:t>Ưu điểm</w:t>
            </w:r>
          </w:p>
          <w:p w:rsidR="00F119EA" w:rsidRPr="00365D26" w:rsidRDefault="00F119EA" w:rsidP="003B3DBD">
            <w:pPr>
              <w:rPr>
                <w:rFonts w:ascii="Times New Roman" w:hAnsi="Times New Roman"/>
                <w:szCs w:val="28"/>
              </w:rPr>
            </w:pPr>
            <w:r w:rsidRPr="00365D26">
              <w:rPr>
                <w:rFonts w:ascii="Times New Roman" w:hAnsi="Times New Roman"/>
                <w:szCs w:val="28"/>
              </w:rPr>
              <w:t xml:space="preserve">- Xác định được yêu cầu của đề bài. </w:t>
            </w:r>
          </w:p>
          <w:p w:rsidR="00F119EA" w:rsidRPr="00365D26" w:rsidRDefault="00F119EA" w:rsidP="003B3DBD">
            <w:pPr>
              <w:rPr>
                <w:rFonts w:ascii="Times New Roman" w:hAnsi="Times New Roman"/>
                <w:szCs w:val="28"/>
              </w:rPr>
            </w:pPr>
            <w:r w:rsidRPr="00365D26">
              <w:rPr>
                <w:rFonts w:ascii="Times New Roman" w:hAnsi="Times New Roman"/>
                <w:szCs w:val="28"/>
              </w:rPr>
              <w:t xml:space="preserve">- Bước đầu biết vận dụng phương pháp để giải </w:t>
            </w:r>
            <w:r w:rsidRPr="00365D26">
              <w:rPr>
                <w:rFonts w:ascii="Times New Roman" w:hAnsi="Times New Roman"/>
                <w:szCs w:val="28"/>
              </w:rPr>
              <w:lastRenderedPageBreak/>
              <w:t>quyết yêu cầu của đề bài</w:t>
            </w:r>
          </w:p>
          <w:p w:rsidR="00F119EA" w:rsidRPr="00365D26" w:rsidRDefault="00F119EA" w:rsidP="003B3DBD">
            <w:pPr>
              <w:rPr>
                <w:rFonts w:ascii="Times New Roman" w:hAnsi="Times New Roman"/>
                <w:szCs w:val="28"/>
              </w:rPr>
            </w:pPr>
            <w:r w:rsidRPr="00365D26">
              <w:rPr>
                <w:rFonts w:ascii="Times New Roman" w:hAnsi="Times New Roman"/>
                <w:szCs w:val="28"/>
              </w:rPr>
              <w:t>- Một số bài làm đạt yêu cầu.</w:t>
            </w:r>
          </w:p>
          <w:p w:rsidR="00F119EA" w:rsidRPr="00365D26" w:rsidRDefault="00F119EA" w:rsidP="003B3DBD">
            <w:pPr>
              <w:rPr>
                <w:rFonts w:ascii="Times New Roman" w:hAnsi="Times New Roman"/>
                <w:b/>
                <w:bCs/>
                <w:i/>
                <w:iCs/>
                <w:szCs w:val="28"/>
                <w:u w:val="single"/>
              </w:rPr>
            </w:pPr>
            <w:r w:rsidRPr="00365D26">
              <w:rPr>
                <w:rFonts w:ascii="Times New Roman" w:hAnsi="Times New Roman"/>
                <w:b/>
                <w:bCs/>
                <w:i/>
                <w:iCs/>
                <w:szCs w:val="28"/>
                <w:u w:val="single"/>
              </w:rPr>
              <w:t>2. Hạn chế:</w:t>
            </w:r>
          </w:p>
          <w:p w:rsidR="00F119EA" w:rsidRPr="00365D26" w:rsidRDefault="00F119EA" w:rsidP="003B3DBD">
            <w:pPr>
              <w:rPr>
                <w:rFonts w:ascii="Times New Roman" w:hAnsi="Times New Roman"/>
                <w:szCs w:val="28"/>
              </w:rPr>
            </w:pPr>
            <w:r w:rsidRPr="00365D26">
              <w:rPr>
                <w:rFonts w:ascii="Times New Roman" w:hAnsi="Times New Roman"/>
                <w:szCs w:val="28"/>
              </w:rPr>
              <w:t>- Bài viết thiếu tự nhiên, chưa có sự liên kết.</w:t>
            </w:r>
          </w:p>
          <w:p w:rsidR="00F119EA" w:rsidRPr="00365D26" w:rsidRDefault="00F119EA" w:rsidP="003B3DBD">
            <w:pPr>
              <w:rPr>
                <w:rFonts w:ascii="Times New Roman" w:hAnsi="Times New Roman"/>
                <w:szCs w:val="28"/>
              </w:rPr>
            </w:pPr>
            <w:r w:rsidRPr="00365D26">
              <w:rPr>
                <w:rFonts w:ascii="Times New Roman" w:hAnsi="Times New Roman"/>
                <w:szCs w:val="28"/>
              </w:rPr>
              <w:t>- Bài kiểm tra văn chưa nêu được cảm nghĩ, tóm tắt sự việc chính trong tác phẩm.</w:t>
            </w:r>
          </w:p>
          <w:p w:rsidR="00F119EA" w:rsidRPr="00365D26" w:rsidRDefault="00F119EA" w:rsidP="003B3DBD">
            <w:pPr>
              <w:rPr>
                <w:rFonts w:ascii="Times New Roman" w:hAnsi="Times New Roman"/>
                <w:szCs w:val="28"/>
                <w:lang w:val="nl-NL"/>
              </w:rPr>
            </w:pPr>
            <w:r w:rsidRPr="00365D26">
              <w:rPr>
                <w:rFonts w:ascii="Times New Roman" w:hAnsi="Times New Roman"/>
                <w:szCs w:val="28"/>
                <w:lang w:val="nl-NL"/>
              </w:rPr>
              <w:t>- Nhiều bài viết lan man, rườm rà.</w:t>
            </w:r>
          </w:p>
          <w:p w:rsidR="00F119EA" w:rsidRPr="00365D26" w:rsidRDefault="00F119EA" w:rsidP="003B3DBD">
            <w:pPr>
              <w:rPr>
                <w:rFonts w:ascii="Times New Roman" w:hAnsi="Times New Roman"/>
                <w:szCs w:val="28"/>
                <w:lang w:val="nl-NL"/>
              </w:rPr>
            </w:pPr>
            <w:r w:rsidRPr="00365D26">
              <w:rPr>
                <w:rFonts w:ascii="Times New Roman" w:hAnsi="Times New Roman"/>
                <w:szCs w:val="28"/>
                <w:lang w:val="nl-NL"/>
              </w:rPr>
              <w:t>- Lưu ý: diễn đạt, dùng từ.</w:t>
            </w:r>
          </w:p>
          <w:p w:rsidR="00F119EA" w:rsidRPr="00365D26" w:rsidRDefault="00F119EA" w:rsidP="003B3DBD">
            <w:pPr>
              <w:rPr>
                <w:rFonts w:ascii="Times New Roman" w:hAnsi="Times New Roman"/>
                <w:szCs w:val="28"/>
              </w:rPr>
            </w:pPr>
            <w:r w:rsidRPr="00365D26">
              <w:rPr>
                <w:rFonts w:ascii="Times New Roman" w:hAnsi="Times New Roman"/>
                <w:szCs w:val="28"/>
              </w:rPr>
              <w:t>- Trình bày, chữ viết cẩu thả.</w:t>
            </w:r>
          </w:p>
          <w:p w:rsidR="00F119EA" w:rsidRPr="00365D26" w:rsidRDefault="00F119EA" w:rsidP="003B3DBD">
            <w:pPr>
              <w:rPr>
                <w:rFonts w:ascii="Times New Roman" w:hAnsi="Times New Roman"/>
                <w:b/>
                <w:i/>
                <w:szCs w:val="28"/>
                <w:u w:val="single"/>
              </w:rPr>
            </w:pPr>
            <w:r w:rsidRPr="00365D26">
              <w:rPr>
                <w:rFonts w:ascii="Times New Roman" w:hAnsi="Times New Roman"/>
                <w:b/>
                <w:i/>
                <w:szCs w:val="28"/>
                <w:u w:val="single"/>
              </w:rPr>
              <w:t>3. Học sinh trình bày kết quả chữa lỗi.</w:t>
            </w:r>
          </w:p>
          <w:p w:rsidR="00F119EA" w:rsidRPr="00365D26" w:rsidRDefault="00F119EA" w:rsidP="003B3DBD">
            <w:pPr>
              <w:rPr>
                <w:rFonts w:ascii="Times New Roman" w:hAnsi="Times New Roman"/>
                <w:szCs w:val="28"/>
              </w:rPr>
            </w:pPr>
            <w:r w:rsidRPr="00365D26">
              <w:rPr>
                <w:rFonts w:ascii="Times New Roman" w:hAnsi="Times New Roman"/>
                <w:szCs w:val="28"/>
              </w:rPr>
              <w:t>- Chính tả: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2"/>
              <w:gridCol w:w="1484"/>
            </w:tblGrid>
            <w:tr w:rsidR="00F119EA" w:rsidRPr="00365D26" w:rsidTr="003B3DBD">
              <w:tc>
                <w:tcPr>
                  <w:tcW w:w="1774" w:type="dxa"/>
                  <w:tcBorders>
                    <w:top w:val="single" w:sz="4" w:space="0" w:color="auto"/>
                    <w:left w:val="single" w:sz="4" w:space="0" w:color="auto"/>
                    <w:bottom w:val="single" w:sz="4" w:space="0" w:color="auto"/>
                    <w:right w:val="single" w:sz="4" w:space="0" w:color="auto"/>
                  </w:tcBorders>
                </w:tcPr>
                <w:p w:rsidR="00F119EA" w:rsidRPr="00365D26" w:rsidRDefault="00F119EA" w:rsidP="003B3DBD">
                  <w:pPr>
                    <w:jc w:val="center"/>
                    <w:rPr>
                      <w:rFonts w:ascii="Times New Roman" w:hAnsi="Times New Roman"/>
                      <w:szCs w:val="28"/>
                    </w:rPr>
                  </w:pPr>
                  <w:r w:rsidRPr="00365D26">
                    <w:rPr>
                      <w:rFonts w:ascii="Times New Roman" w:hAnsi="Times New Roman"/>
                      <w:szCs w:val="28"/>
                    </w:rPr>
                    <w:t>Dùng sai</w:t>
                  </w:r>
                </w:p>
              </w:tc>
              <w:tc>
                <w:tcPr>
                  <w:tcW w:w="1774" w:type="dxa"/>
                  <w:tcBorders>
                    <w:top w:val="single" w:sz="4" w:space="0" w:color="auto"/>
                    <w:left w:val="single" w:sz="4" w:space="0" w:color="auto"/>
                    <w:bottom w:val="single" w:sz="4" w:space="0" w:color="auto"/>
                    <w:right w:val="single" w:sz="4" w:space="0" w:color="auto"/>
                  </w:tcBorders>
                </w:tcPr>
                <w:p w:rsidR="00F119EA" w:rsidRPr="00365D26" w:rsidRDefault="00F119EA" w:rsidP="003B3DBD">
                  <w:pPr>
                    <w:jc w:val="center"/>
                    <w:rPr>
                      <w:rFonts w:ascii="Times New Roman" w:hAnsi="Times New Roman"/>
                      <w:szCs w:val="28"/>
                    </w:rPr>
                  </w:pPr>
                  <w:r w:rsidRPr="00365D26">
                    <w:rPr>
                      <w:rFonts w:ascii="Times New Roman" w:hAnsi="Times New Roman"/>
                      <w:szCs w:val="28"/>
                    </w:rPr>
                    <w:t>Sửa lại</w:t>
                  </w:r>
                </w:p>
              </w:tc>
            </w:tr>
            <w:tr w:rsidR="00F119EA" w:rsidRPr="00365D26" w:rsidTr="003B3DBD">
              <w:tc>
                <w:tcPr>
                  <w:tcW w:w="1774" w:type="dxa"/>
                  <w:tcBorders>
                    <w:top w:val="single" w:sz="4" w:space="0" w:color="auto"/>
                    <w:left w:val="single" w:sz="4" w:space="0" w:color="auto"/>
                    <w:bottom w:val="single" w:sz="4" w:space="0" w:color="auto"/>
                    <w:right w:val="single" w:sz="4" w:space="0" w:color="auto"/>
                  </w:tcBorders>
                </w:tcPr>
                <w:p w:rsidR="00F119EA" w:rsidRPr="00365D26" w:rsidRDefault="00F119EA" w:rsidP="003B3DBD">
                  <w:pPr>
                    <w:rPr>
                      <w:rFonts w:ascii="Times New Roman" w:hAnsi="Times New Roman"/>
                      <w:szCs w:val="28"/>
                    </w:rPr>
                  </w:pPr>
                  <w:r w:rsidRPr="00365D26">
                    <w:rPr>
                      <w:rFonts w:ascii="Times New Roman" w:hAnsi="Times New Roman"/>
                      <w:szCs w:val="28"/>
                    </w:rPr>
                    <w:t>chong</w:t>
                  </w:r>
                </w:p>
                <w:p w:rsidR="00F119EA" w:rsidRPr="00365D26" w:rsidRDefault="00F119EA" w:rsidP="003B3DBD">
                  <w:pPr>
                    <w:rPr>
                      <w:rFonts w:ascii="Times New Roman" w:hAnsi="Times New Roman"/>
                      <w:szCs w:val="28"/>
                    </w:rPr>
                  </w:pPr>
                  <w:r w:rsidRPr="00365D26">
                    <w:rPr>
                      <w:rFonts w:ascii="Times New Roman" w:hAnsi="Times New Roman"/>
                      <w:szCs w:val="28"/>
                    </w:rPr>
                    <w:t>dồi</w:t>
                  </w:r>
                </w:p>
                <w:p w:rsidR="00F119EA" w:rsidRPr="00365D26" w:rsidRDefault="00F119EA" w:rsidP="003B3DBD">
                  <w:pPr>
                    <w:rPr>
                      <w:rFonts w:ascii="Times New Roman" w:hAnsi="Times New Roman"/>
                      <w:szCs w:val="28"/>
                    </w:rPr>
                  </w:pPr>
                  <w:r w:rsidRPr="00365D26">
                    <w:rPr>
                      <w:rFonts w:ascii="Times New Roman" w:hAnsi="Times New Roman"/>
                      <w:szCs w:val="28"/>
                    </w:rPr>
                    <w:t>rút</w:t>
                  </w:r>
                </w:p>
                <w:p w:rsidR="00F119EA" w:rsidRPr="00365D26" w:rsidRDefault="00F119EA" w:rsidP="003B3DBD">
                  <w:pPr>
                    <w:rPr>
                      <w:rFonts w:ascii="Times New Roman" w:hAnsi="Times New Roman"/>
                      <w:szCs w:val="28"/>
                    </w:rPr>
                  </w:pPr>
                  <w:r w:rsidRPr="00365D26">
                    <w:rPr>
                      <w:rFonts w:ascii="Times New Roman" w:hAnsi="Times New Roman"/>
                      <w:szCs w:val="28"/>
                    </w:rPr>
                    <w:t>dám</w:t>
                  </w:r>
                </w:p>
                <w:p w:rsidR="00F119EA" w:rsidRPr="00365D26" w:rsidRDefault="00F119EA" w:rsidP="003B3DBD">
                  <w:pPr>
                    <w:rPr>
                      <w:rFonts w:ascii="Times New Roman" w:hAnsi="Times New Roman"/>
                      <w:szCs w:val="28"/>
                    </w:rPr>
                  </w:pPr>
                  <w:r w:rsidRPr="00365D26">
                    <w:rPr>
                      <w:rFonts w:ascii="Times New Roman" w:hAnsi="Times New Roman"/>
                      <w:szCs w:val="28"/>
                    </w:rPr>
                    <w:t>catô...</w:t>
                  </w:r>
                </w:p>
              </w:tc>
              <w:tc>
                <w:tcPr>
                  <w:tcW w:w="1774" w:type="dxa"/>
                  <w:tcBorders>
                    <w:top w:val="single" w:sz="4" w:space="0" w:color="auto"/>
                    <w:left w:val="single" w:sz="4" w:space="0" w:color="auto"/>
                    <w:bottom w:val="single" w:sz="4" w:space="0" w:color="auto"/>
                    <w:right w:val="single" w:sz="4" w:space="0" w:color="auto"/>
                  </w:tcBorders>
                </w:tcPr>
                <w:p w:rsidR="00F119EA" w:rsidRPr="00365D26" w:rsidRDefault="00F119EA" w:rsidP="003B3DBD">
                  <w:pPr>
                    <w:rPr>
                      <w:rFonts w:ascii="Times New Roman" w:hAnsi="Times New Roman"/>
                      <w:szCs w:val="28"/>
                    </w:rPr>
                  </w:pPr>
                  <w:r w:rsidRPr="00365D26">
                    <w:rPr>
                      <w:rFonts w:ascii="Times New Roman" w:hAnsi="Times New Roman"/>
                      <w:szCs w:val="28"/>
                    </w:rPr>
                    <w:t>trong</w:t>
                  </w:r>
                </w:p>
                <w:p w:rsidR="00F119EA" w:rsidRPr="00365D26" w:rsidRDefault="00F119EA" w:rsidP="003B3DBD">
                  <w:pPr>
                    <w:rPr>
                      <w:rFonts w:ascii="Times New Roman" w:hAnsi="Times New Roman"/>
                      <w:szCs w:val="28"/>
                    </w:rPr>
                  </w:pPr>
                  <w:r w:rsidRPr="00365D26">
                    <w:rPr>
                      <w:rFonts w:ascii="Times New Roman" w:hAnsi="Times New Roman"/>
                      <w:szCs w:val="28"/>
                    </w:rPr>
                    <w:t>rồi</w:t>
                  </w:r>
                </w:p>
                <w:p w:rsidR="00F119EA" w:rsidRPr="00365D26" w:rsidRDefault="00F119EA" w:rsidP="003B3DBD">
                  <w:pPr>
                    <w:rPr>
                      <w:rFonts w:ascii="Times New Roman" w:hAnsi="Times New Roman"/>
                      <w:szCs w:val="28"/>
                    </w:rPr>
                  </w:pPr>
                  <w:r w:rsidRPr="00365D26">
                    <w:rPr>
                      <w:rFonts w:ascii="Times New Roman" w:hAnsi="Times New Roman"/>
                      <w:szCs w:val="28"/>
                    </w:rPr>
                    <w:t>giúp</w:t>
                  </w:r>
                </w:p>
                <w:p w:rsidR="00F119EA" w:rsidRPr="00365D26" w:rsidRDefault="00F119EA" w:rsidP="003B3DBD">
                  <w:pPr>
                    <w:rPr>
                      <w:rFonts w:ascii="Times New Roman" w:hAnsi="Times New Roman"/>
                      <w:szCs w:val="28"/>
                    </w:rPr>
                  </w:pPr>
                  <w:r w:rsidRPr="00365D26">
                    <w:rPr>
                      <w:rFonts w:ascii="Times New Roman" w:hAnsi="Times New Roman"/>
                      <w:szCs w:val="28"/>
                    </w:rPr>
                    <w:t>giám</w:t>
                  </w:r>
                </w:p>
                <w:p w:rsidR="00F119EA" w:rsidRPr="00365D26" w:rsidRDefault="00F119EA" w:rsidP="003B3DBD">
                  <w:pPr>
                    <w:rPr>
                      <w:rFonts w:ascii="Times New Roman" w:hAnsi="Times New Roman"/>
                      <w:szCs w:val="28"/>
                    </w:rPr>
                  </w:pPr>
                  <w:r w:rsidRPr="00365D26">
                    <w:rPr>
                      <w:rFonts w:ascii="Times New Roman" w:hAnsi="Times New Roman"/>
                      <w:szCs w:val="28"/>
                    </w:rPr>
                    <w:t>gatô...</w:t>
                  </w:r>
                </w:p>
              </w:tc>
            </w:tr>
          </w:tbl>
          <w:p w:rsidR="00F119EA" w:rsidRPr="00365D26" w:rsidRDefault="00F119EA" w:rsidP="003B3DBD">
            <w:pPr>
              <w:rPr>
                <w:rFonts w:ascii="Times New Roman" w:hAnsi="Times New Roman"/>
                <w:szCs w:val="28"/>
              </w:rPr>
            </w:pPr>
            <w:r w:rsidRPr="00365D26">
              <w:rPr>
                <w:rFonts w:ascii="Times New Roman" w:hAnsi="Times New Roman"/>
                <w:szCs w:val="28"/>
              </w:rPr>
              <w:t>- Dùng từ, diễn đạt:</w:t>
            </w:r>
          </w:p>
          <w:p w:rsidR="00F119EA" w:rsidRPr="00365D26" w:rsidRDefault="00F119EA" w:rsidP="003B3DBD">
            <w:pPr>
              <w:rPr>
                <w:rFonts w:ascii="Times New Roman" w:hAnsi="Times New Roman"/>
                <w:szCs w:val="28"/>
              </w:rPr>
            </w:pPr>
            <w:r w:rsidRPr="00365D26">
              <w:rPr>
                <w:rFonts w:ascii="Times New Roman" w:hAnsi="Times New Roman"/>
                <w:szCs w:val="28"/>
              </w:rPr>
              <w:t xml:space="preserve">- Giáo viên nhận xét, đối chiếu với nhật ký chấm, thống nhất cách sửa. </w:t>
            </w:r>
          </w:p>
          <w:p w:rsidR="00F119EA" w:rsidRPr="00365D26" w:rsidRDefault="00F119EA" w:rsidP="003B3DBD">
            <w:pPr>
              <w:rPr>
                <w:rFonts w:ascii="Times New Roman" w:hAnsi="Times New Roman"/>
                <w:b/>
                <w:i/>
                <w:szCs w:val="28"/>
                <w:u w:val="single"/>
              </w:rPr>
            </w:pPr>
            <w:r w:rsidRPr="00365D26">
              <w:rPr>
                <w:rFonts w:ascii="Times New Roman" w:hAnsi="Times New Roman"/>
                <w:b/>
                <w:i/>
                <w:szCs w:val="28"/>
                <w:u w:val="single"/>
              </w:rPr>
              <w:t>4. Đọc bài mẫu.</w:t>
            </w:r>
          </w:p>
          <w:p w:rsidR="00F119EA" w:rsidRPr="00365D26" w:rsidRDefault="00F119EA" w:rsidP="003B3DBD">
            <w:pPr>
              <w:rPr>
                <w:rFonts w:ascii="Times New Roman" w:hAnsi="Times New Roman"/>
                <w:szCs w:val="28"/>
              </w:rPr>
            </w:pPr>
            <w:r w:rsidRPr="00365D26">
              <w:rPr>
                <w:rFonts w:ascii="Times New Roman" w:hAnsi="Times New Roman"/>
                <w:szCs w:val="28"/>
              </w:rPr>
              <w:t>- Học sinh nhận xét bài viết của bạn.</w:t>
            </w:r>
          </w:p>
          <w:p w:rsidR="00F119EA" w:rsidRPr="00365D26" w:rsidRDefault="00F119EA" w:rsidP="003B3DBD">
            <w:pPr>
              <w:rPr>
                <w:rFonts w:ascii="Times New Roman" w:hAnsi="Times New Roman"/>
              </w:rPr>
            </w:pPr>
          </w:p>
        </w:tc>
      </w:tr>
    </w:tbl>
    <w:p w:rsidR="00F119EA" w:rsidRPr="00365D26" w:rsidRDefault="00F119EA" w:rsidP="00F119EA">
      <w:pPr>
        <w:rPr>
          <w:rFonts w:ascii="Times New Roman" w:hAnsi="Times New Roman"/>
          <w:b/>
          <w:bCs/>
          <w:szCs w:val="28"/>
          <w:lang w:val="nl-NL"/>
        </w:rPr>
      </w:pPr>
      <w:r w:rsidRPr="00365D26">
        <w:rPr>
          <w:rFonts w:ascii="Times New Roman" w:hAnsi="Times New Roman"/>
          <w:b/>
          <w:bCs/>
          <w:szCs w:val="28"/>
          <w:lang w:val="nl-NL"/>
        </w:rPr>
        <w:lastRenderedPageBreak/>
        <w:t xml:space="preserve">4.Củng cố bài học: </w:t>
      </w:r>
      <w:r w:rsidRPr="00365D26">
        <w:rPr>
          <w:rFonts w:ascii="Times New Roman" w:hAnsi="Times New Roman"/>
          <w:b/>
          <w:bCs/>
          <w:szCs w:val="28"/>
          <w:lang w:val="nl-NL"/>
        </w:rPr>
        <w:br/>
        <w:t>5.Hoạt động tiếp nối:</w:t>
      </w:r>
    </w:p>
    <w:p w:rsidR="00F119EA" w:rsidRPr="00365D26" w:rsidRDefault="00F119EA" w:rsidP="00F119EA">
      <w:pPr>
        <w:rPr>
          <w:rFonts w:ascii="Times New Roman" w:hAnsi="Times New Roman"/>
          <w:szCs w:val="28"/>
          <w:lang w:val="nl-NL"/>
        </w:rPr>
      </w:pPr>
      <w:r w:rsidRPr="00365D26">
        <w:rPr>
          <w:rFonts w:ascii="Times New Roman" w:hAnsi="Times New Roman"/>
          <w:szCs w:val="28"/>
          <w:lang w:val="nl-NL"/>
        </w:rPr>
        <w:t xml:space="preserve">   Hướng dẫn học ở nhà.</w:t>
      </w:r>
    </w:p>
    <w:p w:rsidR="00F119EA" w:rsidRPr="00365D26" w:rsidRDefault="00F119EA" w:rsidP="00F119EA">
      <w:pPr>
        <w:rPr>
          <w:rFonts w:ascii="Times New Roman" w:hAnsi="Times New Roman"/>
          <w:szCs w:val="28"/>
          <w:lang w:val="nl-NL"/>
        </w:rPr>
      </w:pPr>
      <w:r w:rsidRPr="00365D26">
        <w:rPr>
          <w:rFonts w:ascii="Times New Roman" w:hAnsi="Times New Roman"/>
          <w:szCs w:val="28"/>
          <w:lang w:val="nl-NL"/>
        </w:rPr>
        <w:t>GV nhắc nhở hs tiếp tục ôn tập các nội dung đã kiểm tra. Tự luyện viết đoạn văn.</w:t>
      </w:r>
    </w:p>
    <w:p w:rsidR="00F119EA" w:rsidRPr="00365D26" w:rsidRDefault="00F119EA" w:rsidP="00F119EA">
      <w:pPr>
        <w:tabs>
          <w:tab w:val="left" w:pos="1935"/>
          <w:tab w:val="center" w:pos="4680"/>
        </w:tabs>
        <w:rPr>
          <w:rFonts w:ascii="Times New Roman" w:hAnsi="Times New Roman"/>
          <w:b/>
          <w:bCs/>
          <w:szCs w:val="28"/>
        </w:rPr>
      </w:pPr>
    </w:p>
    <w:p w:rsidR="00404A9E" w:rsidRDefault="00404A9E"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Default="00F119EA" w:rsidP="00F119EA">
      <w:pPr>
        <w:rPr>
          <w:rFonts w:ascii="Times New Roman" w:hAnsi="Times New Roman"/>
          <w:bCs/>
          <w:szCs w:val="28"/>
        </w:rPr>
      </w:pPr>
    </w:p>
    <w:p w:rsidR="00F119EA" w:rsidRPr="00F119EA" w:rsidRDefault="00F119EA" w:rsidP="00F119EA">
      <w:pPr>
        <w:rPr>
          <w:rFonts w:ascii="Times New Roman" w:hAnsi="Times New Roman"/>
          <w:bCs/>
          <w:szCs w:val="28"/>
        </w:rPr>
      </w:pPr>
    </w:p>
    <w:p w:rsidR="00404A9E" w:rsidRPr="00365D26" w:rsidRDefault="00404A9E" w:rsidP="00404A9E">
      <w:pPr>
        <w:rPr>
          <w:rFonts w:ascii="Times New Roman" w:hAnsi="Times New Roman"/>
          <w:b/>
          <w:szCs w:val="28"/>
        </w:rPr>
      </w:pPr>
      <w:r>
        <w:rPr>
          <w:rFonts w:ascii="Times New Roman" w:hAnsi="Times New Roman"/>
          <w:b/>
          <w:szCs w:val="28"/>
        </w:rPr>
        <w:t>Tiết 42</w:t>
      </w:r>
      <w:r w:rsidRPr="00365D26">
        <w:rPr>
          <w:rFonts w:ascii="Times New Roman" w:hAnsi="Times New Roman"/>
          <w:b/>
          <w:szCs w:val="28"/>
        </w:rPr>
        <w:t xml:space="preserve">: </w:t>
      </w:r>
    </w:p>
    <w:p w:rsidR="00404A9E" w:rsidRPr="00365D26" w:rsidRDefault="00404A9E" w:rsidP="00404A9E">
      <w:pPr>
        <w:jc w:val="center"/>
        <w:rPr>
          <w:rFonts w:ascii="Times New Roman" w:hAnsi="Times New Roman"/>
          <w:b/>
          <w:bCs/>
          <w:i/>
          <w:sz w:val="52"/>
          <w:szCs w:val="52"/>
        </w:rPr>
      </w:pPr>
      <w:r w:rsidRPr="00365D26">
        <w:rPr>
          <w:rFonts w:ascii="Times New Roman" w:hAnsi="Times New Roman"/>
          <w:b/>
          <w:bCs/>
          <w:i/>
          <w:sz w:val="52"/>
          <w:szCs w:val="52"/>
        </w:rPr>
        <w:t>Tình thái từ</w:t>
      </w:r>
    </w:p>
    <w:p w:rsidR="00404A9E" w:rsidRPr="00365D26" w:rsidRDefault="00404A9E" w:rsidP="00404A9E">
      <w:pPr>
        <w:keepNext/>
        <w:keepLines/>
        <w:jc w:val="both"/>
        <w:outlineLvl w:val="5"/>
        <w:rPr>
          <w:rFonts w:ascii="Times New Roman" w:eastAsiaTheme="majorEastAsia" w:hAnsi="Times New Roman"/>
          <w:b/>
          <w:iCs/>
          <w:color w:val="000000" w:themeColor="text1"/>
        </w:rPr>
      </w:pPr>
      <w:r w:rsidRPr="00365D26">
        <w:rPr>
          <w:rFonts w:ascii="Times New Roman" w:eastAsiaTheme="majorEastAsia" w:hAnsi="Times New Roman"/>
          <w:b/>
          <w:iCs/>
          <w:color w:val="000000" w:themeColor="text1"/>
        </w:rPr>
        <w:t>I. Mục tiêu bài học:</w:t>
      </w:r>
    </w:p>
    <w:p w:rsidR="00404A9E" w:rsidRPr="00365D26" w:rsidRDefault="00404A9E" w:rsidP="00404A9E">
      <w:pPr>
        <w:keepNext/>
        <w:keepLines/>
        <w:jc w:val="both"/>
        <w:outlineLvl w:val="5"/>
        <w:rPr>
          <w:rFonts w:ascii="Times New Roman" w:eastAsiaTheme="majorEastAsia" w:hAnsi="Times New Roman"/>
          <w:b/>
          <w:iCs/>
          <w:color w:val="000000" w:themeColor="text1"/>
          <w:szCs w:val="28"/>
        </w:rPr>
      </w:pPr>
      <w:r w:rsidRPr="00365D26">
        <w:rPr>
          <w:rFonts w:ascii="Times New Roman" w:eastAsiaTheme="majorEastAsia" w:hAnsi="Times New Roman"/>
          <w:b/>
          <w:iCs/>
          <w:color w:val="000000" w:themeColor="text1"/>
          <w:sz w:val="32"/>
        </w:rPr>
        <w:t xml:space="preserve">  </w:t>
      </w:r>
      <w:r w:rsidRPr="00365D26">
        <w:rPr>
          <w:rFonts w:ascii="Times New Roman" w:eastAsiaTheme="majorEastAsia" w:hAnsi="Times New Roman"/>
          <w:b/>
          <w:iCs/>
          <w:color w:val="000000" w:themeColor="text1"/>
          <w:szCs w:val="28"/>
        </w:rPr>
        <w:t>1. Về kiến thức:</w:t>
      </w:r>
    </w:p>
    <w:p w:rsidR="00404A9E" w:rsidRPr="00365D26" w:rsidRDefault="00404A9E" w:rsidP="00404A9E">
      <w:pPr>
        <w:jc w:val="both"/>
        <w:rPr>
          <w:rFonts w:ascii="Times New Roman" w:hAnsi="Times New Roman"/>
        </w:rPr>
      </w:pPr>
      <w:r w:rsidRPr="00365D26">
        <w:rPr>
          <w:rFonts w:ascii="Times New Roman" w:hAnsi="Times New Roman"/>
        </w:rPr>
        <w:t xml:space="preserve">      - Hiểu được thế nào là tình thái từ.</w:t>
      </w:r>
    </w:p>
    <w:p w:rsidR="00404A9E" w:rsidRPr="00365D26" w:rsidRDefault="00404A9E" w:rsidP="00404A9E">
      <w:pPr>
        <w:jc w:val="both"/>
        <w:rPr>
          <w:rFonts w:ascii="Times New Roman" w:hAnsi="Times New Roman"/>
        </w:rPr>
      </w:pPr>
      <w:r w:rsidRPr="00365D26">
        <w:rPr>
          <w:rFonts w:ascii="Times New Roman" w:hAnsi="Times New Roman"/>
        </w:rPr>
        <w:t xml:space="preserve">      - Biết sử dụng tình thái từ phù hợp với tình huống giao tiếp.</w:t>
      </w:r>
    </w:p>
    <w:p w:rsidR="00404A9E" w:rsidRPr="00365D26" w:rsidRDefault="00404A9E" w:rsidP="00404A9E">
      <w:pPr>
        <w:jc w:val="both"/>
        <w:rPr>
          <w:rFonts w:ascii="Times New Roman" w:hAnsi="Times New Roman"/>
          <w:b/>
        </w:rPr>
      </w:pPr>
      <w:r w:rsidRPr="00365D26">
        <w:rPr>
          <w:rFonts w:ascii="Times New Roman" w:hAnsi="Times New Roman"/>
          <w:b/>
        </w:rPr>
        <w:t xml:space="preserve">   2. Về kĩ năng: </w:t>
      </w:r>
    </w:p>
    <w:p w:rsidR="00404A9E" w:rsidRPr="00365D26" w:rsidRDefault="00404A9E" w:rsidP="00404A9E">
      <w:pPr>
        <w:jc w:val="both"/>
        <w:rPr>
          <w:rFonts w:ascii="Times New Roman" w:hAnsi="Times New Roman"/>
        </w:rPr>
      </w:pPr>
      <w:r w:rsidRPr="00365D26">
        <w:rPr>
          <w:rFonts w:ascii="Times New Roman" w:hAnsi="Times New Roman"/>
        </w:rPr>
        <w:t xml:space="preserve">        Biết rèn kĩ năng sử dụng tình thái từ có hiệu quả trong giao tiếp.</w:t>
      </w:r>
    </w:p>
    <w:p w:rsidR="00404A9E" w:rsidRPr="00365D26" w:rsidRDefault="00404A9E" w:rsidP="00404A9E">
      <w:pPr>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3.Về thái độ:</w:t>
      </w:r>
    </w:p>
    <w:p w:rsidR="00404A9E" w:rsidRPr="00C87512" w:rsidRDefault="00404A9E" w:rsidP="00404A9E">
      <w:pPr>
        <w:jc w:val="both"/>
        <w:rPr>
          <w:rFonts w:ascii="Times New Roman" w:hAnsi="Times New Roman"/>
          <w:spacing w:val="-8"/>
        </w:rPr>
      </w:pPr>
      <w:r w:rsidRPr="00365D26">
        <w:rPr>
          <w:rFonts w:ascii="Times New Roman" w:hAnsi="Times New Roman"/>
        </w:rPr>
        <w:t xml:space="preserve">       </w:t>
      </w:r>
      <w:r w:rsidRPr="00C87512">
        <w:rPr>
          <w:rFonts w:ascii="Times New Roman" w:hAnsi="Times New Roman"/>
          <w:spacing w:val="-8"/>
        </w:rPr>
        <w:t>Cần có ý thức, nắm được tầm quan trọng và yêu cầu của thói quen giao tiếp có văn hóa.</w:t>
      </w:r>
    </w:p>
    <w:p w:rsidR="00404A9E" w:rsidRPr="00365D26" w:rsidRDefault="00404A9E" w:rsidP="00404A9E">
      <w:pPr>
        <w:jc w:val="both"/>
        <w:rPr>
          <w:rFonts w:ascii="Times New Roman" w:hAnsi="Times New Roman"/>
          <w:b/>
          <w:szCs w:val="28"/>
        </w:rPr>
      </w:pPr>
      <w:r w:rsidRPr="00365D26">
        <w:rPr>
          <w:rFonts w:ascii="Times New Roman" w:hAnsi="Times New Roman"/>
          <w:b/>
          <w:szCs w:val="28"/>
        </w:rPr>
        <w:t>II. Chuẩn bị của giáo viên và học sinh:</w:t>
      </w:r>
    </w:p>
    <w:p w:rsidR="00404A9E" w:rsidRPr="00365D26" w:rsidRDefault="00404A9E" w:rsidP="00404A9E">
      <w:pPr>
        <w:jc w:val="both"/>
        <w:rPr>
          <w:rFonts w:ascii="Times New Roman" w:hAnsi="Times New Roman"/>
        </w:rPr>
      </w:pPr>
      <w:r w:rsidRPr="00365D26">
        <w:rPr>
          <w:rFonts w:ascii="Times New Roman" w:hAnsi="Times New Roman"/>
        </w:rPr>
        <w:t xml:space="preserve">     </w:t>
      </w:r>
      <w:r w:rsidRPr="00365D26">
        <w:rPr>
          <w:rFonts w:ascii="Times New Roman" w:hAnsi="Times New Roman"/>
          <w:b/>
        </w:rPr>
        <w:t>1- Giáo viên:</w:t>
      </w:r>
      <w:r w:rsidRPr="00365D26">
        <w:rPr>
          <w:rFonts w:ascii="Times New Roman" w:hAnsi="Times New Roman"/>
        </w:rPr>
        <w:t xml:space="preserve"> Chuẩn bị nội dung lên lớp, bảng phụ.</w:t>
      </w:r>
    </w:p>
    <w:p w:rsidR="00404A9E" w:rsidRPr="00365D26" w:rsidRDefault="00404A9E" w:rsidP="00404A9E">
      <w:pPr>
        <w:jc w:val="both"/>
        <w:rPr>
          <w:rFonts w:ascii="Times New Roman" w:hAnsi="Times New Roman"/>
        </w:rPr>
      </w:pPr>
      <w:r w:rsidRPr="00365D26">
        <w:rPr>
          <w:rFonts w:ascii="Times New Roman" w:hAnsi="Times New Roman"/>
          <w:b/>
        </w:rPr>
        <w:t xml:space="preserve">     2- Học sinh:</w:t>
      </w:r>
      <w:r w:rsidRPr="00365D26">
        <w:rPr>
          <w:rFonts w:ascii="Times New Roman" w:hAnsi="Times New Roman"/>
        </w:rPr>
        <w:t xml:space="preserve"> Chuẩn bị bài theo hướng dẫn.</w:t>
      </w:r>
    </w:p>
    <w:p w:rsidR="00404A9E" w:rsidRPr="00C87512" w:rsidRDefault="00404A9E" w:rsidP="00404A9E">
      <w:pPr>
        <w:jc w:val="both"/>
        <w:rPr>
          <w:rFonts w:ascii="Times New Roman" w:hAnsi="Times New Roman"/>
          <w:b/>
          <w:szCs w:val="28"/>
        </w:rPr>
      </w:pPr>
      <w:r w:rsidRPr="00365D26">
        <w:rPr>
          <w:rFonts w:ascii="Times New Roman" w:hAnsi="Times New Roman"/>
          <w:b/>
          <w:bCs/>
        </w:rPr>
        <w:t>III. Phương pháp dạy học:</w:t>
      </w:r>
      <w:r w:rsidRPr="00365D26">
        <w:rPr>
          <w:rFonts w:ascii="Times New Roman" w:hAnsi="Times New Roman"/>
          <w:szCs w:val="28"/>
        </w:rPr>
        <w:t xml:space="preserve"> V</w:t>
      </w:r>
      <w:r>
        <w:rPr>
          <w:rFonts w:ascii="Times New Roman" w:hAnsi="Times New Roman"/>
          <w:szCs w:val="28"/>
        </w:rPr>
        <w:t>ấn đáp, thảo luận, thuyết trì</w:t>
      </w:r>
      <w:r w:rsidRPr="00365D26">
        <w:rPr>
          <w:rFonts w:ascii="Times New Roman" w:hAnsi="Times New Roman"/>
          <w:szCs w:val="28"/>
        </w:rPr>
        <w:t>nh</w:t>
      </w:r>
    </w:p>
    <w:p w:rsidR="00404A9E" w:rsidRPr="00365D26" w:rsidRDefault="00404A9E" w:rsidP="00404A9E">
      <w:pPr>
        <w:jc w:val="both"/>
        <w:rPr>
          <w:rFonts w:ascii="Times New Roman" w:hAnsi="Times New Roman"/>
          <w:b/>
          <w:bCs/>
        </w:rPr>
      </w:pPr>
      <w:r w:rsidRPr="00365D26">
        <w:rPr>
          <w:rFonts w:ascii="Times New Roman" w:hAnsi="Times New Roman"/>
          <w:b/>
          <w:bCs/>
        </w:rPr>
        <w:t xml:space="preserve">IV. Tiến trình dạy </w:t>
      </w:r>
      <w:r w:rsidRPr="00365D26">
        <w:rPr>
          <w:rFonts w:ascii="Arial" w:hAnsi="Arial" w:cs="Arial"/>
          <w:b/>
          <w:bCs/>
        </w:rPr>
        <w:t>–</w:t>
      </w:r>
      <w:r w:rsidRPr="00365D26">
        <w:rPr>
          <w:rFonts w:ascii="Times New Roman" w:hAnsi="Times New Roman"/>
          <w:b/>
          <w:bCs/>
        </w:rPr>
        <w:t xml:space="preserve"> học:</w:t>
      </w:r>
    </w:p>
    <w:p w:rsidR="00404A9E" w:rsidRDefault="00404A9E" w:rsidP="00404A9E">
      <w:pPr>
        <w:ind w:left="720"/>
        <w:contextualSpacing/>
        <w:jc w:val="both"/>
        <w:rPr>
          <w:rFonts w:ascii="Times New Roman" w:hAnsi="Times New Roman"/>
          <w:b/>
          <w:szCs w:val="28"/>
        </w:rPr>
      </w:pPr>
      <w:r>
        <w:rPr>
          <w:rFonts w:ascii="Times New Roman" w:hAnsi="Times New Roman"/>
          <w:b/>
          <w:szCs w:val="28"/>
        </w:rPr>
        <w:t>HOẠT ĐỘNG 1: KHỞI ĐỘNG</w:t>
      </w:r>
    </w:p>
    <w:p w:rsidR="00404A9E" w:rsidRPr="00365D26" w:rsidRDefault="00404A9E" w:rsidP="00404A9E">
      <w:pPr>
        <w:ind w:firstLine="720"/>
        <w:contextualSpacing/>
        <w:jc w:val="both"/>
        <w:rPr>
          <w:rFonts w:ascii="Times New Roman" w:hAnsi="Times New Roman"/>
        </w:rPr>
      </w:pPr>
      <w:r w:rsidRPr="00365D26">
        <w:rPr>
          <w:rFonts w:ascii="Times New Roman" w:hAnsi="Times New Roman"/>
          <w:b/>
          <w:bCs/>
        </w:rPr>
        <w:t>Kiểm tra bài cũ:</w:t>
      </w:r>
    </w:p>
    <w:p w:rsidR="00404A9E" w:rsidRPr="00365D26" w:rsidRDefault="00404A9E" w:rsidP="00404A9E">
      <w:pPr>
        <w:jc w:val="both"/>
        <w:rPr>
          <w:rFonts w:ascii="Times New Roman" w:hAnsi="Times New Roman"/>
        </w:rPr>
      </w:pPr>
      <w:r w:rsidRPr="00365D26">
        <w:rPr>
          <w:rFonts w:ascii="Times New Roman" w:hAnsi="Times New Roman"/>
        </w:rPr>
        <w:tab/>
        <w:t>? Thế nào là trợ từ, thán từ? Làm bài tập 5 sgk- 72</w:t>
      </w:r>
    </w:p>
    <w:p w:rsidR="00404A9E" w:rsidRPr="00365D26" w:rsidRDefault="00404A9E" w:rsidP="00404A9E">
      <w:pPr>
        <w:ind w:left="720"/>
        <w:contextualSpacing/>
        <w:jc w:val="both"/>
        <w:rPr>
          <w:rFonts w:ascii="Times New Roman" w:hAnsi="Times New Roman"/>
        </w:rPr>
      </w:pPr>
      <w:r w:rsidRPr="00365D26">
        <w:rPr>
          <w:rFonts w:ascii="Times New Roman" w:hAnsi="Times New Roman"/>
          <w:b/>
          <w:bCs/>
          <w:i/>
        </w:rPr>
        <w:t>Giới thiệu và dạy bài học mới:</w:t>
      </w:r>
    </w:p>
    <w:p w:rsidR="00404A9E" w:rsidRPr="00365D26" w:rsidRDefault="00404A9E" w:rsidP="00404A9E">
      <w:pPr>
        <w:jc w:val="both"/>
        <w:rPr>
          <w:rFonts w:ascii="Times New Roman" w:hAnsi="Times New Roman"/>
        </w:rPr>
      </w:pPr>
      <w:r w:rsidRPr="00365D26">
        <w:rPr>
          <w:rFonts w:ascii="Times New Roman" w:hAnsi="Times New Roman"/>
        </w:rPr>
        <w:t xml:space="preserve">         Trong mọi tình huống giao tiếp chúng ta không chỉ sử dụng đơn thuần câu đầy đủ chủ ngữ  và vị ngữ là đã đạt được hiệu quả giao tiếp. Mà trong từng tình huố</w:t>
      </w:r>
      <w:r>
        <w:rPr>
          <w:rFonts w:ascii="Times New Roman" w:hAnsi="Times New Roman"/>
        </w:rPr>
        <w:t>ng giao tiếp cụ thể người nói (viết</w:t>
      </w:r>
      <w:r w:rsidRPr="00365D26">
        <w:rPr>
          <w:rFonts w:ascii="Times New Roman" w:hAnsi="Times New Roman"/>
        </w:rPr>
        <w:t>) còn sử dụng một số  từ ngữ có tính chất bộ lộ cảm xúc và cụ thể các từ đó được sử dụng như thế nào và ý nghĩa của chúng ra sao chúng ta cùng tìm hiểu.</w:t>
      </w:r>
    </w:p>
    <w:p w:rsidR="00404A9E" w:rsidRPr="00365D26" w:rsidRDefault="00404A9E" w:rsidP="00404A9E">
      <w:pPr>
        <w:jc w:val="both"/>
        <w:rPr>
          <w:rFonts w:ascii="Times New Roman" w:hAnsi="Times New Roman"/>
          <w:sz w:val="2"/>
        </w:rPr>
      </w:pPr>
    </w:p>
    <w:p w:rsidR="00404A9E" w:rsidRPr="00365D26" w:rsidRDefault="00404A9E" w:rsidP="00404A9E">
      <w:pPr>
        <w:tabs>
          <w:tab w:val="left" w:pos="60"/>
        </w:tabs>
        <w:jc w:val="both"/>
        <w:rPr>
          <w:rFonts w:ascii="Times New Roman" w:hAnsi="Times New Roman"/>
          <w:szCs w:val="28"/>
        </w:rPr>
      </w:pPr>
      <w:r>
        <w:rPr>
          <w:rFonts w:ascii="Times New Roman" w:hAnsi="Times New Roman"/>
          <w:b/>
          <w:szCs w:val="28"/>
        </w:rPr>
        <w:t>HOẠT ĐỘNG 2</w:t>
      </w:r>
      <w:r w:rsidRPr="00365D26">
        <w:rPr>
          <w:rFonts w:ascii="Times New Roman" w:hAnsi="Times New Roman"/>
          <w:b/>
          <w:szCs w:val="28"/>
        </w:rPr>
        <w:t xml:space="preserve">: </w:t>
      </w:r>
      <w:r>
        <w:rPr>
          <w:rFonts w:ascii="Times New Roman" w:hAnsi="Times New Roman"/>
          <w:szCs w:val="28"/>
        </w:rPr>
        <w:t>Hướng dẫn học sinh tìm hiểu chức năng của tình thá</w:t>
      </w:r>
      <w:r w:rsidRPr="00365D26">
        <w:rPr>
          <w:rFonts w:ascii="Times New Roman" w:hAnsi="Times New Roman"/>
          <w:szCs w:val="28"/>
        </w:rPr>
        <w:t>i từ.</w:t>
      </w:r>
    </w:p>
    <w:p w:rsidR="00404A9E" w:rsidRPr="00365D26" w:rsidRDefault="00404A9E" w:rsidP="00404A9E">
      <w:pPr>
        <w:tabs>
          <w:tab w:val="left" w:pos="60"/>
        </w:tabs>
        <w:jc w:val="both"/>
        <w:rPr>
          <w:rFonts w:ascii="Times New Roman" w:hAnsi="Times New Roman"/>
          <w:szCs w:val="28"/>
        </w:rPr>
      </w:pPr>
      <w:r>
        <w:rPr>
          <w:rFonts w:ascii="Times New Roman" w:hAnsi="Times New Roman"/>
          <w:b/>
          <w:szCs w:val="28"/>
        </w:rPr>
        <w:t>+ Mục tiê</w:t>
      </w:r>
      <w:r w:rsidRPr="00365D26">
        <w:rPr>
          <w:rFonts w:ascii="Times New Roman" w:hAnsi="Times New Roman"/>
          <w:b/>
          <w:szCs w:val="28"/>
        </w:rPr>
        <w:t xml:space="preserve">u: </w:t>
      </w:r>
      <w:r>
        <w:rPr>
          <w:rFonts w:ascii="Times New Roman" w:hAnsi="Times New Roman"/>
          <w:szCs w:val="28"/>
        </w:rPr>
        <w:t>Nắm được thế nào là tình thá</w:t>
      </w:r>
      <w:r w:rsidRPr="00365D26">
        <w:rPr>
          <w:rFonts w:ascii="Times New Roman" w:hAnsi="Times New Roman"/>
          <w:szCs w:val="28"/>
        </w:rPr>
        <w:t>i từ.</w:t>
      </w:r>
    </w:p>
    <w:p w:rsidR="00404A9E" w:rsidRPr="00365D26" w:rsidRDefault="00404A9E" w:rsidP="00404A9E">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thảo luận.</w:t>
      </w:r>
    </w:p>
    <w:p w:rsidR="00404A9E" w:rsidRPr="00365D26" w:rsidRDefault="00404A9E" w:rsidP="00404A9E">
      <w:pPr>
        <w:tabs>
          <w:tab w:val="left" w:pos="60"/>
        </w:tabs>
        <w:jc w:val="both"/>
        <w:rPr>
          <w:rFonts w:ascii="Times New Roman" w:hAnsi="Times New Roman"/>
          <w:szCs w:val="28"/>
        </w:rPr>
      </w:pPr>
      <w:r>
        <w:rPr>
          <w:rFonts w:ascii="Times New Roman" w:hAnsi="Times New Roman"/>
          <w:b/>
          <w:szCs w:val="28"/>
        </w:rPr>
        <w:t>+ Hì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404A9E" w:rsidRPr="00365D26" w:rsidRDefault="00404A9E" w:rsidP="00404A9E">
      <w:pPr>
        <w:jc w:val="both"/>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7 phú</w:t>
      </w:r>
      <w:r w:rsidRPr="00365D26">
        <w:rPr>
          <w:rFonts w:ascii="Times New Roman" w:hAnsi="Times New Roman"/>
          <w:szCs w:val="28"/>
        </w:rPr>
        <w:t>t</w:t>
      </w:r>
    </w:p>
    <w:tbl>
      <w:tblPr>
        <w:tblStyle w:val="TableGrid3"/>
        <w:tblW w:w="10188" w:type="dxa"/>
        <w:tblLook w:val="04A0" w:firstRow="1" w:lastRow="0" w:firstColumn="1" w:lastColumn="0" w:noHBand="0" w:noVBand="1"/>
      </w:tblPr>
      <w:tblGrid>
        <w:gridCol w:w="3192"/>
        <w:gridCol w:w="3192"/>
        <w:gridCol w:w="3804"/>
      </w:tblGrid>
      <w:tr w:rsidR="00404A9E" w:rsidRPr="00365D26" w:rsidTr="003B3DBD">
        <w:tc>
          <w:tcPr>
            <w:tcW w:w="3192"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lastRenderedPageBreak/>
              <w:t>Hoạt động củ</w:t>
            </w:r>
            <w:r>
              <w:rPr>
                <w:rFonts w:ascii="Times New Roman" w:hAnsi="Times New Roman"/>
                <w:b/>
                <w:kern w:val="1"/>
                <w:szCs w:val="28"/>
              </w:rPr>
              <w:t>a giáo viên</w:t>
            </w:r>
          </w:p>
        </w:tc>
        <w:tc>
          <w:tcPr>
            <w:tcW w:w="3192"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3192" w:type="dxa"/>
          </w:tcPr>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jc w:val="both"/>
              <w:rPr>
                <w:rFonts w:ascii="Times New Roman" w:hAnsi="Times New Roman"/>
              </w:rPr>
            </w:pPr>
            <w:r w:rsidRPr="00365D26">
              <w:rPr>
                <w:rFonts w:ascii="Times New Roman" w:hAnsi="Times New Roman"/>
              </w:rPr>
              <w:t>GV đọc các bài tập – 80</w:t>
            </w:r>
          </w:p>
          <w:p w:rsidR="00404A9E" w:rsidRPr="00365D26" w:rsidRDefault="00404A9E" w:rsidP="003B3DBD">
            <w:pPr>
              <w:spacing w:before="120" w:after="120"/>
              <w:jc w:val="both"/>
              <w:rPr>
                <w:rFonts w:ascii="Times New Roman" w:hAnsi="Times New Roman"/>
                <w:b/>
                <w:i/>
                <w:lang w:val="nl-NL"/>
              </w:rPr>
            </w:pPr>
            <w:r w:rsidRPr="00365D26">
              <w:rPr>
                <w:rFonts w:ascii="Times New Roman" w:hAnsi="Times New Roman"/>
                <w:b/>
                <w:i/>
              </w:rPr>
              <w:t xml:space="preserve">  </w:t>
            </w:r>
            <w:r w:rsidRPr="00365D26">
              <w:rPr>
                <w:rFonts w:ascii="Times New Roman" w:hAnsi="Times New Roman"/>
                <w:b/>
                <w:i/>
                <w:lang w:val="nl-NL"/>
              </w:rPr>
              <w:t>? Các câu có chứa từ in đậm trong các ví dụ thuộc kiểu câu gì?</w:t>
            </w:r>
          </w:p>
          <w:p w:rsidR="00404A9E" w:rsidRPr="00365D26" w:rsidRDefault="00404A9E" w:rsidP="003B3DBD">
            <w:pPr>
              <w:spacing w:before="120" w:after="120"/>
              <w:jc w:val="both"/>
              <w:rPr>
                <w:rFonts w:ascii="Times New Roman" w:hAnsi="Times New Roman"/>
                <w:b/>
                <w:i/>
                <w:lang w:val="nl-NL"/>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lang w:val="nl-NL"/>
              </w:rPr>
              <w:t xml:space="preserve">  </w:t>
            </w:r>
            <w:r w:rsidRPr="00365D26">
              <w:rPr>
                <w:rFonts w:ascii="Times New Roman" w:hAnsi="Times New Roman"/>
                <w:b/>
                <w:i/>
              </w:rPr>
              <w:t>? Nếu bỏ từ in đậm đi thì ý nghĩa của các câu có gì thay đổi?</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 Các từ in đậm có tác dụng gì trong các ví dụ?</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r w:rsidRPr="00365D26">
              <w:rPr>
                <w:rFonts w:ascii="Times New Roman" w:hAnsi="Times New Roman"/>
              </w:rPr>
              <w:t>GV đọc câu d.</w:t>
            </w: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 Từ </w:t>
            </w:r>
            <w:r w:rsidRPr="00365D26">
              <w:rPr>
                <w:rFonts w:ascii="Times New Roman" w:hAnsi="Times New Roman"/>
                <w:b/>
                <w:bCs/>
                <w:i/>
              </w:rPr>
              <w:t>ạ</w:t>
            </w:r>
            <w:r w:rsidRPr="00365D26">
              <w:rPr>
                <w:rFonts w:ascii="Times New Roman" w:hAnsi="Times New Roman"/>
                <w:b/>
                <w:i/>
              </w:rPr>
              <w:t xml:space="preserve"> ở câu d thể hiện sắc thái tình cảm gì của người nói?</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GVKQ: Như vậy các từ như </w:t>
            </w:r>
            <w:r w:rsidRPr="00365D26">
              <w:rPr>
                <w:rFonts w:ascii="Times New Roman" w:hAnsi="Times New Roman"/>
                <w:b/>
                <w:bCs/>
              </w:rPr>
              <w:t>à, đi, thay, ạ</w:t>
            </w:r>
            <w:r w:rsidRPr="00365D26">
              <w:rPr>
                <w:rFonts w:ascii="Times New Roman" w:hAnsi="Times New Roman"/>
              </w:rPr>
              <w:t xml:space="preserve"> trong 4 câu trên được gọi là tình thái từ.</w:t>
            </w:r>
          </w:p>
          <w:p w:rsidR="00404A9E" w:rsidRPr="00365D26" w:rsidRDefault="00404A9E" w:rsidP="003B3DBD">
            <w:pPr>
              <w:spacing w:before="120" w:after="120"/>
              <w:jc w:val="both"/>
              <w:rPr>
                <w:rFonts w:ascii="Times New Roman" w:hAnsi="Times New Roman"/>
                <w:b/>
                <w:i/>
              </w:rPr>
            </w:pPr>
            <w:r w:rsidRPr="00365D26">
              <w:rPr>
                <w:rFonts w:ascii="Times New Roman" w:hAnsi="Times New Roman"/>
                <w:b/>
              </w:rPr>
              <w:t xml:space="preserve">  </w:t>
            </w:r>
            <w:r w:rsidRPr="00365D26">
              <w:rPr>
                <w:rFonts w:ascii="Times New Roman" w:hAnsi="Times New Roman"/>
                <w:b/>
                <w:i/>
              </w:rPr>
              <w:t>? Thế nào là tình thái từ?  Chức năng của tình thái từ?</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w:t>
            </w:r>
          </w:p>
          <w:p w:rsidR="00404A9E" w:rsidRPr="00365D26" w:rsidRDefault="00404A9E" w:rsidP="003B3DBD">
            <w:pPr>
              <w:spacing w:before="120" w:after="120"/>
              <w:jc w:val="both"/>
              <w:rPr>
                <w:rFonts w:ascii="Times New Roman" w:hAnsi="Times New Roman"/>
                <w:b/>
                <w:i/>
              </w:rPr>
            </w:pPr>
          </w:p>
          <w:p w:rsidR="00404A9E" w:rsidRPr="00365D26" w:rsidRDefault="00404A9E" w:rsidP="003B3DBD">
            <w:pPr>
              <w:spacing w:before="120" w:after="120"/>
              <w:jc w:val="both"/>
              <w:rPr>
                <w:rFonts w:ascii="Times New Roman" w:hAnsi="Times New Roman"/>
                <w:b/>
                <w:i/>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Để tạo dạng câu nghi vấn, câu cầu khiến và câu cảm thán người ta thường dùng các tình thái như thế nào?</w:t>
            </w:r>
          </w:p>
          <w:p w:rsidR="00404A9E" w:rsidRPr="00365D26" w:rsidRDefault="00404A9E" w:rsidP="003B3DBD">
            <w:pPr>
              <w:spacing w:before="120" w:after="120"/>
              <w:jc w:val="both"/>
              <w:rPr>
                <w:rFonts w:ascii="Times New Roman" w:hAnsi="Times New Roman"/>
                <w:b/>
                <w:i/>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ml:space="preserve"> ? Tình thái biểu cảm thường thể hiện qua các từ nào?</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 Có mấy loại tình thái thường dùng?</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r w:rsidRPr="00365D26">
              <w:rPr>
                <w:rFonts w:ascii="Times New Roman" w:hAnsi="Times New Roman"/>
              </w:rPr>
              <w:t>GVKQ toàn phần rút ra ghi nhớ.</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GV cho hs làm bài tập vận dụng.</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tabs>
                <w:tab w:val="left" w:pos="2838"/>
              </w:tabs>
              <w:rPr>
                <w:rFonts w:ascii="Times New Roman" w:hAnsi="Times New Roman"/>
              </w:rPr>
            </w:pPr>
          </w:p>
        </w:tc>
        <w:tc>
          <w:tcPr>
            <w:tcW w:w="3192" w:type="dxa"/>
          </w:tcPr>
          <w:p w:rsidR="00404A9E" w:rsidRPr="00365D26" w:rsidRDefault="00404A9E" w:rsidP="003B3DBD">
            <w:pPr>
              <w:spacing w:before="120" w:after="120"/>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đọc bài tập</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Nhận xét</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Suy nghĩ nêu ý kiến nhận xét.</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HS độc lập trả lời</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quan sát câu d.</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nhận xét.</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khái quát trả lời độc lập</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Thảo luận</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Nhận xét kết luận.</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khái quát.</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rPr>
                <w:rFonts w:ascii="Times New Roman" w:hAnsi="Times New Roman"/>
              </w:rPr>
            </w:pPr>
            <w:r w:rsidRPr="00365D26">
              <w:rPr>
                <w:rFonts w:ascii="Times New Roman" w:hAnsi="Times New Roman"/>
              </w:rPr>
              <w:t>- HS đọc ghi nhớ sgk- 81</w:t>
            </w:r>
          </w:p>
          <w:p w:rsidR="00404A9E" w:rsidRPr="00365D26" w:rsidRDefault="00404A9E" w:rsidP="003B3DBD">
            <w:pPr>
              <w:tabs>
                <w:tab w:val="left" w:pos="2838"/>
              </w:tabs>
              <w:rPr>
                <w:rFonts w:ascii="Times New Roman" w:hAnsi="Times New Roman"/>
              </w:rPr>
            </w:pPr>
          </w:p>
        </w:tc>
        <w:tc>
          <w:tcPr>
            <w:tcW w:w="3804" w:type="dxa"/>
          </w:tcPr>
          <w:p w:rsidR="00404A9E" w:rsidRPr="00365D26" w:rsidRDefault="00404A9E" w:rsidP="003B3DBD">
            <w:pPr>
              <w:spacing w:after="120"/>
              <w:jc w:val="both"/>
              <w:rPr>
                <w:rFonts w:ascii="Times New Roman" w:hAnsi="Times New Roman"/>
                <w:i/>
                <w:szCs w:val="28"/>
              </w:rPr>
            </w:pPr>
            <w:r w:rsidRPr="00365D26">
              <w:rPr>
                <w:rFonts w:ascii="Times New Roman" w:hAnsi="Times New Roman"/>
                <w:i/>
                <w:szCs w:val="28"/>
              </w:rPr>
              <w:lastRenderedPageBreak/>
              <w:t>I. Chức năng của tình thái từ</w:t>
            </w:r>
          </w:p>
          <w:p w:rsidR="00404A9E" w:rsidRPr="00365D26" w:rsidRDefault="00404A9E" w:rsidP="003B3DBD">
            <w:pPr>
              <w:spacing w:before="120" w:after="120"/>
              <w:jc w:val="both"/>
              <w:rPr>
                <w:rFonts w:ascii="Times New Roman" w:hAnsi="Times New Roman"/>
                <w:i/>
                <w:lang w:val="nl-NL"/>
              </w:rPr>
            </w:pPr>
            <w:r w:rsidRPr="00365D26">
              <w:rPr>
                <w:rFonts w:ascii="Times New Roman" w:hAnsi="Times New Roman"/>
                <w:b/>
                <w:bCs/>
                <w:i/>
                <w:u w:val="single"/>
                <w:lang w:val="nl-NL"/>
              </w:rPr>
              <w:t>1.Bài tập sgk- 80</w:t>
            </w:r>
            <w:r w:rsidRPr="00365D26">
              <w:rPr>
                <w:rFonts w:ascii="Times New Roman" w:hAnsi="Times New Roman"/>
                <w:i/>
                <w:lang w:val="nl-NL"/>
              </w:rPr>
              <w:t>.</w:t>
            </w:r>
          </w:p>
          <w:p w:rsidR="00404A9E" w:rsidRPr="00365D26" w:rsidRDefault="00404A9E" w:rsidP="003B3DBD">
            <w:pPr>
              <w:spacing w:before="120" w:after="120"/>
              <w:jc w:val="both"/>
              <w:rPr>
                <w:rFonts w:ascii="Times New Roman" w:hAnsi="Times New Roman"/>
                <w:lang w:val="nl-NL"/>
              </w:rPr>
            </w:pPr>
            <w:r w:rsidRPr="00365D26">
              <w:rPr>
                <w:rFonts w:ascii="Times New Roman" w:hAnsi="Times New Roman"/>
                <w:lang w:val="nl-NL"/>
              </w:rPr>
              <w:t>a. Câu hỏi</w:t>
            </w:r>
          </w:p>
          <w:p w:rsidR="00404A9E" w:rsidRPr="00365D26" w:rsidRDefault="00404A9E" w:rsidP="003B3DBD">
            <w:pPr>
              <w:spacing w:before="120" w:after="120"/>
              <w:jc w:val="both"/>
              <w:rPr>
                <w:rFonts w:ascii="Times New Roman" w:hAnsi="Times New Roman"/>
                <w:lang w:val="nl-NL"/>
              </w:rPr>
            </w:pPr>
            <w:r w:rsidRPr="00365D26">
              <w:rPr>
                <w:rFonts w:ascii="Times New Roman" w:hAnsi="Times New Roman"/>
                <w:lang w:val="nl-NL"/>
              </w:rPr>
              <w:t>b. Câu cầu khiến.</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c. Câu cảm thán.</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Bỏ từ in đậm thì các câu không còn mang ý nghĩa cầu khiến, cảm thán nữa.</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 Các từ in đậm được thêm vào câu để cấu tạo  nên câu cầu khiến, nghi vấn, cảm thán.</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(câu chia theo mục đích nói)</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Từ </w:t>
            </w:r>
            <w:r w:rsidRPr="00365D26">
              <w:rPr>
                <w:rFonts w:ascii="Times New Roman" w:hAnsi="Times New Roman"/>
                <w:b/>
                <w:bCs/>
              </w:rPr>
              <w:t>ạ</w:t>
            </w:r>
            <w:r w:rsidRPr="00365D26">
              <w:rPr>
                <w:rFonts w:ascii="Times New Roman" w:hAnsi="Times New Roman"/>
              </w:rPr>
              <w:t xml:space="preserve"> biểu thị thái độ tình cảm tôn trọng của người nói với người nghe.</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Tình thái từ là những từ được thêm vào câu để cấu tạo câu chia theo mục đích nói: Nghi vấn, cầu khiến, cảm thán.</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Biểu thị sắc thái tình cảm của người nói.</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Tạo câu nghi vấn thường dùng tình thái: à, ừ, chứ, há, phỏng, chăng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Câu cầu khiến thường dùng các từ: đi, nào, thôi, với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Câu cảm thán: thay, thật ...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Tình thái biểu cảm: à, ạ, mà, kia thôi ...</w:t>
            </w:r>
          </w:p>
          <w:p w:rsidR="00404A9E" w:rsidRPr="00365D26" w:rsidRDefault="00404A9E" w:rsidP="003B3DBD">
            <w:pPr>
              <w:spacing w:after="120" w:line="480" w:lineRule="auto"/>
              <w:jc w:val="both"/>
              <w:rPr>
                <w:rFonts w:ascii="Times New Roman" w:hAnsi="Times New Roman"/>
              </w:rPr>
            </w:pPr>
            <w:r w:rsidRPr="00365D26">
              <w:rPr>
                <w:rFonts w:ascii="Times New Roman" w:hAnsi="Times New Roman"/>
              </w:rPr>
              <w:t>* Có 4 loại tình thái thường gặp.</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TT cầu khiến.</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TT nghi vấn</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TT cảm thán</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TT biểu thị sắc thái tình cảm.</w:t>
            </w: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p>
          <w:p w:rsidR="00404A9E" w:rsidRPr="00365D26" w:rsidRDefault="00404A9E" w:rsidP="003B3DBD">
            <w:pPr>
              <w:spacing w:before="120" w:after="120"/>
              <w:jc w:val="both"/>
              <w:rPr>
                <w:rFonts w:ascii="Times New Roman" w:hAnsi="Times New Roman"/>
                <w:b/>
                <w:bCs/>
                <w:i/>
                <w:u w:val="single"/>
              </w:rPr>
            </w:pPr>
            <w:r w:rsidRPr="00365D26">
              <w:rPr>
                <w:rFonts w:ascii="Times New Roman" w:hAnsi="Times New Roman"/>
                <w:b/>
                <w:bCs/>
                <w:i/>
                <w:u w:val="single"/>
              </w:rPr>
              <w:t>2. Ghi nhớ: sgk - 81</w:t>
            </w:r>
          </w:p>
          <w:p w:rsidR="00404A9E" w:rsidRPr="00365D26" w:rsidRDefault="00404A9E" w:rsidP="003B3DBD">
            <w:pPr>
              <w:spacing w:after="120"/>
              <w:jc w:val="both"/>
              <w:rPr>
                <w:rFonts w:ascii="Times New Roman" w:hAnsi="Times New Roman"/>
              </w:rPr>
            </w:pPr>
            <w:r w:rsidRPr="00365D26">
              <w:rPr>
                <w:rFonts w:ascii="Times New Roman" w:hAnsi="Times New Roman"/>
              </w:rPr>
              <w:t>*Bài tập vận dụng.</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Đèn khoe đỏ hơn trăng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Đèn ra trước gío còn </w:t>
            </w:r>
            <w:r w:rsidRPr="00365D26">
              <w:rPr>
                <w:rFonts w:ascii="Times New Roman" w:hAnsi="Times New Roman"/>
                <w:b/>
                <w:bCs/>
              </w:rPr>
              <w:t>chăng</w:t>
            </w:r>
            <w:r w:rsidRPr="00365D26">
              <w:rPr>
                <w:rFonts w:ascii="Times New Roman" w:hAnsi="Times New Roman"/>
              </w:rPr>
              <w:t xml:space="preserve"> hỡi đèn</w:t>
            </w:r>
          </w:p>
          <w:p w:rsidR="00404A9E" w:rsidRPr="00365D26" w:rsidRDefault="00404A9E" w:rsidP="003B3DBD">
            <w:pPr>
              <w:spacing w:before="120" w:after="120"/>
              <w:jc w:val="both"/>
              <w:rPr>
                <w:rFonts w:ascii="Times New Roman" w:hAnsi="Times New Roman"/>
              </w:rPr>
            </w:pPr>
            <w:r w:rsidRPr="00365D26">
              <w:rPr>
                <w:rFonts w:ascii="Times New Roman" w:hAnsi="Times New Roman"/>
                <w:b/>
                <w:bCs/>
              </w:rPr>
              <w:t>Chăng</w:t>
            </w:r>
            <w:r w:rsidRPr="00365D26">
              <w:rPr>
                <w:rFonts w:ascii="Times New Roman" w:hAnsi="Times New Roman"/>
              </w:rPr>
              <w:t>: TT hỏi.</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Sướng vui</w:t>
            </w:r>
            <w:r w:rsidRPr="00365D26">
              <w:rPr>
                <w:rFonts w:ascii="Times New Roman" w:hAnsi="Times New Roman"/>
                <w:b/>
                <w:bCs/>
              </w:rPr>
              <w:t xml:space="preserve"> thay</w:t>
            </w:r>
            <w:r w:rsidRPr="00365D26">
              <w:rPr>
                <w:rFonts w:ascii="Times New Roman" w:hAnsi="Times New Roman"/>
              </w:rPr>
              <w:t>, miền Bắc của ta!</w:t>
            </w:r>
          </w:p>
          <w:p w:rsidR="00404A9E" w:rsidRPr="00365D26" w:rsidRDefault="00404A9E" w:rsidP="003B3DBD">
            <w:pPr>
              <w:spacing w:before="120" w:after="120"/>
              <w:jc w:val="both"/>
              <w:rPr>
                <w:rFonts w:ascii="Times New Roman" w:hAnsi="Times New Roman"/>
              </w:rPr>
            </w:pPr>
            <w:r w:rsidRPr="00365D26">
              <w:rPr>
                <w:rFonts w:ascii="Times New Roman" w:hAnsi="Times New Roman"/>
                <w:b/>
                <w:bCs/>
              </w:rPr>
              <w:t>Thay</w:t>
            </w:r>
            <w:r w:rsidRPr="00365D26">
              <w:rPr>
                <w:rFonts w:ascii="Times New Roman" w:hAnsi="Times New Roman"/>
              </w:rPr>
              <w:t>: TT bộ lộ cảm xúc.</w:t>
            </w:r>
          </w:p>
        </w:tc>
      </w:tr>
    </w:tbl>
    <w:p w:rsidR="00404A9E" w:rsidRPr="00365D26" w:rsidRDefault="00404A9E" w:rsidP="00404A9E">
      <w:pPr>
        <w:tabs>
          <w:tab w:val="left" w:pos="60"/>
        </w:tabs>
        <w:jc w:val="both"/>
        <w:rPr>
          <w:rFonts w:ascii="Times New Roman" w:hAnsi="Times New Roman"/>
          <w:b/>
          <w:sz w:val="4"/>
          <w:szCs w:val="28"/>
        </w:rPr>
      </w:pP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HOẠT ĐỘNG 2: </w:t>
      </w:r>
      <w:r>
        <w:rPr>
          <w:rFonts w:ascii="Times New Roman" w:hAnsi="Times New Roman"/>
          <w:szCs w:val="28"/>
        </w:rPr>
        <w:t>Hướng dẫn học sinh tìm hiểu cách sử dụng tình thá</w:t>
      </w:r>
      <w:r w:rsidRPr="00365D26">
        <w:rPr>
          <w:rFonts w:ascii="Times New Roman" w:hAnsi="Times New Roman"/>
          <w:szCs w:val="28"/>
        </w:rPr>
        <w:t>i từ.</w:t>
      </w:r>
    </w:p>
    <w:p w:rsidR="00404A9E" w:rsidRPr="00365D26" w:rsidRDefault="00404A9E" w:rsidP="00404A9E">
      <w:pPr>
        <w:rPr>
          <w:rFonts w:ascii="Times New Roman" w:hAnsi="Times New Roman"/>
        </w:rPr>
      </w:pPr>
      <w:r>
        <w:rPr>
          <w:rFonts w:ascii="Times New Roman" w:hAnsi="Times New Roman"/>
          <w:b/>
          <w:szCs w:val="28"/>
        </w:rPr>
        <w:t>+ Mục tiê</w:t>
      </w:r>
      <w:r w:rsidRPr="00365D26">
        <w:rPr>
          <w:rFonts w:ascii="Times New Roman" w:hAnsi="Times New Roman"/>
          <w:b/>
          <w:szCs w:val="28"/>
        </w:rPr>
        <w:t xml:space="preserve">u: </w:t>
      </w:r>
      <w:r w:rsidRPr="00365D26">
        <w:rPr>
          <w:rFonts w:ascii="Times New Roman" w:hAnsi="Times New Roman"/>
        </w:rPr>
        <w:t>- Biết sử dụng tình thái từ phù hợp với tình huống giao tiếp.</w:t>
      </w:r>
    </w:p>
    <w:p w:rsidR="00404A9E" w:rsidRPr="00365D26" w:rsidRDefault="00404A9E" w:rsidP="00404A9E">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 thảo luận.</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404A9E" w:rsidRPr="00365D26" w:rsidRDefault="00404A9E" w:rsidP="00404A9E">
      <w:pPr>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7 phú</w:t>
      </w:r>
      <w:r w:rsidRPr="00365D26">
        <w:rPr>
          <w:rFonts w:ascii="Times New Roman" w:hAnsi="Times New Roman"/>
          <w:szCs w:val="28"/>
        </w:rPr>
        <w:t>t</w:t>
      </w:r>
    </w:p>
    <w:tbl>
      <w:tblPr>
        <w:tblStyle w:val="TableGrid3"/>
        <w:tblW w:w="10098" w:type="dxa"/>
        <w:tblLook w:val="04A0" w:firstRow="1" w:lastRow="0" w:firstColumn="1" w:lastColumn="0" w:noHBand="0" w:noVBand="1"/>
      </w:tblPr>
      <w:tblGrid>
        <w:gridCol w:w="3192"/>
        <w:gridCol w:w="3192"/>
        <w:gridCol w:w="3714"/>
      </w:tblGrid>
      <w:tr w:rsidR="00404A9E" w:rsidRPr="00365D26" w:rsidTr="003B3DBD">
        <w:tc>
          <w:tcPr>
            <w:tcW w:w="3192" w:type="dxa"/>
          </w:tcPr>
          <w:p w:rsidR="00404A9E" w:rsidRPr="00365D26" w:rsidRDefault="00404A9E"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3192" w:type="dxa"/>
          </w:tcPr>
          <w:p w:rsidR="00404A9E" w:rsidRPr="00365D26" w:rsidRDefault="00404A9E" w:rsidP="003B3DBD">
            <w:pPr>
              <w:spacing w:before="120" w:after="120"/>
              <w:jc w:val="both"/>
              <w:rPr>
                <w:rFonts w:ascii="Times New Roman" w:hAnsi="Times New Roman"/>
              </w:rPr>
            </w:pPr>
            <w:r w:rsidRPr="00365D26">
              <w:rPr>
                <w:rFonts w:ascii="Times New Roman" w:hAnsi="Times New Roman"/>
              </w:rPr>
              <w:t>GV đọc các câu thơ.</w:t>
            </w:r>
          </w:p>
          <w:p w:rsidR="00404A9E" w:rsidRPr="00365D26" w:rsidRDefault="00404A9E" w:rsidP="003B3DBD">
            <w:pPr>
              <w:spacing w:before="120" w:after="120"/>
              <w:jc w:val="both"/>
              <w:rPr>
                <w:rFonts w:ascii="Times New Roman" w:hAnsi="Times New Roman"/>
                <w:b/>
                <w:i/>
              </w:rPr>
            </w:pPr>
            <w:r w:rsidRPr="00365D26">
              <w:rPr>
                <w:rFonts w:ascii="Times New Roman" w:hAnsi="Times New Roman"/>
              </w:rPr>
              <w:t xml:space="preserve">  </w:t>
            </w:r>
            <w:r w:rsidRPr="00365D26">
              <w:rPr>
                <w:rFonts w:ascii="Times New Roman" w:hAnsi="Times New Roman"/>
                <w:b/>
                <w:i/>
              </w:rPr>
              <w:t>? Xác định tình thái trong các câu thơ sau? Cho biết các tình thái đó thuộc kiểu nào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GV cho hs đọc các câu trong bài tập.</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rPr>
              <w:t xml:space="preserve">  </w:t>
            </w:r>
            <w:r w:rsidRPr="00365D26">
              <w:rPr>
                <w:rFonts w:ascii="Times New Roman" w:hAnsi="Times New Roman"/>
                <w:b/>
                <w:i/>
              </w:rPr>
              <w:t>? Các tình thái in đậm trong 4 câu trên được dùng trong những hoàn cảnh giao tiếp như thế nào?</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w:t>
            </w: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 Khi chúng ta sử dụng tình thái chúng ta cần chú ý đến điều gì?</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 Muốn bày tỏ thái độ lễ phép, sự miễn cưỡng, phân trần giải thích, bày tỏ ý kiến khác chúng ta cần dùng các từ như thế nào?</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GVKQ ghi nhớ.</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GV nêu yêu cầu bài tập vận dụng.</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b/>
                <w:i/>
              </w:rPr>
            </w:pPr>
            <w:r w:rsidRPr="00365D26">
              <w:rPr>
                <w:rFonts w:ascii="Times New Roman" w:hAnsi="Times New Roman"/>
                <w:b/>
                <w:i/>
              </w:rPr>
              <w:t xml:space="preserve">  ? Cho câu văn Nam học bài. Dùng tình thái để thay đổi sắc thái ý nghĩa của câu?</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GVKQ chuyển luyện tập.</w:t>
            </w:r>
          </w:p>
        </w:tc>
        <w:tc>
          <w:tcPr>
            <w:tcW w:w="3192" w:type="dxa"/>
          </w:tcPr>
          <w:p w:rsidR="00404A9E" w:rsidRPr="00365D26" w:rsidRDefault="00404A9E" w:rsidP="003B3DBD">
            <w:pPr>
              <w:spacing w:before="120" w:after="120"/>
              <w:jc w:val="center"/>
              <w:rPr>
                <w:rFonts w:ascii="Times New Roman" w:hAnsi="Times New Roman"/>
              </w:rPr>
            </w:pPr>
            <w:r w:rsidRPr="00365D26">
              <w:rPr>
                <w:rFonts w:ascii="Times New Roman" w:hAnsi="Times New Roman"/>
              </w:rPr>
              <w:lastRenderedPageBreak/>
              <w:t>- HS nghe</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theo dõi bài tập làm cá nhân.</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đọc bài tập.</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phát hiện</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-HS khái quát</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Thảo luận nhóm 2. trình bày ý kiến.</w:t>
            </w: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đọc ghi nhớ.</w:t>
            </w:r>
          </w:p>
          <w:p w:rsidR="00404A9E" w:rsidRPr="00365D26" w:rsidRDefault="00404A9E" w:rsidP="003B3DBD">
            <w:pPr>
              <w:spacing w:before="120" w:after="120"/>
              <w:rPr>
                <w:rFonts w:ascii="Times New Roman" w:hAnsi="Times New Roman"/>
              </w:rPr>
            </w:pPr>
            <w:r w:rsidRPr="00365D26">
              <w:rPr>
                <w:rFonts w:ascii="Times New Roman" w:hAnsi="Times New Roman"/>
              </w:rPr>
              <w:t xml:space="preserve"> HS làm bài tập vận dụng.</w:t>
            </w:r>
          </w:p>
          <w:p w:rsidR="00404A9E" w:rsidRPr="00365D26" w:rsidRDefault="00404A9E" w:rsidP="003B3DBD">
            <w:pPr>
              <w:rPr>
                <w:rFonts w:ascii="Times New Roman" w:hAnsi="Times New Roman"/>
              </w:rPr>
            </w:pPr>
          </w:p>
        </w:tc>
        <w:tc>
          <w:tcPr>
            <w:tcW w:w="3714" w:type="dxa"/>
          </w:tcPr>
          <w:p w:rsidR="00404A9E" w:rsidRPr="00365D26" w:rsidRDefault="00404A9E" w:rsidP="003B3DBD">
            <w:pPr>
              <w:spacing w:before="120" w:after="120"/>
              <w:jc w:val="both"/>
              <w:rPr>
                <w:rFonts w:ascii="Times New Roman" w:hAnsi="Times New Roman"/>
                <w:b/>
                <w:bCs/>
                <w:i/>
                <w:u w:val="single"/>
              </w:rPr>
            </w:pPr>
            <w:r w:rsidRPr="00365D26">
              <w:rPr>
                <w:rFonts w:ascii="Times New Roman" w:hAnsi="Times New Roman"/>
                <w:b/>
                <w:bCs/>
                <w:i/>
                <w:u w:val="single"/>
              </w:rPr>
              <w:lastRenderedPageBreak/>
              <w:t>II. Sử dụng tình thái.</w:t>
            </w:r>
          </w:p>
          <w:p w:rsidR="00404A9E" w:rsidRPr="00365D26" w:rsidRDefault="00404A9E" w:rsidP="003B3DBD">
            <w:pPr>
              <w:spacing w:before="120" w:after="120"/>
              <w:jc w:val="both"/>
              <w:rPr>
                <w:rFonts w:ascii="Times New Roman" w:hAnsi="Times New Roman"/>
                <w:b/>
                <w:bCs/>
                <w:i/>
                <w:u w:val="single"/>
              </w:rPr>
            </w:pPr>
            <w:r w:rsidRPr="00365D26">
              <w:rPr>
                <w:rFonts w:ascii="Times New Roman" w:hAnsi="Times New Roman"/>
                <w:b/>
                <w:bCs/>
                <w:i/>
                <w:u w:val="single"/>
              </w:rPr>
              <w:t xml:space="preserve">1. Bài tập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a. Bạn chưa về </w:t>
            </w:r>
            <w:r w:rsidRPr="00365D26">
              <w:rPr>
                <w:rFonts w:ascii="Times New Roman" w:hAnsi="Times New Roman"/>
                <w:b/>
              </w:rPr>
              <w:t xml:space="preserve">à </w:t>
            </w:r>
            <w:r w:rsidRPr="00365D26">
              <w:rPr>
                <w:rFonts w:ascii="Times New Roman" w:hAnsi="Times New Roman"/>
              </w:rPr>
              <w:t>( hỏi thân mật bằng vai )</w:t>
            </w:r>
          </w:p>
          <w:p w:rsidR="00404A9E" w:rsidRPr="00365D26" w:rsidRDefault="00404A9E" w:rsidP="003B3DBD">
            <w:pPr>
              <w:jc w:val="both"/>
              <w:rPr>
                <w:rFonts w:ascii="Times New Roman" w:hAnsi="Times New Roman"/>
              </w:rPr>
            </w:pPr>
            <w:r w:rsidRPr="00365D26">
              <w:rPr>
                <w:rFonts w:ascii="Times New Roman" w:hAnsi="Times New Roman"/>
              </w:rPr>
              <w:t xml:space="preserve">b. Thầy mệt </w:t>
            </w:r>
            <w:r w:rsidRPr="00365D26">
              <w:rPr>
                <w:rFonts w:ascii="Times New Roman" w:hAnsi="Times New Roman"/>
                <w:b/>
              </w:rPr>
              <w:t>ạ</w:t>
            </w:r>
            <w:r w:rsidRPr="00365D26">
              <w:rPr>
                <w:rFonts w:ascii="Times New Roman" w:hAnsi="Times New Roman"/>
              </w:rPr>
              <w:t>? ( Hỏi tôn trọng lễ phép và người dưới nói với người trên )</w:t>
            </w:r>
          </w:p>
          <w:p w:rsidR="00404A9E" w:rsidRPr="00365D26" w:rsidRDefault="00404A9E" w:rsidP="003B3DBD">
            <w:pPr>
              <w:jc w:val="both"/>
              <w:rPr>
                <w:rFonts w:ascii="Times New Roman" w:hAnsi="Times New Roman"/>
              </w:rPr>
            </w:pPr>
            <w:r w:rsidRPr="00365D26">
              <w:rPr>
                <w:rFonts w:ascii="Times New Roman" w:hAnsi="Times New Roman"/>
              </w:rPr>
              <w:t xml:space="preserve">c. Bạn giúp tôi một tay </w:t>
            </w:r>
            <w:r w:rsidRPr="00365D26">
              <w:rPr>
                <w:rFonts w:ascii="Times New Roman" w:hAnsi="Times New Roman"/>
                <w:b/>
              </w:rPr>
              <w:t>nhé</w:t>
            </w:r>
            <w:r>
              <w:rPr>
                <w:rFonts w:ascii="Times New Roman" w:hAnsi="Times New Roman"/>
              </w:rPr>
              <w:t>! (</w:t>
            </w:r>
            <w:r w:rsidRPr="00365D26">
              <w:rPr>
                <w:rFonts w:ascii="Times New Roman" w:hAnsi="Times New Roman"/>
              </w:rPr>
              <w:t xml:space="preserve">cầu khiến thân mật bằng vai) </w:t>
            </w:r>
          </w:p>
          <w:p w:rsidR="00404A9E" w:rsidRPr="00365D26" w:rsidRDefault="00404A9E" w:rsidP="003B3DBD">
            <w:pPr>
              <w:spacing w:before="120"/>
              <w:jc w:val="both"/>
              <w:rPr>
                <w:rFonts w:ascii="Times New Roman" w:hAnsi="Times New Roman"/>
                <w:lang w:val="nl-NL"/>
              </w:rPr>
            </w:pPr>
            <w:r w:rsidRPr="00365D26">
              <w:rPr>
                <w:rFonts w:ascii="Times New Roman" w:hAnsi="Times New Roman"/>
                <w:lang w:val="nl-NL"/>
              </w:rPr>
              <w:t>d. Bác giúp cháu một tay ạ !</w:t>
            </w:r>
          </w:p>
          <w:p w:rsidR="00404A9E" w:rsidRPr="00365D26" w:rsidRDefault="00404A9E" w:rsidP="003B3DBD">
            <w:pPr>
              <w:spacing w:before="120"/>
              <w:jc w:val="both"/>
              <w:rPr>
                <w:rFonts w:ascii="Times New Roman" w:hAnsi="Times New Roman"/>
                <w:lang w:val="nl-NL"/>
              </w:rPr>
            </w:pPr>
            <w:r w:rsidRPr="00365D26">
              <w:rPr>
                <w:rFonts w:ascii="Times New Roman" w:hAnsi="Times New Roman"/>
                <w:lang w:val="nl-NL"/>
              </w:rPr>
              <w:t xml:space="preserve">(Cầu khiến lễ phép của người nhỏ tuổi ) </w:t>
            </w:r>
          </w:p>
          <w:p w:rsidR="00404A9E" w:rsidRPr="00365D26" w:rsidRDefault="00404A9E" w:rsidP="003B3DBD">
            <w:pPr>
              <w:spacing w:after="120"/>
              <w:jc w:val="both"/>
              <w:rPr>
                <w:rFonts w:ascii="Times New Roman" w:hAnsi="Times New Roman"/>
                <w:lang w:val="nl-NL"/>
              </w:rPr>
            </w:pPr>
            <w:r w:rsidRPr="00365D26">
              <w:rPr>
                <w:rFonts w:ascii="Times New Roman" w:hAnsi="Times New Roman"/>
                <w:lang w:val="nl-NL"/>
              </w:rPr>
              <w:t>- Khi sử dụng tình thái cần</w:t>
            </w:r>
            <w:r>
              <w:rPr>
                <w:rFonts w:ascii="Times New Roman" w:hAnsi="Times New Roman"/>
                <w:lang w:val="nl-NL"/>
              </w:rPr>
              <w:t xml:space="preserve"> chú ý đến hoàn cảnh giao tiếp.</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Bày tỏ thái độ lễ phép: </w:t>
            </w:r>
            <w:r w:rsidRPr="00365D26">
              <w:rPr>
                <w:rFonts w:ascii="Times New Roman" w:hAnsi="Times New Roman"/>
                <w:b/>
              </w:rPr>
              <w:t>ạ</w:t>
            </w:r>
            <w:r w:rsidRPr="00365D26">
              <w:rPr>
                <w:rFonts w:ascii="Times New Roman" w:hAnsi="Times New Roman"/>
              </w:rPr>
              <w:t>.</w:t>
            </w:r>
          </w:p>
          <w:p w:rsidR="00404A9E" w:rsidRPr="00365D26" w:rsidRDefault="00404A9E" w:rsidP="003B3DBD">
            <w:pPr>
              <w:spacing w:before="120" w:after="120"/>
              <w:jc w:val="both"/>
              <w:rPr>
                <w:rFonts w:ascii="Times New Roman" w:hAnsi="Times New Roman"/>
              </w:rPr>
            </w:pPr>
            <w:r w:rsidRPr="00365D26">
              <w:rPr>
                <w:rFonts w:ascii="Times New Roman" w:hAnsi="Times New Roman"/>
              </w:rPr>
              <w:lastRenderedPageBreak/>
              <w:t xml:space="preserve">- Bày tỏ thái độ miễn cưỡng: </w:t>
            </w:r>
            <w:r w:rsidRPr="00365D26">
              <w:rPr>
                <w:rFonts w:ascii="Times New Roman" w:hAnsi="Times New Roman"/>
                <w:b/>
              </w:rPr>
              <w:t>vậy.</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Bày tỏ thái độ phân trần: </w:t>
            </w:r>
            <w:r w:rsidRPr="00365D26">
              <w:rPr>
                <w:rFonts w:ascii="Times New Roman" w:hAnsi="Times New Roman"/>
                <w:b/>
              </w:rPr>
              <w:t>mà..</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Bày tỏ một ý khác: </w:t>
            </w:r>
            <w:r w:rsidRPr="00365D26">
              <w:rPr>
                <w:rFonts w:ascii="Times New Roman" w:hAnsi="Times New Roman"/>
                <w:b/>
              </w:rPr>
              <w:t xml:space="preserve">kia </w:t>
            </w:r>
            <w:r w:rsidRPr="00365D26">
              <w:rPr>
                <w:rFonts w:ascii="Times New Roman" w:hAnsi="Times New Roman"/>
              </w:rPr>
              <w:t>...</w:t>
            </w:r>
          </w:p>
          <w:p w:rsidR="00404A9E" w:rsidRPr="00365D26" w:rsidRDefault="00404A9E" w:rsidP="003B3DBD">
            <w:pPr>
              <w:spacing w:before="120" w:after="120"/>
              <w:jc w:val="both"/>
              <w:rPr>
                <w:rFonts w:ascii="Times New Roman" w:hAnsi="Times New Roman"/>
                <w:b/>
                <w:bCs/>
                <w:i/>
                <w:u w:val="single"/>
              </w:rPr>
            </w:pPr>
            <w:r w:rsidRPr="00365D26">
              <w:rPr>
                <w:rFonts w:ascii="Times New Roman" w:hAnsi="Times New Roman"/>
                <w:b/>
                <w:bCs/>
                <w:i/>
                <w:u w:val="single"/>
              </w:rPr>
              <w:t>2. Ghi nhớ sgk-  81</w:t>
            </w:r>
          </w:p>
          <w:p w:rsidR="00404A9E" w:rsidRPr="00365D26" w:rsidRDefault="00404A9E" w:rsidP="003B3DBD">
            <w:pPr>
              <w:spacing w:after="120" w:line="480" w:lineRule="auto"/>
              <w:jc w:val="both"/>
              <w:rPr>
                <w:rFonts w:ascii="Times New Roman" w:hAnsi="Times New Roman"/>
              </w:rPr>
            </w:pPr>
            <w:r w:rsidRPr="00365D26">
              <w:rPr>
                <w:rFonts w:ascii="Times New Roman" w:hAnsi="Times New Roman"/>
              </w:rPr>
              <w:t>* Bài tập vận dụng:</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Nam học bài </w:t>
            </w:r>
            <w:r w:rsidRPr="00365D26">
              <w:rPr>
                <w:rFonts w:ascii="Times New Roman" w:hAnsi="Times New Roman"/>
                <w:b/>
              </w:rPr>
              <w:t>à</w:t>
            </w:r>
            <w:r w:rsidRPr="00365D26">
              <w:rPr>
                <w:rFonts w:ascii="Times New Roman" w:hAnsi="Times New Roman"/>
              </w:rPr>
              <w:t>?</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Nam học bài </w:t>
            </w:r>
            <w:r w:rsidRPr="00365D26">
              <w:rPr>
                <w:rFonts w:ascii="Times New Roman" w:hAnsi="Times New Roman"/>
                <w:b/>
              </w:rPr>
              <w:t>ư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Nam học bài </w:t>
            </w:r>
            <w:r w:rsidRPr="00365D26">
              <w:rPr>
                <w:rFonts w:ascii="Times New Roman" w:hAnsi="Times New Roman"/>
                <w:b/>
              </w:rPr>
              <w:t>hả</w:t>
            </w:r>
            <w:r w:rsidRPr="00365D26">
              <w:rPr>
                <w:rFonts w:ascii="Times New Roman" w:hAnsi="Times New Roman"/>
              </w:rPr>
              <w:t xml:space="preserve">- Nam học bài </w:t>
            </w:r>
            <w:r w:rsidRPr="00365D26">
              <w:rPr>
                <w:rFonts w:ascii="Times New Roman" w:hAnsi="Times New Roman"/>
                <w:b/>
              </w:rPr>
              <w:t>nhé</w:t>
            </w:r>
            <w:r w:rsidRPr="00365D26">
              <w:rPr>
                <w:rFonts w:ascii="Times New Roman" w:hAnsi="Times New Roman"/>
              </w:rPr>
              <w:t>!</w:t>
            </w:r>
          </w:p>
          <w:p w:rsidR="00404A9E" w:rsidRPr="00365D26" w:rsidRDefault="00404A9E" w:rsidP="003B3DBD">
            <w:pPr>
              <w:rPr>
                <w:rFonts w:ascii="Times New Roman" w:hAnsi="Times New Roman"/>
              </w:rPr>
            </w:pPr>
          </w:p>
        </w:tc>
      </w:tr>
    </w:tbl>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3: </w:t>
      </w:r>
      <w:r w:rsidRPr="00365D26">
        <w:rPr>
          <w:rFonts w:ascii="Times New Roman" w:hAnsi="Times New Roman"/>
          <w:szCs w:val="28"/>
        </w:rPr>
        <w:t>Hướng dẫn học sinh luyện tập</w:t>
      </w:r>
    </w:p>
    <w:p w:rsidR="00404A9E" w:rsidRPr="00365D26" w:rsidRDefault="00404A9E" w:rsidP="00404A9E">
      <w:pPr>
        <w:rPr>
          <w:rFonts w:ascii="Times New Roman" w:hAnsi="Times New Roman"/>
        </w:rPr>
      </w:pPr>
      <w:r>
        <w:rPr>
          <w:rFonts w:ascii="Times New Roman" w:hAnsi="Times New Roman"/>
          <w:b/>
          <w:szCs w:val="28"/>
        </w:rPr>
        <w:t>+ Mục tiê</w:t>
      </w:r>
      <w:r w:rsidRPr="00365D26">
        <w:rPr>
          <w:rFonts w:ascii="Times New Roman" w:hAnsi="Times New Roman"/>
          <w:b/>
          <w:szCs w:val="28"/>
        </w:rPr>
        <w:t xml:space="preserve">u: </w:t>
      </w:r>
      <w:r w:rsidRPr="00365D26">
        <w:rPr>
          <w:rFonts w:ascii="Times New Roman" w:hAnsi="Times New Roman"/>
        </w:rPr>
        <w:t>-Rèn kĩ năng sử dụng tình thái từ có hiệu quả.</w:t>
      </w:r>
    </w:p>
    <w:p w:rsidR="00404A9E" w:rsidRPr="00365D26" w:rsidRDefault="00404A9E" w:rsidP="00404A9E">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404A9E" w:rsidRPr="00365D26" w:rsidRDefault="00404A9E" w:rsidP="00404A9E">
      <w:pPr>
        <w:tabs>
          <w:tab w:val="left" w:pos="60"/>
        </w:tabs>
        <w:jc w:val="both"/>
        <w:rPr>
          <w:rFonts w:ascii="Times New Roman" w:hAnsi="Times New Roman"/>
          <w:b/>
          <w:szCs w:val="28"/>
        </w:rPr>
      </w:pPr>
      <w:r>
        <w:rPr>
          <w:rFonts w:ascii="Times New Roman" w:hAnsi="Times New Roman"/>
          <w:b/>
          <w:szCs w:val="28"/>
        </w:rPr>
        <w:t>+ Hì</w:t>
      </w:r>
      <w:r w:rsidRPr="00365D26">
        <w:rPr>
          <w:rFonts w:ascii="Times New Roman" w:hAnsi="Times New Roman"/>
          <w:b/>
          <w:szCs w:val="28"/>
        </w:rPr>
        <w:t xml:space="preserve">nh thức tổ chức dạy học: </w:t>
      </w:r>
      <w:r>
        <w:rPr>
          <w:rFonts w:ascii="Times New Roman" w:hAnsi="Times New Roman"/>
          <w:szCs w:val="28"/>
        </w:rPr>
        <w:t>Cá nhân</w:t>
      </w:r>
    </w:p>
    <w:p w:rsidR="00404A9E" w:rsidRPr="00365D26" w:rsidRDefault="00404A9E" w:rsidP="00404A9E">
      <w:pPr>
        <w:rPr>
          <w:rFonts w:ascii="Times New Roman" w:hAnsi="Times New Roman"/>
          <w:b/>
          <w:szCs w:val="28"/>
        </w:rPr>
      </w:pPr>
      <w:r w:rsidRPr="00365D26">
        <w:rPr>
          <w:rFonts w:ascii="Times New Roman" w:hAnsi="Times New Roman"/>
          <w:b/>
          <w:szCs w:val="28"/>
        </w:rPr>
        <w:t xml:space="preserve">+  Thời gian: </w:t>
      </w:r>
      <w:r>
        <w:rPr>
          <w:rFonts w:ascii="Times New Roman" w:hAnsi="Times New Roman"/>
          <w:szCs w:val="28"/>
        </w:rPr>
        <w:t>30 phút</w:t>
      </w:r>
    </w:p>
    <w:tbl>
      <w:tblPr>
        <w:tblStyle w:val="TableGrid3"/>
        <w:tblW w:w="10368" w:type="dxa"/>
        <w:tblLook w:val="04A0" w:firstRow="1" w:lastRow="0" w:firstColumn="1" w:lastColumn="0" w:noHBand="0" w:noVBand="1"/>
      </w:tblPr>
      <w:tblGrid>
        <w:gridCol w:w="3192"/>
        <w:gridCol w:w="3192"/>
        <w:gridCol w:w="3984"/>
      </w:tblGrid>
      <w:tr w:rsidR="00404A9E" w:rsidRPr="00365D26" w:rsidTr="003B3DBD">
        <w:tc>
          <w:tcPr>
            <w:tcW w:w="3192" w:type="dxa"/>
          </w:tcPr>
          <w:p w:rsidR="00404A9E" w:rsidRPr="00365D26" w:rsidRDefault="00404A9E" w:rsidP="003B3DBD">
            <w:pPr>
              <w:widowControl w:val="0"/>
              <w:suppressLineNumbers/>
              <w:suppressAutoHyphens/>
              <w:jc w:val="center"/>
              <w:rPr>
                <w:rFonts w:ascii="Times New Roman" w:hAnsi="Times New Roman"/>
                <w:b/>
                <w:kern w:val="1"/>
                <w:szCs w:val="28"/>
              </w:rPr>
            </w:pPr>
            <w:r>
              <w:rPr>
                <w:rFonts w:ascii="Times New Roman" w:hAnsi="Times New Roman"/>
                <w:b/>
                <w:kern w:val="1"/>
                <w:szCs w:val="28"/>
              </w:rPr>
              <w:t>Hoạt động của giáo viên</w:t>
            </w:r>
          </w:p>
        </w:tc>
        <w:tc>
          <w:tcPr>
            <w:tcW w:w="3192"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984" w:type="dxa"/>
          </w:tcPr>
          <w:p w:rsidR="00404A9E" w:rsidRPr="00365D26" w:rsidRDefault="00404A9E"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404A9E" w:rsidRPr="00365D26" w:rsidTr="003B3DBD">
        <w:tc>
          <w:tcPr>
            <w:tcW w:w="3192" w:type="dxa"/>
          </w:tcPr>
          <w:p w:rsidR="00404A9E" w:rsidRPr="00365D26" w:rsidRDefault="00404A9E" w:rsidP="003B3DBD">
            <w:pPr>
              <w:spacing w:before="120" w:after="120"/>
              <w:jc w:val="both"/>
              <w:rPr>
                <w:rFonts w:ascii="Times New Roman" w:hAnsi="Times New Roman"/>
              </w:rPr>
            </w:pPr>
            <w:r w:rsidRPr="00365D26">
              <w:rPr>
                <w:rFonts w:ascii="Times New Roman" w:hAnsi="Times New Roman"/>
              </w:rPr>
              <w:t>- GV nêu yêu cầu bài tập 1 phát phiếu cho HS làm theo nhóm.</w:t>
            </w:r>
          </w:p>
          <w:p w:rsidR="00404A9E" w:rsidRPr="00365D26" w:rsidRDefault="00404A9E" w:rsidP="003B3DBD">
            <w:pPr>
              <w:rPr>
                <w:rFonts w:ascii="Times New Roman" w:hAnsi="Times New Roman"/>
              </w:rPr>
            </w:pPr>
            <w:r w:rsidRPr="00365D26">
              <w:rPr>
                <w:rFonts w:ascii="Times New Roman" w:hAnsi="Times New Roman"/>
                <w:b/>
                <w:i/>
              </w:rPr>
              <w:t xml:space="preserve">  ? Xác định từ nào là tình thái và từ nào không phải là tình thái ? Giải thích?</w:t>
            </w:r>
          </w:p>
        </w:tc>
        <w:tc>
          <w:tcPr>
            <w:tcW w:w="3192" w:type="dxa"/>
          </w:tcPr>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p>
          <w:p w:rsidR="00404A9E" w:rsidRPr="00365D26" w:rsidRDefault="00404A9E" w:rsidP="003B3DBD">
            <w:pPr>
              <w:spacing w:before="120" w:after="120"/>
              <w:jc w:val="center"/>
              <w:rPr>
                <w:rFonts w:ascii="Times New Roman" w:hAnsi="Times New Roman"/>
              </w:rPr>
            </w:pPr>
            <w:r w:rsidRPr="00365D26">
              <w:rPr>
                <w:rFonts w:ascii="Times New Roman" w:hAnsi="Times New Roman"/>
              </w:rPr>
              <w:t>- HS làm độc lập.</w:t>
            </w:r>
          </w:p>
          <w:p w:rsidR="00404A9E" w:rsidRPr="00365D26" w:rsidRDefault="00404A9E" w:rsidP="003B3DBD">
            <w:pPr>
              <w:rPr>
                <w:rFonts w:ascii="Times New Roman" w:hAnsi="Times New Roman"/>
              </w:rPr>
            </w:pPr>
          </w:p>
        </w:tc>
        <w:tc>
          <w:tcPr>
            <w:tcW w:w="3984" w:type="dxa"/>
          </w:tcPr>
          <w:p w:rsidR="00404A9E" w:rsidRPr="00365D26" w:rsidRDefault="00404A9E" w:rsidP="003B3DBD">
            <w:pPr>
              <w:keepNext/>
              <w:keepLines/>
              <w:spacing w:before="200"/>
              <w:jc w:val="both"/>
              <w:outlineLvl w:val="5"/>
              <w:rPr>
                <w:rFonts w:ascii="Times New Roman" w:eastAsiaTheme="majorEastAsia" w:hAnsi="Times New Roman"/>
                <w:iCs/>
                <w:color w:val="000000" w:themeColor="text1"/>
              </w:rPr>
            </w:pPr>
            <w:r w:rsidRPr="00365D26">
              <w:rPr>
                <w:rFonts w:ascii="Times New Roman" w:eastAsiaTheme="majorEastAsia" w:hAnsi="Times New Roman"/>
                <w:iCs/>
                <w:color w:val="000000" w:themeColor="text1"/>
              </w:rPr>
              <w:t>III. Luyện tập</w:t>
            </w:r>
          </w:p>
          <w:p w:rsidR="00404A9E" w:rsidRPr="00365D26" w:rsidRDefault="00404A9E" w:rsidP="003B3DBD">
            <w:pPr>
              <w:spacing w:before="120" w:after="120"/>
              <w:jc w:val="both"/>
              <w:rPr>
                <w:rFonts w:ascii="Times New Roman" w:hAnsi="Times New Roman"/>
                <w:b/>
                <w:bCs/>
                <w:i/>
                <w:u w:val="single"/>
              </w:rPr>
            </w:pPr>
            <w:r w:rsidRPr="00365D26">
              <w:rPr>
                <w:rFonts w:ascii="Times New Roman" w:hAnsi="Times New Roman"/>
                <w:i/>
              </w:rPr>
              <w:t>1</w:t>
            </w:r>
            <w:r w:rsidRPr="00365D26">
              <w:rPr>
                <w:rFonts w:ascii="Times New Roman" w:hAnsi="Times New Roman"/>
                <w:b/>
                <w:bCs/>
                <w:i/>
                <w:u w:val="single"/>
              </w:rPr>
              <w:t>. Bài tập 1- 81</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b, c, e, i (+ ); a,d, g,h (- )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Các câu a, d, g, h không phải là câu tình thái từ vì nó không tạo câu theo mục đích nói và không biểu thị sắc thái ý nghĩa.</w:t>
            </w:r>
          </w:p>
          <w:p w:rsidR="00404A9E" w:rsidRPr="00365D26" w:rsidRDefault="00404A9E" w:rsidP="003B3DBD">
            <w:pPr>
              <w:spacing w:before="120" w:after="120"/>
              <w:jc w:val="both"/>
              <w:rPr>
                <w:rFonts w:ascii="Times New Roman" w:hAnsi="Times New Roman"/>
              </w:rPr>
            </w:pPr>
          </w:p>
          <w:p w:rsidR="00404A9E" w:rsidRPr="00365D26" w:rsidRDefault="00404A9E" w:rsidP="003B3DBD">
            <w:pPr>
              <w:spacing w:before="120" w:after="120"/>
              <w:jc w:val="both"/>
              <w:rPr>
                <w:rFonts w:ascii="Times New Roman" w:hAnsi="Times New Roman"/>
                <w:i/>
                <w:u w:val="single"/>
              </w:rPr>
            </w:pPr>
            <w:r w:rsidRPr="00365D26">
              <w:rPr>
                <w:rFonts w:ascii="Times New Roman" w:hAnsi="Times New Roman"/>
                <w:b/>
                <w:bCs/>
                <w:i/>
                <w:u w:val="single"/>
              </w:rPr>
              <w:t>2. Bài tập 2 - 82</w:t>
            </w:r>
            <w:r w:rsidRPr="00365D26">
              <w:rPr>
                <w:rFonts w:ascii="Times New Roman" w:hAnsi="Times New Roman"/>
                <w:i/>
                <w:u w:val="single"/>
              </w:rPr>
              <w:t>.</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Chứ: nhấn mạnh điều vừa </w:t>
            </w:r>
            <w:r w:rsidRPr="00365D26">
              <w:rPr>
                <w:rFonts w:ascii="Times New Roman" w:hAnsi="Times New Roman"/>
              </w:rPr>
              <w:lastRenderedPageBreak/>
              <w:t>khẳng định, cho là không thể khác được.</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Chứ nhấn mạnh điều vừa khẳng định  cho là không thể khác.</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ư: hỏi với thái độ phân vân.</w:t>
            </w:r>
          </w:p>
          <w:p w:rsidR="00404A9E" w:rsidRPr="00365D26" w:rsidRDefault="00404A9E" w:rsidP="003B3DBD">
            <w:pPr>
              <w:spacing w:before="120" w:after="120"/>
              <w:jc w:val="both"/>
              <w:rPr>
                <w:rFonts w:ascii="Times New Roman" w:hAnsi="Times New Roman"/>
                <w:b/>
                <w:bCs/>
                <w:i/>
                <w:u w:val="single"/>
              </w:rPr>
            </w:pPr>
            <w:r w:rsidRPr="00365D26">
              <w:rPr>
                <w:rFonts w:ascii="Times New Roman" w:hAnsi="Times New Roman"/>
                <w:b/>
                <w:bCs/>
                <w:i/>
                <w:u w:val="single"/>
              </w:rPr>
              <w:t>3. Bài tập 3 - 82</w:t>
            </w:r>
          </w:p>
          <w:p w:rsidR="00404A9E" w:rsidRPr="00365D26" w:rsidRDefault="00404A9E" w:rsidP="003B3DBD">
            <w:pPr>
              <w:spacing w:after="120" w:line="480" w:lineRule="auto"/>
              <w:jc w:val="both"/>
              <w:rPr>
                <w:rFonts w:ascii="Times New Roman" w:hAnsi="Times New Roman"/>
              </w:rPr>
            </w:pPr>
            <w:r w:rsidRPr="00365D26">
              <w:rPr>
                <w:rFonts w:ascii="Times New Roman" w:hAnsi="Times New Roman"/>
              </w:rPr>
              <w:t xml:space="preserve">* Đặt câu: </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Đừng trêu em nữa, em khóc đấy.</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Lan là học sinh giỏi mà!</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Con thích được xem phim cơ!</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Thôi đành đi làm vậy!</w:t>
            </w:r>
          </w:p>
          <w:p w:rsidR="00404A9E" w:rsidRDefault="00404A9E" w:rsidP="003B3DBD">
            <w:pPr>
              <w:spacing w:before="120" w:after="120"/>
              <w:jc w:val="both"/>
              <w:rPr>
                <w:rFonts w:ascii="Times New Roman" w:hAnsi="Times New Roman"/>
                <w:b/>
                <w:bCs/>
                <w:u w:val="single"/>
              </w:rPr>
            </w:pPr>
          </w:p>
          <w:p w:rsidR="00404A9E" w:rsidRPr="00365D26" w:rsidRDefault="00404A9E" w:rsidP="003B3DBD">
            <w:pPr>
              <w:spacing w:before="120" w:after="120"/>
              <w:jc w:val="both"/>
              <w:rPr>
                <w:rFonts w:ascii="Times New Roman" w:hAnsi="Times New Roman"/>
                <w:b/>
                <w:bCs/>
                <w:u w:val="single"/>
              </w:rPr>
            </w:pPr>
            <w:r w:rsidRPr="00365D26">
              <w:rPr>
                <w:rFonts w:ascii="Times New Roman" w:hAnsi="Times New Roman"/>
                <w:b/>
                <w:bCs/>
                <w:u w:val="single"/>
              </w:rPr>
              <w:t>4. Bài tập 4- 83</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Thưa thầy em xin phép hỏi thầy một câu có được không </w:t>
            </w:r>
            <w:r w:rsidRPr="00365D26">
              <w:rPr>
                <w:rFonts w:ascii="Times New Roman" w:hAnsi="Times New Roman"/>
                <w:b/>
              </w:rPr>
              <w:t>ạ</w:t>
            </w:r>
            <w:r w:rsidRPr="00365D26">
              <w:rPr>
                <w:rFonts w:ascii="Times New Roman" w:hAnsi="Times New Roman"/>
              </w:rPr>
              <w:t>?</w:t>
            </w:r>
          </w:p>
          <w:p w:rsidR="00404A9E" w:rsidRPr="00365D26" w:rsidRDefault="00404A9E" w:rsidP="003B3DBD">
            <w:pPr>
              <w:spacing w:before="120" w:after="120"/>
              <w:jc w:val="both"/>
              <w:rPr>
                <w:rFonts w:ascii="Times New Roman" w:hAnsi="Times New Roman"/>
              </w:rPr>
            </w:pPr>
            <w:r w:rsidRPr="00365D26">
              <w:rPr>
                <w:rFonts w:ascii="Times New Roman" w:hAnsi="Times New Roman"/>
              </w:rPr>
              <w:t xml:space="preserve">- Đằng  ấy đã học bài rồi </w:t>
            </w:r>
            <w:r w:rsidRPr="00365D26">
              <w:rPr>
                <w:rFonts w:ascii="Times New Roman" w:hAnsi="Times New Roman"/>
                <w:b/>
              </w:rPr>
              <w:t>chứ!</w:t>
            </w:r>
          </w:p>
          <w:p w:rsidR="00404A9E" w:rsidRPr="00365D26" w:rsidRDefault="00404A9E" w:rsidP="003B3DBD">
            <w:pPr>
              <w:rPr>
                <w:rFonts w:ascii="Times New Roman" w:hAnsi="Times New Roman"/>
              </w:rPr>
            </w:pPr>
            <w:r w:rsidRPr="00365D26">
              <w:rPr>
                <w:rFonts w:ascii="Times New Roman" w:hAnsi="Times New Roman"/>
              </w:rPr>
              <w:t xml:space="preserve">- Mẹ sắp đi làm phải không </w:t>
            </w:r>
            <w:r w:rsidRPr="00365D26">
              <w:rPr>
                <w:rFonts w:ascii="Times New Roman" w:hAnsi="Times New Roman"/>
                <w:b/>
              </w:rPr>
              <w:t>ạ</w:t>
            </w:r>
            <w:r w:rsidRPr="00365D26">
              <w:rPr>
                <w:rFonts w:ascii="Times New Roman" w:hAnsi="Times New Roman"/>
              </w:rPr>
              <w:t>?</w:t>
            </w:r>
          </w:p>
        </w:tc>
      </w:tr>
    </w:tbl>
    <w:p w:rsidR="00404A9E" w:rsidRDefault="00404A9E" w:rsidP="00404A9E">
      <w:pPr>
        <w:rPr>
          <w:rFonts w:ascii="Times New Roman" w:hAnsi="Times New Roman"/>
          <w:b/>
          <w:bCs/>
        </w:rPr>
      </w:pPr>
      <w:r>
        <w:rPr>
          <w:rFonts w:ascii="Times New Roman" w:hAnsi="Times New Roman"/>
          <w:b/>
          <w:bCs/>
        </w:rPr>
        <w:lastRenderedPageBreak/>
        <w:t>HOẠT  ĐỘNG 4: CỦNG CỐ, VẬN DỤNG</w:t>
      </w:r>
    </w:p>
    <w:p w:rsidR="00404A9E" w:rsidRPr="00365D26" w:rsidRDefault="00404A9E" w:rsidP="00404A9E">
      <w:pPr>
        <w:ind w:left="720"/>
        <w:rPr>
          <w:rFonts w:ascii="Times New Roman" w:hAnsi="Times New Roman"/>
          <w:bCs/>
        </w:rPr>
      </w:pPr>
      <w:r w:rsidRPr="00365D26">
        <w:rPr>
          <w:rFonts w:ascii="Times New Roman" w:hAnsi="Times New Roman"/>
          <w:b/>
          <w:bCs/>
        </w:rPr>
        <w:t xml:space="preserve">Củng cố bài học: </w:t>
      </w:r>
      <w:r w:rsidRPr="00365D26">
        <w:rPr>
          <w:rFonts w:ascii="Times New Roman" w:hAnsi="Times New Roman"/>
          <w:bCs/>
        </w:rPr>
        <w:t>GV tổng kết kiến thức.</w:t>
      </w:r>
    </w:p>
    <w:p w:rsidR="00404A9E" w:rsidRPr="00365D26" w:rsidRDefault="00404A9E" w:rsidP="00404A9E">
      <w:pPr>
        <w:ind w:firstLine="720"/>
        <w:rPr>
          <w:rFonts w:ascii="Times New Roman" w:hAnsi="Times New Roman"/>
          <w:b/>
          <w:bCs/>
        </w:rPr>
      </w:pPr>
      <w:r w:rsidRPr="00365D26">
        <w:rPr>
          <w:rFonts w:ascii="Times New Roman" w:hAnsi="Times New Roman"/>
          <w:b/>
          <w:bCs/>
        </w:rPr>
        <w:t>Hoạt động tiếp nối:</w:t>
      </w:r>
    </w:p>
    <w:tbl>
      <w:tblPr>
        <w:tblW w:w="0" w:type="auto"/>
        <w:tblLook w:val="0000" w:firstRow="0" w:lastRow="0" w:firstColumn="0" w:lastColumn="0" w:noHBand="0" w:noVBand="0"/>
      </w:tblPr>
      <w:tblGrid>
        <w:gridCol w:w="9208"/>
      </w:tblGrid>
      <w:tr w:rsidR="00404A9E" w:rsidRPr="00365D26" w:rsidTr="003B3DBD">
        <w:tc>
          <w:tcPr>
            <w:tcW w:w="9208" w:type="dxa"/>
          </w:tcPr>
          <w:p w:rsidR="00404A9E" w:rsidRPr="00365D26" w:rsidRDefault="00404A9E" w:rsidP="003B3DBD">
            <w:pPr>
              <w:rPr>
                <w:rFonts w:ascii="Times New Roman" w:hAnsi="Times New Roman"/>
              </w:rPr>
            </w:pPr>
            <w:r w:rsidRPr="00365D26">
              <w:rPr>
                <w:rFonts w:ascii="Times New Roman" w:hAnsi="Times New Roman"/>
              </w:rPr>
              <w:t xml:space="preserve">          Thế nào là tình thái từ? Chức năng của TT? Có mấy loại tình thái?</w:t>
            </w:r>
          </w:p>
          <w:p w:rsidR="00404A9E" w:rsidRPr="00365D26" w:rsidRDefault="00404A9E" w:rsidP="003B3DBD">
            <w:pPr>
              <w:rPr>
                <w:rFonts w:ascii="Times New Roman" w:hAnsi="Times New Roman"/>
              </w:rPr>
            </w:pPr>
            <w:r w:rsidRPr="00365D26">
              <w:rPr>
                <w:rFonts w:ascii="Times New Roman" w:hAnsi="Times New Roman"/>
              </w:rPr>
              <w:t xml:space="preserve">          ? Cách sử dụng tình thái thế nào?</w:t>
            </w:r>
          </w:p>
          <w:p w:rsidR="00404A9E" w:rsidRPr="00365D26" w:rsidRDefault="00404A9E" w:rsidP="003B3DBD">
            <w:pPr>
              <w:rPr>
                <w:rFonts w:ascii="Times New Roman" w:hAnsi="Times New Roman"/>
              </w:rPr>
            </w:pPr>
            <w:r w:rsidRPr="00365D26">
              <w:rPr>
                <w:rFonts w:ascii="Times New Roman" w:hAnsi="Times New Roman"/>
              </w:rPr>
              <w:t xml:space="preserve">         - Làm bài tập 5 ở nhà, bài 1,2,3,4 SBT</w:t>
            </w:r>
          </w:p>
          <w:p w:rsidR="00404A9E" w:rsidRPr="00365D26" w:rsidRDefault="00404A9E" w:rsidP="003B3DBD">
            <w:pPr>
              <w:rPr>
                <w:rFonts w:ascii="Times New Roman" w:hAnsi="Times New Roman"/>
              </w:rPr>
            </w:pPr>
            <w:r w:rsidRPr="00365D26">
              <w:rPr>
                <w:rFonts w:ascii="Times New Roman" w:hAnsi="Times New Roman"/>
              </w:rPr>
              <w:t xml:space="preserve">         - Chuẩn bị bài: nói quá.</w:t>
            </w:r>
          </w:p>
        </w:tc>
      </w:tr>
    </w:tbl>
    <w:p w:rsidR="00404A9E" w:rsidRPr="00365D26" w:rsidRDefault="00404A9E" w:rsidP="00404A9E">
      <w:pPr>
        <w:rPr>
          <w:rFonts w:ascii="Times New Roman" w:hAnsi="Times New Roman"/>
        </w:rPr>
      </w:pPr>
    </w:p>
    <w:p w:rsidR="00404A9E" w:rsidRPr="00404A9E" w:rsidRDefault="00404A9E" w:rsidP="00404A9E">
      <w:pPr>
        <w:jc w:val="center"/>
        <w:rPr>
          <w:rFonts w:ascii="Times New Roman" w:hAnsi="Times New Roman"/>
          <w:b/>
          <w:bCs/>
          <w:i/>
          <w:sz w:val="52"/>
          <w:szCs w:val="52"/>
        </w:rPr>
      </w:pPr>
    </w:p>
    <w:p w:rsidR="00404A9E" w:rsidRDefault="00404A9E" w:rsidP="00E805A5">
      <w:pPr>
        <w:keepNext/>
        <w:keepLines/>
        <w:outlineLvl w:val="6"/>
        <w:rPr>
          <w:rFonts w:ascii="Times New Roman" w:eastAsiaTheme="majorEastAsia" w:hAnsi="Times New Roman"/>
          <w:b/>
          <w:iCs/>
          <w:color w:val="000000"/>
          <w:szCs w:val="28"/>
        </w:rPr>
      </w:pPr>
    </w:p>
    <w:p w:rsidR="00E805A5" w:rsidRPr="00365D26" w:rsidRDefault="00E805A5" w:rsidP="00E805A5">
      <w:pPr>
        <w:keepNext/>
        <w:keepLines/>
        <w:outlineLvl w:val="6"/>
        <w:rPr>
          <w:rFonts w:ascii="Times New Roman" w:eastAsiaTheme="majorEastAsia" w:hAnsi="Times New Roman"/>
          <w:b/>
          <w:iCs/>
          <w:color w:val="000000"/>
          <w:szCs w:val="28"/>
        </w:rPr>
      </w:pPr>
      <w:r w:rsidRPr="00365D26">
        <w:rPr>
          <w:rFonts w:ascii="Times New Roman" w:eastAsiaTheme="majorEastAsia" w:hAnsi="Times New Roman"/>
          <w:b/>
          <w:iCs/>
          <w:color w:val="000000"/>
          <w:szCs w:val="28"/>
        </w:rPr>
        <w:t>Tiế</w:t>
      </w:r>
      <w:r w:rsidR="00404A9E">
        <w:rPr>
          <w:rFonts w:ascii="Times New Roman" w:eastAsiaTheme="majorEastAsia" w:hAnsi="Times New Roman"/>
          <w:b/>
          <w:iCs/>
          <w:color w:val="000000"/>
          <w:szCs w:val="28"/>
        </w:rPr>
        <w:t>t 44</w:t>
      </w:r>
    </w:p>
    <w:p w:rsidR="00E805A5" w:rsidRPr="00404A9E" w:rsidRDefault="00E805A5" w:rsidP="00E805A5">
      <w:pPr>
        <w:jc w:val="center"/>
        <w:rPr>
          <w:rFonts w:ascii="Times New Roman" w:hAnsi="Times New Roman"/>
          <w:b/>
          <w:bCs/>
          <w:i/>
          <w:sz w:val="52"/>
          <w:szCs w:val="52"/>
        </w:rPr>
      </w:pPr>
      <w:r w:rsidRPr="00404A9E">
        <w:rPr>
          <w:rFonts w:ascii="Times New Roman" w:hAnsi="Times New Roman"/>
          <w:b/>
          <w:bCs/>
          <w:i/>
          <w:sz w:val="52"/>
          <w:szCs w:val="52"/>
        </w:rPr>
        <w:t>Nói giảm, nói tránh</w:t>
      </w:r>
    </w:p>
    <w:p w:rsidR="00E805A5" w:rsidRPr="00365D26" w:rsidRDefault="00E805A5" w:rsidP="00E805A5">
      <w:pPr>
        <w:jc w:val="both"/>
        <w:rPr>
          <w:rFonts w:ascii="Times New Roman" w:hAnsi="Times New Roman"/>
          <w:szCs w:val="28"/>
        </w:rPr>
      </w:pPr>
    </w:p>
    <w:p w:rsidR="00E805A5" w:rsidRPr="00365D26" w:rsidRDefault="00E805A5" w:rsidP="00E805A5">
      <w:pPr>
        <w:jc w:val="both"/>
        <w:rPr>
          <w:rFonts w:ascii="Times New Roman" w:hAnsi="Times New Roman"/>
          <w:b/>
          <w:szCs w:val="28"/>
          <w:lang w:val="nl-NL"/>
        </w:rPr>
      </w:pPr>
      <w:r w:rsidRPr="00365D26">
        <w:rPr>
          <w:rFonts w:ascii="Times New Roman" w:hAnsi="Times New Roman"/>
          <w:b/>
          <w:szCs w:val="28"/>
          <w:lang w:val="nl-NL"/>
        </w:rPr>
        <w:t>I. Mục ti</w:t>
      </w:r>
      <w:r>
        <w:rPr>
          <w:rFonts w:ascii="Times New Roman" w:hAnsi="Times New Roman"/>
          <w:b/>
          <w:szCs w:val="28"/>
          <w:lang w:val="nl-NL"/>
        </w:rPr>
        <w:t>ê</w:t>
      </w:r>
      <w:r w:rsidRPr="00365D26">
        <w:rPr>
          <w:rFonts w:ascii="Times New Roman" w:hAnsi="Times New Roman"/>
          <w:b/>
          <w:szCs w:val="28"/>
          <w:lang w:val="nl-NL"/>
        </w:rPr>
        <w:t>u bài học:</w:t>
      </w:r>
    </w:p>
    <w:p w:rsidR="00E805A5" w:rsidRPr="00365D26" w:rsidRDefault="00E805A5" w:rsidP="00E805A5">
      <w:pPr>
        <w:jc w:val="both"/>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1.</w:t>
      </w:r>
      <w:r>
        <w:rPr>
          <w:rFonts w:ascii="Times New Roman" w:hAnsi="Times New Roman"/>
          <w:b/>
          <w:szCs w:val="28"/>
        </w:rPr>
        <w:t xml:space="preserve"> </w:t>
      </w:r>
      <w:r w:rsidRPr="00365D26">
        <w:rPr>
          <w:rFonts w:ascii="Times New Roman" w:hAnsi="Times New Roman"/>
          <w:b/>
          <w:szCs w:val="28"/>
        </w:rPr>
        <w:t>Về kiến thức:</w:t>
      </w:r>
    </w:p>
    <w:p w:rsidR="00E805A5" w:rsidRPr="00365D26" w:rsidRDefault="00E805A5" w:rsidP="00E805A5">
      <w:pPr>
        <w:jc w:val="both"/>
        <w:rPr>
          <w:rFonts w:ascii="Times New Roman" w:hAnsi="Times New Roman"/>
          <w:szCs w:val="28"/>
        </w:rPr>
      </w:pPr>
      <w:r w:rsidRPr="00365D26">
        <w:rPr>
          <w:rFonts w:ascii="Times New Roman" w:hAnsi="Times New Roman"/>
          <w:szCs w:val="28"/>
        </w:rPr>
        <w:t xml:space="preserve">     - Hiểu được khái niệm nói tránh, nói tránh và giá trị biểu cảm của hai biện pháp tu từ này.</w:t>
      </w:r>
    </w:p>
    <w:p w:rsidR="00E805A5" w:rsidRPr="00365D26" w:rsidRDefault="00E805A5" w:rsidP="00E805A5">
      <w:pPr>
        <w:jc w:val="both"/>
        <w:rPr>
          <w:rFonts w:ascii="Times New Roman" w:hAnsi="Times New Roman"/>
          <w:szCs w:val="28"/>
        </w:rPr>
      </w:pPr>
      <w:r w:rsidRPr="00365D26">
        <w:rPr>
          <w:rFonts w:ascii="Times New Roman" w:hAnsi="Times New Roman"/>
          <w:szCs w:val="28"/>
        </w:rPr>
        <w:t xml:space="preserve">     - Có ý thức và biết cách sử dụng nói giảm, nói tránh.</w:t>
      </w:r>
    </w:p>
    <w:p w:rsidR="00E805A5" w:rsidRPr="00365D26" w:rsidRDefault="00E805A5" w:rsidP="00E805A5">
      <w:pPr>
        <w:jc w:val="both"/>
        <w:rPr>
          <w:rFonts w:ascii="Times New Roman" w:hAnsi="Times New Roman"/>
          <w:b/>
          <w:szCs w:val="28"/>
        </w:rPr>
      </w:pPr>
      <w:r w:rsidRPr="00365D26">
        <w:rPr>
          <w:rFonts w:ascii="Times New Roman" w:hAnsi="Times New Roman"/>
          <w:b/>
          <w:szCs w:val="28"/>
        </w:rPr>
        <w:t xml:space="preserve">   2. Về kỹ năng :</w:t>
      </w:r>
    </w:p>
    <w:p w:rsidR="00E805A5" w:rsidRPr="00365D26" w:rsidRDefault="00E805A5" w:rsidP="00E805A5">
      <w:pPr>
        <w:jc w:val="both"/>
        <w:rPr>
          <w:rFonts w:ascii="Times New Roman" w:hAnsi="Times New Roman"/>
          <w:szCs w:val="28"/>
        </w:rPr>
      </w:pPr>
      <w:r w:rsidRPr="00365D26">
        <w:rPr>
          <w:rFonts w:ascii="Times New Roman" w:hAnsi="Times New Roman"/>
          <w:szCs w:val="28"/>
        </w:rPr>
        <w:t xml:space="preserve">     - Biết rèn kĩ năng phân tích và sử dụng hai biện pháp tu từ này trong cảm thụ văn và giao tiếp.</w:t>
      </w:r>
    </w:p>
    <w:p w:rsidR="00E805A5" w:rsidRPr="00365D26" w:rsidRDefault="00E805A5" w:rsidP="00E805A5">
      <w:pPr>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3. Về thái độ :</w:t>
      </w:r>
    </w:p>
    <w:p w:rsidR="00E805A5" w:rsidRPr="00365D26" w:rsidRDefault="00E805A5" w:rsidP="00E805A5">
      <w:pPr>
        <w:jc w:val="both"/>
        <w:rPr>
          <w:rFonts w:ascii="Times New Roman" w:hAnsi="Times New Roman"/>
          <w:szCs w:val="28"/>
        </w:rPr>
      </w:pPr>
      <w:r w:rsidRPr="00365D26">
        <w:rPr>
          <w:rFonts w:ascii="Times New Roman" w:hAnsi="Times New Roman"/>
          <w:szCs w:val="28"/>
        </w:rPr>
        <w:lastRenderedPageBreak/>
        <w:t xml:space="preserve">     - Cần bồi dưỡng cho học sinh ý thức trong việc sử dụng nói giảm, nói tránh.</w:t>
      </w:r>
    </w:p>
    <w:p w:rsidR="00E805A5" w:rsidRPr="00365D26" w:rsidRDefault="00E805A5" w:rsidP="00E805A5">
      <w:pPr>
        <w:jc w:val="both"/>
        <w:rPr>
          <w:rFonts w:ascii="Times New Roman" w:hAnsi="Times New Roman"/>
          <w:b/>
          <w:szCs w:val="28"/>
        </w:rPr>
      </w:pPr>
      <w:r w:rsidRPr="00365D26">
        <w:rPr>
          <w:rFonts w:ascii="Times New Roman" w:hAnsi="Times New Roman"/>
          <w:b/>
          <w:szCs w:val="28"/>
        </w:rPr>
        <w:t>II. Chuẩn bị:</w:t>
      </w:r>
    </w:p>
    <w:p w:rsidR="00E805A5" w:rsidRPr="00365D26" w:rsidRDefault="00E805A5" w:rsidP="00E805A5">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w:t>
      </w:r>
    </w:p>
    <w:p w:rsidR="00E805A5" w:rsidRPr="00365D26" w:rsidRDefault="00E805A5" w:rsidP="00E805A5">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xml:space="preserve"> Học và chuẩn bị bài mới</w:t>
      </w:r>
    </w:p>
    <w:p w:rsidR="00E805A5" w:rsidRPr="00365D26" w:rsidRDefault="00E805A5" w:rsidP="00E805A5">
      <w:pPr>
        <w:jc w:val="both"/>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Phương pháp dạy học:</w:t>
      </w:r>
      <w:r w:rsidRPr="00365D26">
        <w:rPr>
          <w:rFonts w:ascii="Times New Roman" w:hAnsi="Times New Roman"/>
          <w:szCs w:val="28"/>
        </w:rPr>
        <w:t xml:space="preserve"> Vấn đáp, thảo luận, thuyết trỡnh</w:t>
      </w:r>
    </w:p>
    <w:p w:rsidR="00E805A5" w:rsidRPr="00365D26" w:rsidRDefault="00E805A5" w:rsidP="00E805A5">
      <w:pPr>
        <w:rPr>
          <w:rFonts w:ascii="Times New Roman" w:hAnsi="Times New Roman"/>
          <w:szCs w:val="28"/>
        </w:rPr>
      </w:pPr>
      <w:r w:rsidRPr="00365D26">
        <w:rPr>
          <w:rFonts w:ascii="Times New Roman" w:hAnsi="Times New Roman"/>
          <w:b/>
          <w:szCs w:val="28"/>
        </w:rPr>
        <w:t>IV.</w:t>
      </w:r>
      <w:r>
        <w:rPr>
          <w:rFonts w:ascii="Times New Roman" w:hAnsi="Times New Roman"/>
          <w:b/>
          <w:szCs w:val="28"/>
        </w:rPr>
        <w:t>Tiến trì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r w:rsidRPr="00365D26">
        <w:rPr>
          <w:rFonts w:ascii="Times New Roman" w:hAnsi="Times New Roman"/>
          <w:szCs w:val="28"/>
        </w:rPr>
        <w:br/>
      </w:r>
      <w:r w:rsidRPr="00365D26">
        <w:rPr>
          <w:rFonts w:ascii="Times New Roman" w:hAnsi="Times New Roman"/>
          <w:b/>
          <w:szCs w:val="28"/>
        </w:rPr>
        <w:t>Kiểm tra bài cũ:</w:t>
      </w:r>
      <w:r w:rsidRPr="00365D26">
        <w:rPr>
          <w:rFonts w:ascii="Times New Roman" w:hAnsi="Times New Roman"/>
          <w:b/>
          <w:szCs w:val="28"/>
        </w:rPr>
        <w:br/>
      </w:r>
      <w:r w:rsidRPr="00365D26">
        <w:rPr>
          <w:rFonts w:ascii="Times New Roman" w:hAnsi="Times New Roman"/>
          <w:szCs w:val="28"/>
        </w:rPr>
        <w:t xml:space="preserve">    ? Thế nào là nói quá, nói quá có tác dụng như thế nào?</w:t>
      </w:r>
    </w:p>
    <w:p w:rsidR="00E805A5" w:rsidRPr="00365D26" w:rsidRDefault="00E805A5" w:rsidP="00E805A5">
      <w:pPr>
        <w:jc w:val="both"/>
        <w:rPr>
          <w:rFonts w:ascii="Times New Roman" w:hAnsi="Times New Roman"/>
          <w:szCs w:val="28"/>
        </w:rPr>
      </w:pPr>
      <w:r w:rsidRPr="00365D26">
        <w:rPr>
          <w:rFonts w:ascii="Times New Roman" w:hAnsi="Times New Roman"/>
          <w:szCs w:val="28"/>
        </w:rPr>
        <w:t xml:space="preserve">    ? Lấy ví dụ có sử dụng phép tu từ nói quá?</w:t>
      </w:r>
    </w:p>
    <w:p w:rsidR="00E805A5" w:rsidRPr="00365D26" w:rsidRDefault="00E805A5" w:rsidP="00E805A5">
      <w:pPr>
        <w:jc w:val="both"/>
        <w:rPr>
          <w:rFonts w:ascii="Times New Roman" w:hAnsi="Times New Roman"/>
          <w:b/>
          <w:szCs w:val="28"/>
        </w:rPr>
      </w:pPr>
      <w:r w:rsidRPr="00365D26">
        <w:rPr>
          <w:rFonts w:ascii="Times New Roman" w:hAnsi="Times New Roman"/>
          <w:b/>
          <w:szCs w:val="28"/>
        </w:rPr>
        <w:t>Gi</w:t>
      </w:r>
      <w:r w:rsidRPr="00365D26">
        <w:rPr>
          <w:rFonts w:ascii="Times New Roman" w:hAnsi="Times New Roman"/>
          <w:b/>
          <w:szCs w:val="28"/>
          <w:lang w:val="vi-VN"/>
        </w:rPr>
        <w:t>ới t</w:t>
      </w:r>
      <w:r w:rsidRPr="00365D26">
        <w:rPr>
          <w:rFonts w:ascii="Times New Roman" w:hAnsi="Times New Roman"/>
          <w:b/>
          <w:szCs w:val="28"/>
        </w:rPr>
        <w:t>hiệu và dạy bài học mới:</w:t>
      </w:r>
    </w:p>
    <w:p w:rsidR="00E805A5" w:rsidRPr="00365D26" w:rsidRDefault="00E805A5" w:rsidP="00E805A5">
      <w:pPr>
        <w:jc w:val="both"/>
        <w:rPr>
          <w:rFonts w:ascii="Times New Roman" w:hAnsi="Times New Roman"/>
          <w:szCs w:val="28"/>
        </w:rPr>
      </w:pPr>
      <w:r w:rsidRPr="00365D26">
        <w:rPr>
          <w:rFonts w:ascii="Times New Roman" w:hAnsi="Times New Roman"/>
          <w:szCs w:val="28"/>
        </w:rPr>
        <w:tab/>
        <w:t>Trong hoàn cảnh giao tiếp làm thế nào để có thế lựa chọn những từ ngữ thích hợp để giao tiếp mà không gây khó chịu, hay mất lòng người khác đây là một vấn đề chúng ta cần quan tâm. Tiết học hôm nay chúng ta cùng tìm hiểu về cách giải quyết đó.</w:t>
      </w:r>
    </w:p>
    <w:p w:rsidR="00E805A5" w:rsidRPr="00365D26" w:rsidRDefault="00E805A5" w:rsidP="00E805A5">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 xml:space="preserve">m hiểu về “ </w:t>
      </w:r>
      <w:r>
        <w:rPr>
          <w:rFonts w:ascii="Times New Roman" w:hAnsi="Times New Roman"/>
          <w:szCs w:val="28"/>
        </w:rPr>
        <w:t>Nói giảm, nói tránh”</w:t>
      </w:r>
    </w:p>
    <w:p w:rsidR="00E805A5" w:rsidRPr="00365D26" w:rsidRDefault="00E805A5" w:rsidP="00E805A5">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Hiểu được khái niệm nói giảm, nói tránh và tác dụng của nó.</w:t>
      </w:r>
    </w:p>
    <w:p w:rsidR="00E805A5" w:rsidRPr="00365D26" w:rsidRDefault="00E805A5" w:rsidP="00E805A5">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E805A5" w:rsidRPr="00365D26" w:rsidRDefault="00E805A5" w:rsidP="00E805A5">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E805A5" w:rsidRPr="00365D26" w:rsidRDefault="00E805A5" w:rsidP="00E805A5">
      <w:pPr>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Pr>
          <w:rFonts w:ascii="Times New Roman" w:hAnsi="Times New Roman"/>
          <w:szCs w:val="28"/>
        </w:rPr>
        <w:t>ú</w:t>
      </w:r>
      <w:r w:rsidRPr="00365D26">
        <w:rPr>
          <w:rFonts w:ascii="Times New Roman" w:hAnsi="Times New Roman"/>
          <w:szCs w:val="28"/>
        </w:rPr>
        <w:t>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8"/>
        <w:gridCol w:w="1890"/>
        <w:gridCol w:w="4590"/>
      </w:tblGrid>
      <w:tr w:rsidR="00E805A5" w:rsidRPr="00365D26" w:rsidTr="00E805A5">
        <w:tc>
          <w:tcPr>
            <w:tcW w:w="3798" w:type="dxa"/>
          </w:tcPr>
          <w:p w:rsidR="00E805A5" w:rsidRPr="00365D26" w:rsidRDefault="00E805A5" w:rsidP="00E805A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90" w:type="dxa"/>
          </w:tcPr>
          <w:p w:rsidR="00E805A5" w:rsidRPr="00365D26" w:rsidRDefault="00E805A5" w:rsidP="00E70F67">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90" w:type="dxa"/>
          </w:tcPr>
          <w:p w:rsidR="00E805A5" w:rsidRPr="00365D26" w:rsidRDefault="00E805A5" w:rsidP="00E70F67">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E805A5" w:rsidRPr="00365D26" w:rsidTr="00E805A5">
        <w:tc>
          <w:tcPr>
            <w:tcW w:w="3798" w:type="dxa"/>
          </w:tcPr>
          <w:p w:rsidR="00E805A5" w:rsidRPr="00365D26" w:rsidRDefault="00E805A5" w:rsidP="00E70F67">
            <w:pPr>
              <w:jc w:val="both"/>
              <w:rPr>
                <w:rFonts w:ascii="Times New Roman" w:hAnsi="Times New Roman"/>
                <w:szCs w:val="28"/>
              </w:rPr>
            </w:pPr>
            <w:r w:rsidRPr="00365D26">
              <w:rPr>
                <w:rFonts w:ascii="Times New Roman" w:hAnsi="Times New Roman"/>
                <w:szCs w:val="28"/>
              </w:rPr>
              <w:t>- GV: Bảng phụ ngữ liệu SGK.</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Giải thích từ gạch chân trong bài tập 1.</w:t>
            </w:r>
          </w:p>
          <w:p w:rsidR="00E805A5" w:rsidRPr="00365D26" w:rsidRDefault="00E805A5" w:rsidP="00E70F67">
            <w:pPr>
              <w:jc w:val="both"/>
              <w:rPr>
                <w:rFonts w:ascii="Times New Roman" w:hAnsi="Times New Roman"/>
                <w:b/>
                <w:i/>
                <w:szCs w:val="28"/>
              </w:rPr>
            </w:pPr>
          </w:p>
          <w:p w:rsidR="00E805A5" w:rsidRPr="00365D26" w:rsidRDefault="00E805A5" w:rsidP="00E70F67">
            <w:pPr>
              <w:jc w:val="both"/>
              <w:rPr>
                <w:rFonts w:ascii="Times New Roman" w:hAnsi="Times New Roman"/>
                <w:b/>
                <w:i/>
                <w:szCs w:val="28"/>
              </w:rPr>
            </w:pPr>
            <w:r w:rsidRPr="00365D26">
              <w:rPr>
                <w:rFonts w:ascii="Times New Roman" w:hAnsi="Times New Roman"/>
                <w:b/>
                <w:i/>
                <w:szCs w:val="28"/>
              </w:rPr>
              <w:t xml:space="preserve">  ? Ta có thể dùng từ nào để thay cho các từ và cụm từ trên?</w:t>
            </w:r>
          </w:p>
          <w:p w:rsidR="00E805A5" w:rsidRPr="00365D26" w:rsidRDefault="00E805A5" w:rsidP="00E70F67">
            <w:pPr>
              <w:jc w:val="both"/>
              <w:rPr>
                <w:rFonts w:ascii="Times New Roman" w:hAnsi="Times New Roman"/>
                <w:b/>
                <w:i/>
                <w:szCs w:val="28"/>
              </w:rPr>
            </w:pPr>
          </w:p>
          <w:p w:rsidR="00E805A5" w:rsidRPr="00365D26" w:rsidRDefault="00E805A5" w:rsidP="00E70F67">
            <w:pPr>
              <w:jc w:val="both"/>
              <w:rPr>
                <w:rFonts w:ascii="Times New Roman" w:hAnsi="Times New Roman"/>
                <w:b/>
                <w:i/>
                <w:szCs w:val="28"/>
              </w:rPr>
            </w:pPr>
            <w:r w:rsidRPr="00365D26">
              <w:rPr>
                <w:rFonts w:ascii="Times New Roman" w:hAnsi="Times New Roman"/>
                <w:b/>
                <w:i/>
                <w:szCs w:val="28"/>
              </w:rPr>
              <w:t xml:space="preserve">  ? Tại sao người nói và người viết lại không dùng từ chết mà lại dùng cách nói trên.</w:t>
            </w:r>
          </w:p>
          <w:p w:rsidR="00E805A5" w:rsidRPr="00365D26" w:rsidRDefault="00E805A5" w:rsidP="00E70F67">
            <w:pPr>
              <w:jc w:val="both"/>
              <w:rPr>
                <w:rFonts w:ascii="Times New Roman" w:hAnsi="Times New Roman"/>
                <w:b/>
                <w:i/>
                <w:szCs w:val="28"/>
              </w:rPr>
            </w:pPr>
          </w:p>
          <w:p w:rsidR="00E805A5" w:rsidRPr="00365D26" w:rsidRDefault="00E805A5" w:rsidP="00E70F67">
            <w:pPr>
              <w:jc w:val="both"/>
              <w:rPr>
                <w:rFonts w:ascii="Times New Roman" w:hAnsi="Times New Roman"/>
                <w:b/>
                <w:i/>
                <w:szCs w:val="28"/>
              </w:rPr>
            </w:pPr>
          </w:p>
          <w:p w:rsidR="00E805A5" w:rsidRPr="00365D26" w:rsidRDefault="00E805A5" w:rsidP="00E70F67">
            <w:pPr>
              <w:jc w:val="both"/>
              <w:rPr>
                <w:rFonts w:ascii="Times New Roman" w:hAnsi="Times New Roman"/>
                <w:b/>
                <w:i/>
                <w:szCs w:val="28"/>
              </w:rPr>
            </w:pPr>
            <w:r w:rsidRPr="00365D26">
              <w:rPr>
                <w:rFonts w:ascii="Times New Roman" w:hAnsi="Times New Roman"/>
                <w:b/>
                <w:i/>
                <w:szCs w:val="28"/>
              </w:rPr>
              <w:t>? Tại sao trong bài tập 2 người ta dùng từ “ bầu sữa ” mà không dùng một từ khác cùng nghĩa.</w:t>
            </w:r>
          </w:p>
          <w:p w:rsidR="00E805A5" w:rsidRPr="00365D26" w:rsidRDefault="00E805A5" w:rsidP="00E70F67">
            <w:pPr>
              <w:jc w:val="both"/>
              <w:rPr>
                <w:rFonts w:ascii="Times New Roman" w:hAnsi="Times New Roman"/>
                <w:b/>
                <w:i/>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 xml:space="preserve">- GV: Câu văn của Nguyên Hồng viết về cảm xúc sung sướng  đến tột cùng của đứa con khi ở bên mẹ sau bao tháng ngày xa cách. Dùng cách nói </w:t>
            </w:r>
            <w:r w:rsidRPr="00365D26">
              <w:rPr>
                <w:rFonts w:ascii="Times New Roman" w:hAnsi="Times New Roman"/>
                <w:szCs w:val="28"/>
              </w:rPr>
              <w:lastRenderedPageBreak/>
              <w:t>hoán dụ này để tạo ra một thái độ nhã nhặn lịch sự.</w:t>
            </w:r>
          </w:p>
          <w:p w:rsidR="00E805A5" w:rsidRPr="00365D26" w:rsidRDefault="00E805A5" w:rsidP="00E70F67">
            <w:pPr>
              <w:jc w:val="both"/>
              <w:rPr>
                <w:rFonts w:ascii="Times New Roman" w:hAnsi="Times New Roman"/>
                <w:szCs w:val="28"/>
              </w:rPr>
            </w:pPr>
            <w:r w:rsidRPr="00365D26">
              <w:rPr>
                <w:rFonts w:ascii="Times New Roman" w:hAnsi="Times New Roman"/>
                <w:b/>
                <w:i/>
                <w:szCs w:val="28"/>
              </w:rPr>
              <w:t>? So sánh hai cách nói sau</w:t>
            </w:r>
            <w:r w:rsidRPr="00365D26">
              <w:rPr>
                <w:rFonts w:ascii="Times New Roman" w:hAnsi="Times New Roman"/>
                <w:szCs w:val="28"/>
              </w:rPr>
              <w:t>:</w:t>
            </w:r>
          </w:p>
          <w:p w:rsidR="00E805A5" w:rsidRPr="00365D26" w:rsidRDefault="00E805A5" w:rsidP="00E70F67">
            <w:pPr>
              <w:jc w:val="both"/>
              <w:rPr>
                <w:rFonts w:ascii="Times New Roman" w:hAnsi="Times New Roman"/>
                <w:b/>
                <w:szCs w:val="28"/>
              </w:rPr>
            </w:pPr>
            <w:r w:rsidRPr="00365D26">
              <w:rPr>
                <w:rFonts w:ascii="Times New Roman" w:hAnsi="Times New Roman"/>
                <w:b/>
                <w:szCs w:val="28"/>
              </w:rPr>
              <w:t>- Dạo này con lười lắm.</w:t>
            </w:r>
          </w:p>
          <w:p w:rsidR="00E805A5" w:rsidRPr="00365D26" w:rsidRDefault="00E805A5" w:rsidP="00E70F67">
            <w:pPr>
              <w:jc w:val="both"/>
              <w:rPr>
                <w:rFonts w:ascii="Times New Roman" w:hAnsi="Times New Roman"/>
                <w:b/>
                <w:szCs w:val="28"/>
              </w:rPr>
            </w:pPr>
            <w:r w:rsidRPr="00365D26">
              <w:rPr>
                <w:rFonts w:ascii="Times New Roman" w:hAnsi="Times New Roman"/>
                <w:b/>
                <w:szCs w:val="28"/>
              </w:rPr>
              <w:t>- Con dạo này không được chăm  chỉ lắm.</w:t>
            </w:r>
          </w:p>
          <w:p w:rsidR="00E805A5" w:rsidRPr="00365D26" w:rsidRDefault="00E805A5" w:rsidP="00E70F67">
            <w:pPr>
              <w:jc w:val="both"/>
              <w:rPr>
                <w:rFonts w:ascii="Times New Roman" w:hAnsi="Times New Roman"/>
                <w:szCs w:val="28"/>
              </w:rPr>
            </w:pPr>
            <w:r w:rsidRPr="00365D26">
              <w:rPr>
                <w:rFonts w:ascii="Times New Roman" w:hAnsi="Times New Roman"/>
                <w:szCs w:val="28"/>
              </w:rPr>
              <w:t>GV Khái quát</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Thế nào là nói giảm, nói tránh?</w:t>
            </w:r>
          </w:p>
          <w:p w:rsidR="00E805A5" w:rsidRPr="00365D26" w:rsidRDefault="00E805A5" w:rsidP="00E70F67">
            <w:pPr>
              <w:jc w:val="both"/>
              <w:rPr>
                <w:rFonts w:ascii="Times New Roman" w:hAnsi="Times New Roman"/>
                <w:szCs w:val="28"/>
              </w:rPr>
            </w:pPr>
            <w:r w:rsidRPr="00365D26">
              <w:rPr>
                <w:rFonts w:ascii="Times New Roman" w:hAnsi="Times New Roman"/>
                <w:b/>
                <w:bCs/>
                <w:szCs w:val="28"/>
              </w:rPr>
              <w:t>Bài tập nhanh</w:t>
            </w:r>
            <w:r w:rsidRPr="00365D26">
              <w:rPr>
                <w:rFonts w:ascii="Times New Roman" w:hAnsi="Times New Roman"/>
                <w:szCs w:val="28"/>
              </w:rPr>
              <w:t>: Cho biết giá trị biểu cảm trong các cách nói giảm, nói tránh sau:</w:t>
            </w:r>
          </w:p>
          <w:p w:rsidR="00E805A5" w:rsidRPr="00365D26" w:rsidRDefault="00E805A5" w:rsidP="00E70F67">
            <w:pPr>
              <w:jc w:val="both"/>
              <w:rPr>
                <w:rFonts w:ascii="Times New Roman" w:hAnsi="Times New Roman"/>
                <w:szCs w:val="28"/>
              </w:rPr>
            </w:pPr>
            <w:r w:rsidRPr="00365D26">
              <w:rPr>
                <w:rFonts w:ascii="Times New Roman" w:hAnsi="Times New Roman"/>
                <w:szCs w:val="28"/>
              </w:rPr>
              <w:t>- Bác Dương thôi đã thôi rồi.</w:t>
            </w:r>
          </w:p>
          <w:p w:rsidR="00E805A5" w:rsidRPr="00365D26" w:rsidRDefault="00E805A5" w:rsidP="00E70F67">
            <w:pPr>
              <w:jc w:val="both"/>
              <w:rPr>
                <w:rFonts w:ascii="Times New Roman" w:hAnsi="Times New Roman"/>
                <w:szCs w:val="28"/>
              </w:rPr>
            </w:pPr>
            <w:r w:rsidRPr="00365D26">
              <w:rPr>
                <w:rFonts w:ascii="Times New Roman" w:hAnsi="Times New Roman"/>
                <w:szCs w:val="28"/>
              </w:rPr>
              <w:t>- Nó đã thổ ra huyết.</w:t>
            </w:r>
          </w:p>
          <w:p w:rsidR="00E805A5" w:rsidRPr="00365D26" w:rsidRDefault="00E805A5" w:rsidP="00E70F67">
            <w:pPr>
              <w:jc w:val="both"/>
              <w:rPr>
                <w:rFonts w:ascii="Times New Roman" w:hAnsi="Times New Roman"/>
                <w:szCs w:val="28"/>
              </w:rPr>
            </w:pPr>
            <w:r w:rsidRPr="00365D26">
              <w:rPr>
                <w:rFonts w:ascii="Times New Roman" w:hAnsi="Times New Roman"/>
                <w:b/>
                <w:bCs/>
                <w:szCs w:val="28"/>
              </w:rPr>
              <w:t>GV</w:t>
            </w:r>
            <w:r w:rsidRPr="00365D26">
              <w:rPr>
                <w:rFonts w:ascii="Times New Roman" w:hAnsi="Times New Roman"/>
                <w:szCs w:val="28"/>
              </w:rPr>
              <w:t>: Lưu ý sử dụng  nói giảm, nói tránh cho phù hợp với tình huống giao tiếp.</w:t>
            </w:r>
          </w:p>
          <w:p w:rsidR="00E805A5" w:rsidRPr="00365D26" w:rsidRDefault="00E805A5" w:rsidP="00E70F67">
            <w:pPr>
              <w:rPr>
                <w:rFonts w:ascii="Times New Roman" w:hAnsi="Times New Roman"/>
              </w:rPr>
            </w:pPr>
          </w:p>
        </w:tc>
        <w:tc>
          <w:tcPr>
            <w:tcW w:w="1890" w:type="dxa"/>
          </w:tcPr>
          <w:p w:rsidR="00E805A5" w:rsidRPr="00365D26" w:rsidRDefault="00E805A5" w:rsidP="00E70F67">
            <w:pPr>
              <w:rPr>
                <w:rFonts w:ascii="Times New Roman" w:hAnsi="Times New Roman"/>
                <w:szCs w:val="28"/>
              </w:rPr>
            </w:pPr>
            <w:r w:rsidRPr="00365D26">
              <w:rPr>
                <w:rFonts w:ascii="Times New Roman" w:hAnsi="Times New Roman"/>
                <w:szCs w:val="28"/>
              </w:rPr>
              <w:lastRenderedPageBreak/>
              <w:t>- HS đọc.</w:t>
            </w: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r w:rsidRPr="00365D26">
              <w:rPr>
                <w:rFonts w:ascii="Times New Roman" w:hAnsi="Times New Roman"/>
                <w:szCs w:val="28"/>
              </w:rPr>
              <w:t>- HS giải thích</w:t>
            </w: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r w:rsidRPr="00365D26">
              <w:rPr>
                <w:rFonts w:ascii="Times New Roman" w:hAnsi="Times New Roman"/>
                <w:szCs w:val="28"/>
              </w:rPr>
              <w:t>- HS thay từ chết</w:t>
            </w:r>
          </w:p>
          <w:p w:rsidR="00E805A5" w:rsidRPr="00365D26" w:rsidRDefault="00E805A5" w:rsidP="00E70F67">
            <w:pPr>
              <w:jc w:val="center"/>
              <w:rPr>
                <w:rFonts w:ascii="Times New Roman" w:hAnsi="Times New Roman"/>
                <w:szCs w:val="28"/>
              </w:rPr>
            </w:pPr>
            <w:r w:rsidRPr="00365D26">
              <w:rPr>
                <w:rFonts w:ascii="Times New Roman" w:hAnsi="Times New Roman"/>
                <w:szCs w:val="28"/>
              </w:rPr>
              <w:t>Vào VD</w:t>
            </w: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r w:rsidRPr="00365D26">
              <w:rPr>
                <w:rFonts w:ascii="Times New Roman" w:hAnsi="Times New Roman"/>
                <w:szCs w:val="28"/>
              </w:rPr>
              <w:t>- HS giải thích</w:t>
            </w: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r w:rsidRPr="00365D26">
              <w:rPr>
                <w:rFonts w:ascii="Times New Roman" w:hAnsi="Times New Roman"/>
                <w:szCs w:val="28"/>
              </w:rPr>
              <w:t>- HS giải thích</w:t>
            </w: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rPr>
                <w:rFonts w:ascii="Times New Roman" w:hAnsi="Times New Roman"/>
                <w:szCs w:val="28"/>
              </w:rPr>
            </w:pPr>
            <w:r w:rsidRPr="00365D26">
              <w:rPr>
                <w:rFonts w:ascii="Times New Roman" w:hAnsi="Times New Roman"/>
                <w:szCs w:val="28"/>
              </w:rPr>
              <w:t>- HS so sánh</w:t>
            </w: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rPr>
                <w:rFonts w:ascii="Times New Roman" w:hAnsi="Times New Roman"/>
                <w:szCs w:val="28"/>
              </w:rPr>
            </w:pPr>
            <w:r w:rsidRPr="00365D26">
              <w:rPr>
                <w:rFonts w:ascii="Times New Roman" w:hAnsi="Times New Roman"/>
                <w:szCs w:val="28"/>
              </w:rPr>
              <w:t>- HS khái quát</w:t>
            </w: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jc w:val="center"/>
              <w:rPr>
                <w:rFonts w:ascii="Times New Roman" w:hAnsi="Times New Roman"/>
                <w:szCs w:val="28"/>
              </w:rPr>
            </w:pPr>
          </w:p>
          <w:p w:rsidR="00E805A5" w:rsidRPr="00365D26" w:rsidRDefault="00E805A5" w:rsidP="00E70F67">
            <w:pPr>
              <w:rPr>
                <w:rFonts w:ascii="Times New Roman" w:hAnsi="Times New Roman"/>
              </w:rPr>
            </w:pPr>
          </w:p>
        </w:tc>
        <w:tc>
          <w:tcPr>
            <w:tcW w:w="4590" w:type="dxa"/>
          </w:tcPr>
          <w:p w:rsidR="00E805A5" w:rsidRPr="00365D26" w:rsidRDefault="00E805A5" w:rsidP="00E70F67">
            <w:pPr>
              <w:jc w:val="both"/>
              <w:rPr>
                <w:rFonts w:ascii="Times New Roman" w:hAnsi="Times New Roman"/>
                <w:b/>
                <w:i/>
                <w:szCs w:val="28"/>
              </w:rPr>
            </w:pPr>
            <w:r w:rsidRPr="00365D26">
              <w:rPr>
                <w:rFonts w:ascii="Times New Roman" w:hAnsi="Times New Roman"/>
                <w:b/>
                <w:i/>
                <w:szCs w:val="28"/>
              </w:rPr>
              <w:lastRenderedPageBreak/>
              <w:t>I. Nói giảm, nói tránh và tác dụng của nói tránh</w:t>
            </w:r>
          </w:p>
          <w:p w:rsidR="00E805A5" w:rsidRPr="00365D26" w:rsidRDefault="00E805A5" w:rsidP="00E70F67">
            <w:pPr>
              <w:jc w:val="both"/>
              <w:rPr>
                <w:rFonts w:ascii="Times New Roman" w:hAnsi="Times New Roman"/>
                <w:b/>
                <w:bCs/>
                <w:i/>
                <w:szCs w:val="28"/>
                <w:u w:val="single"/>
              </w:rPr>
            </w:pPr>
          </w:p>
          <w:p w:rsidR="00E805A5" w:rsidRPr="00365D26" w:rsidRDefault="00E805A5" w:rsidP="00E70F67">
            <w:pPr>
              <w:jc w:val="both"/>
              <w:rPr>
                <w:rFonts w:ascii="Times New Roman" w:hAnsi="Times New Roman"/>
                <w:i/>
                <w:szCs w:val="28"/>
              </w:rPr>
            </w:pPr>
            <w:r w:rsidRPr="00365D26">
              <w:rPr>
                <w:rFonts w:ascii="Times New Roman" w:hAnsi="Times New Roman"/>
                <w:i/>
                <w:szCs w:val="28"/>
              </w:rPr>
              <w:t>1.Bài tập:</w:t>
            </w:r>
          </w:p>
          <w:p w:rsidR="00E805A5" w:rsidRPr="00365D26" w:rsidRDefault="00E805A5" w:rsidP="00E70F67">
            <w:pPr>
              <w:jc w:val="both"/>
              <w:rPr>
                <w:rFonts w:ascii="Times New Roman" w:hAnsi="Times New Roman"/>
                <w:szCs w:val="28"/>
              </w:rPr>
            </w:pPr>
            <w:r w:rsidRPr="00365D26">
              <w:rPr>
                <w:rFonts w:ascii="Times New Roman" w:hAnsi="Times New Roman"/>
                <w:szCs w:val="28"/>
              </w:rPr>
              <w:t>- Đi gặp cụ Các Mác.</w:t>
            </w:r>
          </w:p>
          <w:p w:rsidR="00E805A5" w:rsidRPr="00365D26" w:rsidRDefault="00E805A5" w:rsidP="00E70F67">
            <w:pPr>
              <w:jc w:val="both"/>
              <w:rPr>
                <w:rFonts w:ascii="Times New Roman" w:hAnsi="Times New Roman"/>
                <w:szCs w:val="28"/>
              </w:rPr>
            </w:pPr>
            <w:r w:rsidRPr="00365D26">
              <w:rPr>
                <w:rFonts w:ascii="Times New Roman" w:hAnsi="Times New Roman"/>
                <w:szCs w:val="28"/>
              </w:rPr>
              <w:t>- Đi</w:t>
            </w:r>
          </w:p>
          <w:p w:rsidR="00E805A5" w:rsidRPr="00365D26" w:rsidRDefault="00E805A5" w:rsidP="00E70F67">
            <w:pPr>
              <w:jc w:val="both"/>
              <w:rPr>
                <w:rFonts w:ascii="Times New Roman" w:hAnsi="Times New Roman"/>
                <w:szCs w:val="28"/>
              </w:rPr>
            </w:pPr>
            <w:r w:rsidRPr="00365D26">
              <w:rPr>
                <w:rFonts w:ascii="Times New Roman" w:hAnsi="Times New Roman"/>
                <w:szCs w:val="28"/>
              </w:rPr>
              <w:t>- Chẳng còn</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Đều nói về cái chết</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Người nói dùng cách diễn đạt đó là nhằm làm giảm nhẹ nỗi đau sót do từ “ chết ” gây ra.</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 Nếu dùng từ khác chẳng hạn “ Bầu vú ” .</w:t>
            </w:r>
          </w:p>
          <w:p w:rsidR="00E805A5" w:rsidRPr="00365D26" w:rsidRDefault="00E805A5" w:rsidP="00E70F67">
            <w:pPr>
              <w:jc w:val="both"/>
              <w:rPr>
                <w:rFonts w:ascii="Times New Roman" w:hAnsi="Times New Roman"/>
                <w:szCs w:val="28"/>
              </w:rPr>
            </w:pPr>
            <w:r w:rsidRPr="00365D26">
              <w:rPr>
                <w:rFonts w:ascii="Times New Roman" w:hAnsi="Times New Roman"/>
                <w:szCs w:val="28"/>
              </w:rPr>
              <w:t>- Một cách nói thô tục thiếu lịch sự.</w:t>
            </w:r>
          </w:p>
          <w:p w:rsidR="00E805A5" w:rsidRPr="00365D26" w:rsidRDefault="00E805A5" w:rsidP="00E70F67">
            <w:pPr>
              <w:jc w:val="both"/>
              <w:rPr>
                <w:rFonts w:ascii="Times New Roman" w:hAnsi="Times New Roman"/>
                <w:szCs w:val="28"/>
              </w:rPr>
            </w:pPr>
            <w:r w:rsidRPr="00365D26">
              <w:rPr>
                <w:rFonts w:ascii="Times New Roman" w:hAnsi="Times New Roman"/>
                <w:b/>
                <w:bCs/>
                <w:i/>
                <w:iCs/>
                <w:szCs w:val="28"/>
                <w:u w:val="single"/>
              </w:rPr>
              <w:t>Bài tập 2</w:t>
            </w:r>
            <w:r w:rsidRPr="00365D26">
              <w:rPr>
                <w:rFonts w:ascii="Times New Roman" w:hAnsi="Times New Roman"/>
                <w:b/>
                <w:szCs w:val="28"/>
              </w:rPr>
              <w:t>:</w:t>
            </w:r>
            <w:r w:rsidRPr="00365D26">
              <w:rPr>
                <w:rFonts w:ascii="Times New Roman" w:hAnsi="Times New Roman"/>
                <w:szCs w:val="28"/>
              </w:rPr>
              <w:t xml:space="preserve"> Dùng từ " </w:t>
            </w:r>
            <w:r w:rsidRPr="00365D26">
              <w:rPr>
                <w:rFonts w:ascii="Times New Roman" w:hAnsi="Times New Roman"/>
                <w:b/>
                <w:szCs w:val="28"/>
              </w:rPr>
              <w:t>bầu sữa"</w:t>
            </w:r>
            <w:r w:rsidRPr="00365D26">
              <w:rPr>
                <w:rFonts w:ascii="Times New Roman" w:hAnsi="Times New Roman"/>
                <w:szCs w:val="28"/>
              </w:rPr>
              <w:t xml:space="preserve">  thể hiện thái độ nhã nhặn lịch sự.</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 Hai cách nói đều thể hiện sự đánh giá của người nói với đối tượng “ con ” ( đều có ý chê ) ở cách nói thứ hai không trực tiếp chỉ ra phẩm chất ấy qua cách nói phủ định “ không được chăm lắm ”</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b/>
                <w:bCs/>
                <w:i/>
                <w:iCs/>
                <w:szCs w:val="28"/>
              </w:rPr>
              <w:sym w:font="Wingdings 3" w:char="F022"/>
            </w:r>
            <w:r w:rsidRPr="00365D26">
              <w:rPr>
                <w:rFonts w:ascii="Times New Roman" w:hAnsi="Times New Roman"/>
                <w:b/>
                <w:bCs/>
                <w:i/>
                <w:iCs/>
                <w:szCs w:val="28"/>
              </w:rPr>
              <w:t xml:space="preserve"> </w:t>
            </w:r>
            <w:r w:rsidRPr="00365D26">
              <w:rPr>
                <w:rFonts w:ascii="Times New Roman" w:hAnsi="Times New Roman"/>
                <w:szCs w:val="28"/>
              </w:rPr>
              <w:t>Cách nói thứ hai là cách nói tế nhị có tính chất nhẹ nhàng hơn đối với người tiếp nhận.</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2. Ghi nhớ ( SGK )</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 xml:space="preserve">Cách nói giảm nói tránh có tác dụng giảm sự đau buồn </w:t>
            </w:r>
          </w:p>
          <w:p w:rsidR="00E805A5" w:rsidRPr="00365D26" w:rsidRDefault="00E805A5" w:rsidP="00E70F67">
            <w:pPr>
              <w:jc w:val="both"/>
              <w:rPr>
                <w:rFonts w:ascii="Times New Roman" w:hAnsi="Times New Roman"/>
                <w:szCs w:val="28"/>
              </w:rPr>
            </w:pPr>
            <w:r w:rsidRPr="00365D26">
              <w:rPr>
                <w:rFonts w:ascii="Times New Roman" w:hAnsi="Times New Roman"/>
                <w:szCs w:val="28"/>
              </w:rPr>
              <w:t>( chết) và tránh thô tục ( nôn ra máu )</w:t>
            </w:r>
          </w:p>
          <w:p w:rsidR="00E805A5" w:rsidRPr="00365D26" w:rsidRDefault="00E805A5" w:rsidP="00E70F67">
            <w:pPr>
              <w:jc w:val="both"/>
              <w:rPr>
                <w:rFonts w:ascii="Times New Roman" w:hAnsi="Times New Roman"/>
                <w:szCs w:val="28"/>
              </w:rPr>
            </w:pPr>
          </w:p>
          <w:p w:rsidR="00E805A5" w:rsidRPr="00365D26" w:rsidRDefault="00E805A5" w:rsidP="00E70F67">
            <w:pPr>
              <w:rPr>
                <w:rFonts w:ascii="Times New Roman" w:hAnsi="Times New Roman"/>
              </w:rPr>
            </w:pPr>
          </w:p>
        </w:tc>
      </w:tr>
    </w:tbl>
    <w:p w:rsidR="00E805A5" w:rsidRPr="00365D26" w:rsidRDefault="00E805A5" w:rsidP="00E805A5">
      <w:pPr>
        <w:tabs>
          <w:tab w:val="left" w:pos="60"/>
        </w:tabs>
        <w:jc w:val="both"/>
        <w:rPr>
          <w:rFonts w:ascii="Times New Roman" w:hAnsi="Times New Roman"/>
          <w:szCs w:val="28"/>
        </w:rPr>
      </w:pPr>
      <w:r w:rsidRPr="00365D26">
        <w:rPr>
          <w:rFonts w:ascii="Times New Roman" w:hAnsi="Times New Roman"/>
          <w:b/>
          <w:szCs w:val="28"/>
        </w:rPr>
        <w:lastRenderedPageBreak/>
        <w:t>HOẠT ĐỘNG</w:t>
      </w:r>
      <w:r>
        <w:rPr>
          <w:rFonts w:ascii="Times New Roman" w:hAnsi="Times New Roman"/>
          <w:b/>
          <w:szCs w:val="28"/>
        </w:rPr>
        <w:t xml:space="preserve"> 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E805A5" w:rsidRPr="00365D26" w:rsidRDefault="00E805A5" w:rsidP="00E805A5">
      <w:pPr>
        <w:tabs>
          <w:tab w:val="left" w:pos="60"/>
        </w:tabs>
        <w:jc w:val="both"/>
        <w:rPr>
          <w:rFonts w:ascii="Times New Roman" w:hAnsi="Times New Roman"/>
          <w:b/>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 thức, rèn kĩ năng phân tích và sử dụng hai biện pháp tu từ này khi n</w:t>
      </w:r>
      <w:r>
        <w:rPr>
          <w:rFonts w:ascii="Times New Roman" w:hAnsi="Times New Roman"/>
          <w:szCs w:val="28"/>
        </w:rPr>
        <w:t>ó</w:t>
      </w:r>
      <w:r w:rsidRPr="00365D26">
        <w:rPr>
          <w:rFonts w:ascii="Times New Roman" w:hAnsi="Times New Roman"/>
          <w:szCs w:val="28"/>
        </w:rPr>
        <w:t>i và viết</w:t>
      </w:r>
    </w:p>
    <w:p w:rsidR="00E805A5" w:rsidRPr="00365D26" w:rsidRDefault="00E805A5" w:rsidP="00E805A5">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E805A5" w:rsidRPr="00365D26" w:rsidRDefault="00E805A5" w:rsidP="00E805A5">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Pr>
          <w:rFonts w:ascii="Times New Roman" w:hAnsi="Times New Roman"/>
          <w:szCs w:val="28"/>
        </w:rPr>
        <w:t>Cá nhân</w:t>
      </w:r>
    </w:p>
    <w:p w:rsidR="00E805A5" w:rsidRPr="00365D26" w:rsidRDefault="00E805A5" w:rsidP="00E805A5">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20 ph</w:t>
      </w:r>
      <w:r>
        <w:rPr>
          <w:rFonts w:ascii="Times New Roman" w:hAnsi="Times New Roman"/>
          <w:szCs w:val="28"/>
        </w:rPr>
        <w:t>ú</w:t>
      </w:r>
      <w:r w:rsidRPr="00365D26">
        <w:rPr>
          <w:rFonts w:ascii="Times New Roman" w:hAnsi="Times New Roman"/>
          <w:szCs w:val="28"/>
        </w:rPr>
        <w:t>t</w:t>
      </w:r>
    </w:p>
    <w:p w:rsidR="00E805A5" w:rsidRPr="00365D26" w:rsidRDefault="00E805A5" w:rsidP="00E805A5">
      <w:pPr>
        <w:rPr>
          <w:rFonts w:ascii="Times New Roman" w:hAnsi="Times New Roman"/>
        </w:rPr>
      </w:pP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1800"/>
        <w:gridCol w:w="4590"/>
      </w:tblGrid>
      <w:tr w:rsidR="00E805A5" w:rsidRPr="00365D26" w:rsidTr="00E805A5">
        <w:tc>
          <w:tcPr>
            <w:tcW w:w="3888" w:type="dxa"/>
          </w:tcPr>
          <w:p w:rsidR="00E805A5" w:rsidRPr="00365D26" w:rsidRDefault="00E805A5" w:rsidP="00E805A5">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E805A5" w:rsidRPr="00365D26" w:rsidRDefault="00E805A5" w:rsidP="00E70F67">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90" w:type="dxa"/>
          </w:tcPr>
          <w:p w:rsidR="00E805A5" w:rsidRPr="00365D26" w:rsidRDefault="00E805A5" w:rsidP="00E70F67">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E805A5" w:rsidRPr="00365D26" w:rsidTr="00E805A5">
        <w:tc>
          <w:tcPr>
            <w:tcW w:w="3888" w:type="dxa"/>
          </w:tcPr>
          <w:p w:rsidR="00E805A5" w:rsidRPr="00365D26" w:rsidRDefault="00E805A5" w:rsidP="00E70F67">
            <w:pPr>
              <w:jc w:val="both"/>
              <w:rPr>
                <w:rFonts w:ascii="Times New Roman" w:hAnsi="Times New Roman"/>
                <w:b/>
                <w:i/>
                <w:szCs w:val="28"/>
              </w:rPr>
            </w:pPr>
            <w:r w:rsidRPr="00365D26">
              <w:rPr>
                <w:rFonts w:ascii="Times New Roman" w:hAnsi="Times New Roman"/>
                <w:b/>
                <w:i/>
                <w:szCs w:val="28"/>
              </w:rPr>
              <w:t>? Điền từ ngữ nói giảm, nói tránh sau đây vào chỗ trống?</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r w:rsidRPr="00365D26">
              <w:rPr>
                <w:rFonts w:ascii="Times New Roman" w:hAnsi="Times New Roman"/>
                <w:szCs w:val="28"/>
              </w:rPr>
              <w:t>- GV nêu y/c bài tập 2.</w:t>
            </w: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jc w:val="both"/>
              <w:rPr>
                <w:rFonts w:ascii="Times New Roman" w:hAnsi="Times New Roman"/>
                <w:szCs w:val="28"/>
              </w:rPr>
            </w:pPr>
          </w:p>
          <w:p w:rsidR="00E805A5" w:rsidRPr="00365D26" w:rsidRDefault="00E805A5" w:rsidP="00E70F67">
            <w:pPr>
              <w:rPr>
                <w:rFonts w:ascii="Times New Roman" w:hAnsi="Times New Roman"/>
              </w:rPr>
            </w:pPr>
            <w:r w:rsidRPr="00365D26">
              <w:rPr>
                <w:rFonts w:ascii="Times New Roman" w:hAnsi="Times New Roman"/>
                <w:szCs w:val="28"/>
              </w:rPr>
              <w:t>- GV khái quát lại bài học</w:t>
            </w:r>
          </w:p>
        </w:tc>
        <w:tc>
          <w:tcPr>
            <w:tcW w:w="1800" w:type="dxa"/>
          </w:tcPr>
          <w:p w:rsidR="00E805A5" w:rsidRPr="00365D26" w:rsidRDefault="00E805A5" w:rsidP="00E70F67">
            <w:pPr>
              <w:rPr>
                <w:rFonts w:ascii="Times New Roman" w:hAnsi="Times New Roman"/>
                <w:szCs w:val="28"/>
              </w:rPr>
            </w:pPr>
            <w:r w:rsidRPr="00365D26">
              <w:rPr>
                <w:rFonts w:ascii="Times New Roman" w:hAnsi="Times New Roman"/>
                <w:szCs w:val="28"/>
              </w:rPr>
              <w:lastRenderedPageBreak/>
              <w:t>HS độc lập làm bài tập</w:t>
            </w: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p>
          <w:p w:rsidR="00E805A5" w:rsidRPr="00365D26" w:rsidRDefault="00E805A5" w:rsidP="00E70F67">
            <w:pPr>
              <w:rPr>
                <w:rFonts w:ascii="Times New Roman" w:hAnsi="Times New Roman"/>
                <w:szCs w:val="28"/>
              </w:rPr>
            </w:pPr>
            <w:r w:rsidRPr="00365D26">
              <w:rPr>
                <w:rFonts w:ascii="Times New Roman" w:hAnsi="Times New Roman"/>
                <w:szCs w:val="28"/>
              </w:rPr>
              <w:t>- Thảo luận nhóm 2</w:t>
            </w:r>
          </w:p>
          <w:p w:rsidR="00E805A5" w:rsidRPr="00365D26" w:rsidRDefault="00E805A5" w:rsidP="00E70F67">
            <w:pPr>
              <w:rPr>
                <w:rFonts w:ascii="Times New Roman" w:hAnsi="Times New Roman"/>
                <w:szCs w:val="28"/>
              </w:rPr>
            </w:pPr>
            <w:r w:rsidRPr="00365D26">
              <w:rPr>
                <w:rFonts w:ascii="Times New Roman" w:hAnsi="Times New Roman"/>
                <w:szCs w:val="28"/>
              </w:rPr>
              <w:t>- Đại diện trả lời.</w:t>
            </w:r>
          </w:p>
          <w:p w:rsidR="00E805A5" w:rsidRPr="00365D26" w:rsidRDefault="00E805A5" w:rsidP="00E70F67">
            <w:pPr>
              <w:rPr>
                <w:rFonts w:ascii="Times New Roman" w:hAnsi="Times New Roman"/>
              </w:rPr>
            </w:pPr>
          </w:p>
        </w:tc>
        <w:tc>
          <w:tcPr>
            <w:tcW w:w="4590" w:type="dxa"/>
          </w:tcPr>
          <w:p w:rsidR="00E805A5" w:rsidRPr="00365D26" w:rsidRDefault="00E805A5" w:rsidP="00E70F67">
            <w:pPr>
              <w:jc w:val="both"/>
              <w:rPr>
                <w:rFonts w:ascii="Times New Roman" w:hAnsi="Times New Roman"/>
                <w:b/>
                <w:i/>
                <w:szCs w:val="28"/>
              </w:rPr>
            </w:pPr>
            <w:r w:rsidRPr="00365D26">
              <w:rPr>
                <w:rFonts w:ascii="Times New Roman" w:hAnsi="Times New Roman"/>
                <w:b/>
                <w:i/>
                <w:szCs w:val="28"/>
              </w:rPr>
              <w:lastRenderedPageBreak/>
              <w:t>II. Luyện tập:</w:t>
            </w:r>
          </w:p>
          <w:p w:rsidR="00E805A5" w:rsidRPr="00365D26" w:rsidRDefault="00E805A5" w:rsidP="00E70F67">
            <w:pPr>
              <w:jc w:val="both"/>
              <w:rPr>
                <w:rFonts w:ascii="Times New Roman" w:hAnsi="Times New Roman"/>
                <w:szCs w:val="28"/>
              </w:rPr>
            </w:pPr>
            <w:r w:rsidRPr="00365D26">
              <w:rPr>
                <w:rFonts w:ascii="Times New Roman" w:hAnsi="Times New Roman"/>
                <w:b/>
                <w:bCs/>
                <w:i/>
                <w:iCs/>
                <w:szCs w:val="28"/>
                <w:u w:val="single"/>
              </w:rPr>
              <w:t>1. Bài tập 1:</w:t>
            </w:r>
            <w:r w:rsidRPr="00365D26">
              <w:rPr>
                <w:rFonts w:ascii="Times New Roman" w:hAnsi="Times New Roman"/>
                <w:i/>
                <w:iCs/>
                <w:szCs w:val="28"/>
                <w:u w:val="single"/>
              </w:rPr>
              <w:t xml:space="preserve"> </w:t>
            </w:r>
            <w:r w:rsidRPr="00365D26">
              <w:rPr>
                <w:rFonts w:ascii="Times New Roman" w:hAnsi="Times New Roman"/>
                <w:szCs w:val="28"/>
              </w:rPr>
              <w:t>Điền từ</w:t>
            </w:r>
          </w:p>
          <w:p w:rsidR="00E805A5" w:rsidRPr="00365D26" w:rsidRDefault="00E805A5" w:rsidP="00E70F67">
            <w:pPr>
              <w:jc w:val="both"/>
              <w:rPr>
                <w:rFonts w:ascii="Times New Roman" w:hAnsi="Times New Roman"/>
                <w:szCs w:val="28"/>
              </w:rPr>
            </w:pPr>
            <w:r w:rsidRPr="00365D26">
              <w:rPr>
                <w:rFonts w:ascii="Times New Roman" w:hAnsi="Times New Roman"/>
                <w:szCs w:val="28"/>
              </w:rPr>
              <w:t>a. Đi nghỉ.</w:t>
            </w:r>
          </w:p>
          <w:p w:rsidR="00E805A5" w:rsidRPr="00365D26" w:rsidRDefault="00E805A5" w:rsidP="00E70F67">
            <w:pPr>
              <w:jc w:val="both"/>
              <w:rPr>
                <w:rFonts w:ascii="Times New Roman" w:hAnsi="Times New Roman"/>
                <w:szCs w:val="28"/>
              </w:rPr>
            </w:pPr>
            <w:r w:rsidRPr="00365D26">
              <w:rPr>
                <w:rFonts w:ascii="Times New Roman" w:hAnsi="Times New Roman"/>
                <w:szCs w:val="28"/>
              </w:rPr>
              <w:t>b. Chia tay nhau.</w:t>
            </w:r>
          </w:p>
          <w:p w:rsidR="00E805A5" w:rsidRPr="00365D26" w:rsidRDefault="00E805A5" w:rsidP="00E70F67">
            <w:pPr>
              <w:jc w:val="both"/>
              <w:rPr>
                <w:rFonts w:ascii="Times New Roman" w:hAnsi="Times New Roman"/>
                <w:szCs w:val="28"/>
              </w:rPr>
            </w:pPr>
            <w:r w:rsidRPr="00365D26">
              <w:rPr>
                <w:rFonts w:ascii="Times New Roman" w:hAnsi="Times New Roman"/>
                <w:szCs w:val="28"/>
              </w:rPr>
              <w:t>c. Khiếm thị.</w:t>
            </w:r>
          </w:p>
          <w:p w:rsidR="00E805A5" w:rsidRPr="00365D26" w:rsidRDefault="00E805A5" w:rsidP="00E70F67">
            <w:pPr>
              <w:jc w:val="both"/>
              <w:rPr>
                <w:rFonts w:ascii="Times New Roman" w:hAnsi="Times New Roman"/>
                <w:szCs w:val="28"/>
              </w:rPr>
            </w:pPr>
            <w:r w:rsidRPr="00365D26">
              <w:rPr>
                <w:rFonts w:ascii="Times New Roman" w:hAnsi="Times New Roman"/>
                <w:szCs w:val="28"/>
              </w:rPr>
              <w:t>d. Có tuổi.</w:t>
            </w:r>
          </w:p>
          <w:p w:rsidR="00E805A5" w:rsidRPr="00365D26" w:rsidRDefault="00E805A5" w:rsidP="00E70F67">
            <w:pPr>
              <w:jc w:val="both"/>
              <w:rPr>
                <w:rFonts w:ascii="Times New Roman" w:hAnsi="Times New Roman"/>
                <w:szCs w:val="28"/>
              </w:rPr>
            </w:pPr>
            <w:r w:rsidRPr="00365D26">
              <w:rPr>
                <w:rFonts w:ascii="Times New Roman" w:hAnsi="Times New Roman"/>
                <w:szCs w:val="28"/>
              </w:rPr>
              <w:t>e. Đi bước nữa.</w:t>
            </w:r>
          </w:p>
          <w:p w:rsidR="00E805A5" w:rsidRPr="00365D26" w:rsidRDefault="00E805A5" w:rsidP="00E70F67">
            <w:pPr>
              <w:jc w:val="both"/>
              <w:rPr>
                <w:rFonts w:ascii="Times New Roman" w:hAnsi="Times New Roman"/>
                <w:b/>
                <w:bCs/>
                <w:i/>
                <w:iCs/>
                <w:szCs w:val="28"/>
                <w:u w:val="single"/>
              </w:rPr>
            </w:pPr>
            <w:r w:rsidRPr="00365D26">
              <w:rPr>
                <w:rFonts w:ascii="Times New Roman" w:hAnsi="Times New Roman"/>
                <w:b/>
                <w:bCs/>
                <w:i/>
                <w:iCs/>
                <w:szCs w:val="28"/>
                <w:u w:val="single"/>
              </w:rPr>
              <w:t>2. Bài tập 2:</w:t>
            </w:r>
          </w:p>
          <w:p w:rsidR="00E805A5" w:rsidRPr="00365D26" w:rsidRDefault="00E805A5" w:rsidP="00E70F67">
            <w:pPr>
              <w:jc w:val="both"/>
              <w:rPr>
                <w:rFonts w:ascii="Times New Roman" w:hAnsi="Times New Roman"/>
                <w:szCs w:val="28"/>
              </w:rPr>
            </w:pPr>
            <w:r w:rsidRPr="00365D26">
              <w:rPr>
                <w:rFonts w:ascii="Times New Roman" w:hAnsi="Times New Roman"/>
                <w:szCs w:val="28"/>
              </w:rPr>
              <w:t xml:space="preserve">Câu sử dụng nói giảm, nói tránh: a2, </w:t>
            </w:r>
            <w:r w:rsidRPr="00365D26">
              <w:rPr>
                <w:rFonts w:ascii="Times New Roman" w:hAnsi="Times New Roman"/>
                <w:szCs w:val="28"/>
              </w:rPr>
              <w:lastRenderedPageBreak/>
              <w:t>b2, c1, d1, c2.</w:t>
            </w:r>
          </w:p>
          <w:p w:rsidR="00E805A5" w:rsidRPr="00365D26" w:rsidRDefault="00E805A5" w:rsidP="00E70F67">
            <w:pPr>
              <w:jc w:val="both"/>
              <w:rPr>
                <w:rFonts w:ascii="Times New Roman" w:hAnsi="Times New Roman"/>
                <w:szCs w:val="28"/>
              </w:rPr>
            </w:pPr>
            <w:r w:rsidRPr="00365D26">
              <w:rPr>
                <w:rFonts w:ascii="Times New Roman" w:hAnsi="Times New Roman"/>
                <w:b/>
                <w:bCs/>
                <w:i/>
                <w:iCs/>
                <w:szCs w:val="28"/>
                <w:u w:val="single"/>
              </w:rPr>
              <w:t>3. Bài tập 3</w:t>
            </w:r>
            <w:r w:rsidRPr="00365D26">
              <w:rPr>
                <w:rFonts w:ascii="Times New Roman" w:hAnsi="Times New Roman"/>
                <w:szCs w:val="28"/>
              </w:rPr>
              <w:t xml:space="preserve">: </w:t>
            </w:r>
          </w:p>
          <w:p w:rsidR="00E805A5" w:rsidRPr="00365D26" w:rsidRDefault="00E805A5" w:rsidP="00E70F67">
            <w:pPr>
              <w:jc w:val="both"/>
              <w:rPr>
                <w:rFonts w:ascii="Times New Roman" w:hAnsi="Times New Roman"/>
                <w:szCs w:val="28"/>
              </w:rPr>
            </w:pPr>
            <w:r w:rsidRPr="00365D26">
              <w:rPr>
                <w:rFonts w:ascii="Times New Roman" w:hAnsi="Times New Roman"/>
                <w:b/>
                <w:bCs/>
                <w:szCs w:val="28"/>
              </w:rPr>
              <w:t>Mẫu</w:t>
            </w:r>
            <w:r w:rsidRPr="00365D26">
              <w:rPr>
                <w:rFonts w:ascii="Times New Roman" w:hAnsi="Times New Roman"/>
                <w:szCs w:val="28"/>
              </w:rPr>
              <w:t>: Bài thơ của anh dở lắm – bài thơ của anh chưa được hay lắm.</w:t>
            </w:r>
          </w:p>
          <w:p w:rsidR="00E805A5" w:rsidRPr="00365D26" w:rsidRDefault="00E805A5" w:rsidP="00E70F67">
            <w:pPr>
              <w:rPr>
                <w:rFonts w:ascii="Times New Roman" w:hAnsi="Times New Roman"/>
              </w:rPr>
            </w:pPr>
          </w:p>
        </w:tc>
      </w:tr>
    </w:tbl>
    <w:p w:rsidR="00E805A5" w:rsidRPr="00365D26" w:rsidRDefault="00E805A5" w:rsidP="00E805A5">
      <w:pPr>
        <w:rPr>
          <w:rFonts w:ascii="Times New Roman" w:hAnsi="Times New Roman"/>
          <w:b/>
        </w:rPr>
      </w:pPr>
      <w:r>
        <w:rPr>
          <w:rFonts w:ascii="Times New Roman" w:hAnsi="Times New Roman"/>
          <w:b/>
        </w:rPr>
        <w:lastRenderedPageBreak/>
        <w:t>HOẠT ĐỘNG 4: CỦNG CỐ, VẬN DỤNG</w:t>
      </w:r>
    </w:p>
    <w:p w:rsidR="00E805A5" w:rsidRPr="00365D26" w:rsidRDefault="00E805A5" w:rsidP="00E805A5">
      <w:pPr>
        <w:rPr>
          <w:rFonts w:ascii="Times New Roman" w:hAnsi="Times New Roman"/>
          <w:b/>
        </w:rPr>
      </w:pPr>
      <w:r w:rsidRPr="00365D26">
        <w:rPr>
          <w:rFonts w:ascii="Times New Roman" w:hAnsi="Times New Roman"/>
          <w:b/>
        </w:rPr>
        <w:t xml:space="preserve">Củng cố bài học: </w:t>
      </w:r>
      <w:r w:rsidRPr="00365D26">
        <w:rPr>
          <w:rFonts w:ascii="Times New Roman" w:hAnsi="Times New Roman"/>
        </w:rPr>
        <w:t>Gv tổng kết kiến thức bài học</w:t>
      </w:r>
      <w:r w:rsidRPr="00365D26">
        <w:rPr>
          <w:rFonts w:ascii="Times New Roman" w:hAnsi="Times New Roman"/>
        </w:rPr>
        <w:br/>
      </w:r>
      <w:r w:rsidRPr="00365D26">
        <w:rPr>
          <w:rFonts w:ascii="Times New Roman" w:hAnsi="Times New Roman"/>
          <w:b/>
        </w:rPr>
        <w:t>Hoạt động tiếp nối:</w:t>
      </w:r>
    </w:p>
    <w:p w:rsidR="00E805A5" w:rsidRPr="00365D26" w:rsidRDefault="00E805A5" w:rsidP="00E805A5">
      <w:pPr>
        <w:rPr>
          <w:rFonts w:ascii="Times New Roman" w:hAnsi="Times New Roman"/>
          <w:szCs w:val="28"/>
        </w:rPr>
      </w:pPr>
      <w:r w:rsidRPr="00365D26">
        <w:rPr>
          <w:rFonts w:ascii="Times New Roman" w:hAnsi="Times New Roman"/>
          <w:szCs w:val="28"/>
        </w:rPr>
        <w:t xml:space="preserve">   -  Học ở nhà: Khái niệm, tác dụng của nói giảm, nói tránh, tìm trong văn học 5 VD nói giảm, nói tránh.</w:t>
      </w:r>
    </w:p>
    <w:p w:rsidR="00E805A5" w:rsidRPr="00365D26" w:rsidRDefault="00E805A5" w:rsidP="00E805A5">
      <w:pPr>
        <w:rPr>
          <w:rFonts w:ascii="Times New Roman" w:hAnsi="Times New Roman"/>
          <w:szCs w:val="28"/>
        </w:rPr>
      </w:pPr>
      <w:r w:rsidRPr="00365D26">
        <w:rPr>
          <w:rFonts w:ascii="Times New Roman" w:hAnsi="Times New Roman"/>
          <w:szCs w:val="28"/>
        </w:rPr>
        <w:tab/>
        <w:t>- Đọc chuẩn bị bài tiếp theo</w:t>
      </w:r>
    </w:p>
    <w:p w:rsidR="00E805A5" w:rsidRPr="00365D26" w:rsidRDefault="00E805A5" w:rsidP="00E805A5">
      <w:pPr>
        <w:rPr>
          <w:rFonts w:ascii="Times New Roman" w:hAnsi="Times New Roman"/>
          <w:b/>
          <w:szCs w:val="28"/>
        </w:rPr>
      </w:pPr>
    </w:p>
    <w:p w:rsidR="00E805A5" w:rsidRPr="00365D26" w:rsidRDefault="00E805A5" w:rsidP="00E805A5">
      <w:pPr>
        <w:rPr>
          <w:rFonts w:ascii="Times New Roman" w:hAnsi="Times New Roman"/>
          <w:b/>
          <w:szCs w:val="28"/>
        </w:rPr>
      </w:pPr>
    </w:p>
    <w:p w:rsidR="00E805A5" w:rsidRPr="00365D26" w:rsidRDefault="00E805A5" w:rsidP="00E805A5">
      <w:pPr>
        <w:rPr>
          <w:rFonts w:ascii="Times New Roman" w:hAnsi="Times New Roman"/>
          <w:b/>
          <w:szCs w:val="28"/>
        </w:rPr>
      </w:pPr>
    </w:p>
    <w:p w:rsidR="00E805A5" w:rsidRPr="00365D26" w:rsidRDefault="00E805A5" w:rsidP="00E805A5">
      <w:pPr>
        <w:rPr>
          <w:rFonts w:ascii="Times New Roman" w:hAnsi="Times New Roman"/>
          <w:b/>
          <w:szCs w:val="28"/>
        </w:rPr>
      </w:pPr>
    </w:p>
    <w:p w:rsidR="00E805A5" w:rsidRDefault="00567793" w:rsidP="00E805A5">
      <w:pPr>
        <w:rPr>
          <w:rFonts w:ascii="Times New Roman" w:hAnsi="Times New Roman"/>
          <w:b/>
          <w:szCs w:val="28"/>
        </w:rPr>
      </w:pPr>
      <w:r>
        <w:rPr>
          <w:rFonts w:ascii="Times New Roman" w:hAnsi="Times New Roman"/>
          <w:b/>
          <w:szCs w:val="28"/>
        </w:rPr>
        <w:t>Tiết 45:</w:t>
      </w:r>
    </w:p>
    <w:p w:rsidR="00567793" w:rsidRDefault="00567793" w:rsidP="00567793">
      <w:pPr>
        <w:jc w:val="center"/>
        <w:rPr>
          <w:rFonts w:ascii="Times New Roman" w:hAnsi="Times New Roman"/>
          <w:i/>
          <w:sz w:val="52"/>
          <w:szCs w:val="52"/>
        </w:rPr>
      </w:pPr>
      <w:r w:rsidRPr="00567793">
        <w:rPr>
          <w:rFonts w:ascii="Times New Roman" w:hAnsi="Times New Roman"/>
          <w:i/>
          <w:sz w:val="52"/>
          <w:szCs w:val="52"/>
        </w:rPr>
        <w:t xml:space="preserve">Thực hành kĩ năng khai thác, cảm thụ </w:t>
      </w:r>
    </w:p>
    <w:p w:rsidR="00567793" w:rsidRDefault="00567793" w:rsidP="00567793">
      <w:pPr>
        <w:jc w:val="center"/>
        <w:rPr>
          <w:rFonts w:ascii="Times New Roman" w:hAnsi="Times New Roman"/>
          <w:i/>
          <w:sz w:val="52"/>
          <w:szCs w:val="52"/>
        </w:rPr>
      </w:pPr>
      <w:r w:rsidRPr="00567793">
        <w:rPr>
          <w:rFonts w:ascii="Times New Roman" w:hAnsi="Times New Roman"/>
          <w:i/>
          <w:sz w:val="52"/>
          <w:szCs w:val="52"/>
        </w:rPr>
        <w:t>các tác phẩm tự sự</w:t>
      </w:r>
    </w:p>
    <w:p w:rsidR="00567793" w:rsidRDefault="00567793" w:rsidP="00567793">
      <w:pPr>
        <w:jc w:val="center"/>
        <w:rPr>
          <w:rFonts w:ascii="Times New Roman" w:hAnsi="Times New Roman"/>
          <w:i/>
          <w:sz w:val="52"/>
          <w:szCs w:val="52"/>
        </w:rPr>
      </w:pPr>
    </w:p>
    <w:p w:rsidR="00567793" w:rsidRPr="00567793" w:rsidRDefault="00567793" w:rsidP="00567793">
      <w:pPr>
        <w:rPr>
          <w:rFonts w:ascii="Times New Roman" w:hAnsi="Times New Roman"/>
          <w:b/>
          <w:szCs w:val="28"/>
        </w:rPr>
      </w:pPr>
    </w:p>
    <w:p w:rsidR="00567793" w:rsidRPr="003121A1" w:rsidRDefault="00567793" w:rsidP="00567793">
      <w:pPr>
        <w:spacing w:line="276" w:lineRule="auto"/>
        <w:jc w:val="both"/>
        <w:rPr>
          <w:rFonts w:ascii="Times New Roman" w:hAnsi="Times New Roman"/>
          <w:b/>
          <w:szCs w:val="28"/>
          <w:lang w:val="pt-BR"/>
        </w:rPr>
      </w:pPr>
      <w:r w:rsidRPr="003121A1">
        <w:rPr>
          <w:rFonts w:ascii="Times New Roman" w:hAnsi="Times New Roman"/>
          <w:b/>
          <w:szCs w:val="28"/>
          <w:lang w:val="pt-BR"/>
        </w:rPr>
        <w:t>A. MỤC TIÊU:</w:t>
      </w:r>
    </w:p>
    <w:p w:rsidR="00567793" w:rsidRPr="009B10CA" w:rsidRDefault="00567793" w:rsidP="00567793">
      <w:pPr>
        <w:spacing w:line="276" w:lineRule="auto"/>
        <w:jc w:val="both"/>
        <w:rPr>
          <w:rFonts w:ascii="Times New Roman" w:hAnsi="Times New Roman"/>
          <w:b/>
          <w:i/>
          <w:szCs w:val="28"/>
          <w:lang w:val="pt-BR"/>
        </w:rPr>
      </w:pPr>
      <w:r w:rsidRPr="009B10CA">
        <w:rPr>
          <w:rFonts w:ascii="Times New Roman" w:hAnsi="Times New Roman"/>
          <w:b/>
          <w:i/>
          <w:szCs w:val="28"/>
          <w:lang w:val="pt-BR"/>
        </w:rPr>
        <w:t>1. Kiến thức:</w:t>
      </w:r>
      <w:r w:rsidRPr="009B10CA">
        <w:rPr>
          <w:rFonts w:ascii="Times New Roman" w:hAnsi="Times New Roman"/>
          <w:szCs w:val="28"/>
          <w:lang w:val="pt-BR"/>
        </w:rPr>
        <w:t xml:space="preserve"> Hư</w:t>
      </w:r>
      <w:r>
        <w:rPr>
          <w:rFonts w:ascii="Times New Roman" w:hAnsi="Times New Roman"/>
          <w:szCs w:val="28"/>
          <w:lang w:val="pt-BR"/>
        </w:rPr>
        <w:t>ớng dẫn học sinh nắm được đặc trưng</w:t>
      </w:r>
      <w:r w:rsidRPr="009B10CA">
        <w:rPr>
          <w:rFonts w:ascii="Times New Roman" w:hAnsi="Times New Roman"/>
          <w:szCs w:val="28"/>
          <w:lang w:val="pt-BR"/>
        </w:rPr>
        <w:t xml:space="preserve"> của văn bản</w:t>
      </w:r>
      <w:r>
        <w:rPr>
          <w:rFonts w:ascii="Times New Roman" w:hAnsi="Times New Roman"/>
          <w:szCs w:val="28"/>
          <w:lang w:val="pt-BR"/>
        </w:rPr>
        <w:t xml:space="preserve"> tự sự và những giá trị nội dung, nghệ thuật</w:t>
      </w:r>
      <w:r w:rsidRPr="009B10CA">
        <w:rPr>
          <w:rFonts w:ascii="Times New Roman" w:hAnsi="Times New Roman"/>
          <w:szCs w:val="28"/>
          <w:lang w:val="pt-BR"/>
        </w:rPr>
        <w:t xml:space="preserve"> </w:t>
      </w:r>
      <w:r w:rsidR="00626A46">
        <w:rPr>
          <w:rFonts w:ascii="Times New Roman" w:hAnsi="Times New Roman"/>
          <w:szCs w:val="28"/>
          <w:lang w:val="pt-BR"/>
        </w:rPr>
        <w:t>của nó. Đặc biệt là cách cảm nhận đặc sắc</w:t>
      </w:r>
      <w:r w:rsidRPr="009B10CA">
        <w:rPr>
          <w:rFonts w:ascii="Times New Roman" w:hAnsi="Times New Roman"/>
          <w:szCs w:val="28"/>
          <w:lang w:val="pt-BR"/>
        </w:rPr>
        <w:t xml:space="preserve"> nội d</w:t>
      </w:r>
      <w:r w:rsidR="00626A46">
        <w:rPr>
          <w:rFonts w:ascii="Times New Roman" w:hAnsi="Times New Roman"/>
          <w:szCs w:val="28"/>
          <w:lang w:val="pt-BR"/>
        </w:rPr>
        <w:t>ung, nghệ thuật trong tác phẩm</w:t>
      </w:r>
      <w:r w:rsidRPr="009B10CA">
        <w:rPr>
          <w:rFonts w:ascii="Times New Roman" w:hAnsi="Times New Roman"/>
          <w:szCs w:val="28"/>
          <w:lang w:val="pt-BR"/>
        </w:rPr>
        <w:t xml:space="preserve">. </w:t>
      </w:r>
    </w:p>
    <w:p w:rsidR="00567793" w:rsidRPr="009B10CA" w:rsidRDefault="00567793" w:rsidP="00567793">
      <w:pPr>
        <w:spacing w:line="276" w:lineRule="auto"/>
        <w:jc w:val="both"/>
        <w:rPr>
          <w:rFonts w:ascii="Times New Roman" w:hAnsi="Times New Roman"/>
          <w:szCs w:val="28"/>
          <w:lang w:val="pt-BR"/>
        </w:rPr>
      </w:pPr>
      <w:r w:rsidRPr="009B10CA">
        <w:rPr>
          <w:rFonts w:ascii="Times New Roman" w:hAnsi="Times New Roman"/>
          <w:b/>
          <w:i/>
          <w:szCs w:val="28"/>
          <w:lang w:val="pt-BR"/>
        </w:rPr>
        <w:t>2. Kĩ năng:</w:t>
      </w:r>
      <w:r w:rsidRPr="009B10CA">
        <w:rPr>
          <w:rFonts w:ascii="Times New Roman" w:hAnsi="Times New Roman"/>
          <w:szCs w:val="28"/>
          <w:lang w:val="pt-BR"/>
        </w:rPr>
        <w:t xml:space="preserve"> -</w:t>
      </w:r>
      <w:r w:rsidR="00626A46">
        <w:rPr>
          <w:rFonts w:ascii="Times New Roman" w:hAnsi="Times New Roman"/>
          <w:szCs w:val="28"/>
          <w:lang w:val="pt-BR"/>
        </w:rPr>
        <w:t xml:space="preserve"> Biết cách chọn lọc và cảm nhận những nét đặc sắc. Rèn kỹ năng</w:t>
      </w:r>
      <w:r w:rsidRPr="009B10CA">
        <w:rPr>
          <w:rFonts w:ascii="Times New Roman" w:hAnsi="Times New Roman"/>
          <w:szCs w:val="28"/>
          <w:lang w:val="pt-BR"/>
        </w:rPr>
        <w:t xml:space="preserve"> Đọc - Hiểu VB.</w:t>
      </w:r>
    </w:p>
    <w:p w:rsidR="00567793" w:rsidRPr="009B10CA" w:rsidRDefault="00567793" w:rsidP="00567793">
      <w:pPr>
        <w:spacing w:line="276" w:lineRule="auto"/>
        <w:jc w:val="both"/>
        <w:rPr>
          <w:rFonts w:ascii="Times New Roman" w:hAnsi="Times New Roman"/>
          <w:b/>
          <w:i/>
          <w:szCs w:val="28"/>
          <w:lang w:val="pt-BR"/>
        </w:rPr>
      </w:pPr>
      <w:r w:rsidRPr="009B10CA">
        <w:rPr>
          <w:rFonts w:ascii="Times New Roman" w:hAnsi="Times New Roman"/>
          <w:b/>
          <w:i/>
          <w:szCs w:val="28"/>
          <w:lang w:val="pt-BR"/>
        </w:rPr>
        <w:t>3. Thái độ, tình cảm:</w:t>
      </w:r>
    </w:p>
    <w:p w:rsidR="00567793" w:rsidRPr="009B10CA" w:rsidRDefault="00567793" w:rsidP="00567793">
      <w:pPr>
        <w:spacing w:line="276" w:lineRule="auto"/>
        <w:jc w:val="both"/>
        <w:rPr>
          <w:rFonts w:ascii="Times New Roman" w:hAnsi="Times New Roman"/>
          <w:b/>
          <w:szCs w:val="28"/>
          <w:u w:val="single"/>
          <w:lang w:val="pt-BR"/>
        </w:rPr>
      </w:pPr>
      <w:r w:rsidRPr="009B10CA">
        <w:rPr>
          <w:rFonts w:ascii="Times New Roman" w:hAnsi="Times New Roman"/>
          <w:szCs w:val="28"/>
          <w:lang w:val="pt-BR"/>
        </w:rPr>
        <w:t>Giáo dục các em ý thức học tập tốt.</w:t>
      </w:r>
    </w:p>
    <w:p w:rsidR="00567793" w:rsidRPr="009B10CA" w:rsidRDefault="00567793" w:rsidP="00567793">
      <w:pPr>
        <w:spacing w:line="276" w:lineRule="auto"/>
        <w:jc w:val="both"/>
        <w:rPr>
          <w:rFonts w:ascii="Times New Roman" w:hAnsi="Times New Roman"/>
          <w:b/>
          <w:i/>
          <w:szCs w:val="28"/>
          <w:u w:val="single"/>
          <w:lang w:val="pt-BR"/>
        </w:rPr>
      </w:pPr>
      <w:r w:rsidRPr="009B10CA">
        <w:rPr>
          <w:rFonts w:ascii="Times New Roman" w:hAnsi="Times New Roman"/>
          <w:b/>
          <w:szCs w:val="28"/>
          <w:lang w:val="da-DK"/>
        </w:rPr>
        <w:t xml:space="preserve"> </w:t>
      </w: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567793" w:rsidRPr="009B10CA" w:rsidRDefault="00567793" w:rsidP="00567793">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567793" w:rsidRPr="009B10CA" w:rsidRDefault="00567793" w:rsidP="00567793">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B. CHUẨN BỊ</w:t>
      </w:r>
    </w:p>
    <w:p w:rsidR="00567793" w:rsidRPr="009B10CA" w:rsidRDefault="00567793" w:rsidP="00567793">
      <w:pPr>
        <w:spacing w:line="276" w:lineRule="auto"/>
        <w:jc w:val="both"/>
        <w:rPr>
          <w:rFonts w:ascii="Times New Roman" w:hAnsi="Times New Roman"/>
          <w:szCs w:val="28"/>
          <w:lang w:val="pt-BR"/>
        </w:rPr>
      </w:pPr>
      <w:r w:rsidRPr="009B10CA">
        <w:rPr>
          <w:rFonts w:ascii="Times New Roman" w:hAnsi="Times New Roman"/>
          <w:szCs w:val="28"/>
          <w:lang w:val="pt-BR"/>
        </w:rPr>
        <w:t>- Theo yêu cầu SGK.              - Sơ đồ tư duy</w:t>
      </w:r>
    </w:p>
    <w:p w:rsidR="00567793" w:rsidRPr="009B10CA" w:rsidRDefault="00567793" w:rsidP="00567793">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C. PHƯƠNG PHÁP/ KỸ THUẬT DẠY HỌC</w:t>
      </w:r>
    </w:p>
    <w:p w:rsidR="00567793" w:rsidRPr="009B10CA" w:rsidRDefault="00567793" w:rsidP="00567793">
      <w:pPr>
        <w:spacing w:line="276" w:lineRule="auto"/>
        <w:jc w:val="both"/>
        <w:rPr>
          <w:rFonts w:ascii="Times New Roman" w:hAnsi="Times New Roman"/>
          <w:szCs w:val="28"/>
          <w:lang w:val="pt-BR"/>
        </w:rPr>
      </w:pPr>
      <w:r w:rsidRPr="009B10CA">
        <w:rPr>
          <w:rFonts w:ascii="Times New Roman" w:hAnsi="Times New Roman"/>
          <w:szCs w:val="28"/>
          <w:lang w:val="pt-BR"/>
        </w:rPr>
        <w:t xml:space="preserve">-Kĩ thuật động não, thảo luận:                                  - Kĩ thuật trình bày một phút: </w:t>
      </w:r>
    </w:p>
    <w:p w:rsidR="00567793" w:rsidRPr="009B10CA" w:rsidRDefault="00567793" w:rsidP="00567793">
      <w:pPr>
        <w:spacing w:line="276" w:lineRule="auto"/>
        <w:jc w:val="both"/>
        <w:rPr>
          <w:rFonts w:ascii="Times New Roman" w:hAnsi="Times New Roman"/>
          <w:szCs w:val="28"/>
          <w:lang w:val="pt-BR"/>
        </w:rPr>
      </w:pPr>
      <w:r w:rsidRPr="009B10CA">
        <w:rPr>
          <w:rFonts w:ascii="Times New Roman" w:hAnsi="Times New Roman"/>
          <w:szCs w:val="28"/>
          <w:lang w:val="pt-BR"/>
        </w:rPr>
        <w:t xml:space="preserve">- Kĩ thụât viết tích cực: Hs viết các đoạn văn .                                              </w:t>
      </w:r>
    </w:p>
    <w:p w:rsidR="00567793" w:rsidRPr="009B10CA" w:rsidRDefault="00567793" w:rsidP="00567793">
      <w:pPr>
        <w:spacing w:line="276" w:lineRule="auto"/>
        <w:jc w:val="both"/>
        <w:rPr>
          <w:rFonts w:ascii="Times New Roman" w:hAnsi="Times New Roman"/>
          <w:szCs w:val="28"/>
          <w:lang w:val="pt-BR"/>
        </w:rPr>
      </w:pPr>
      <w:r w:rsidRPr="009B10CA">
        <w:rPr>
          <w:rFonts w:ascii="Times New Roman" w:hAnsi="Times New Roman"/>
          <w:szCs w:val="28"/>
          <w:lang w:val="pt-BR"/>
        </w:rPr>
        <w:t>- PP trực quan, vấn đáp, thuyết trình, nêu vấn đề ...</w:t>
      </w:r>
      <w:r w:rsidRPr="009B10CA">
        <w:rPr>
          <w:rFonts w:ascii="Times New Roman" w:hAnsi="Times New Roman"/>
          <w:szCs w:val="28"/>
          <w:lang w:val="it-IT"/>
        </w:rPr>
        <w:t xml:space="preserve">                                           </w:t>
      </w:r>
      <w:r w:rsidRPr="009B10CA">
        <w:rPr>
          <w:rFonts w:ascii="Times New Roman" w:hAnsi="Times New Roman"/>
          <w:szCs w:val="28"/>
          <w:lang w:val="pt-BR"/>
        </w:rPr>
        <w:t xml:space="preserve">                                                                                           </w:t>
      </w:r>
    </w:p>
    <w:p w:rsidR="00567793" w:rsidRPr="009B10CA" w:rsidRDefault="00567793" w:rsidP="00567793">
      <w:pPr>
        <w:spacing w:line="276" w:lineRule="auto"/>
        <w:jc w:val="both"/>
        <w:rPr>
          <w:rFonts w:ascii="Times New Roman" w:hAnsi="Times New Roman"/>
          <w:b/>
          <w:color w:val="FF0000"/>
          <w:szCs w:val="28"/>
          <w:lang w:val="pt-BR"/>
        </w:rPr>
      </w:pPr>
      <w:r w:rsidRPr="009B10CA">
        <w:rPr>
          <w:rFonts w:ascii="Times New Roman" w:hAnsi="Times New Roman"/>
          <w:b/>
          <w:color w:val="FF0000"/>
          <w:szCs w:val="28"/>
          <w:lang w:val="pt-BR"/>
        </w:rPr>
        <w:t>D. TỔ CHỨC CÁC HOẠT ĐỘNG</w:t>
      </w:r>
    </w:p>
    <w:p w:rsidR="00567793" w:rsidRPr="009B10CA" w:rsidRDefault="00567793" w:rsidP="00567793">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HOẠT ĐỘNG I. KHỞI ĐỘNG ( 1P )</w:t>
      </w:r>
    </w:p>
    <w:p w:rsidR="00567793" w:rsidRPr="009B10CA" w:rsidRDefault="00567793" w:rsidP="00567793">
      <w:pPr>
        <w:spacing w:line="276" w:lineRule="auto"/>
        <w:jc w:val="both"/>
        <w:rPr>
          <w:rFonts w:ascii="Times New Roman" w:hAnsi="Times New Roman"/>
          <w:b/>
          <w:i/>
          <w:color w:val="0000CC"/>
          <w:szCs w:val="28"/>
          <w:lang w:val="pt-BR"/>
        </w:rPr>
      </w:pPr>
      <w:r w:rsidRPr="009B10CA">
        <w:rPr>
          <w:rFonts w:ascii="Times New Roman" w:hAnsi="Times New Roman"/>
          <w:szCs w:val="28"/>
          <w:lang w:val="pt-BR"/>
        </w:rPr>
        <w:t xml:space="preserve">  </w:t>
      </w:r>
      <w:r w:rsidRPr="009B10CA">
        <w:rPr>
          <w:rFonts w:ascii="Times New Roman" w:hAnsi="Times New Roman"/>
          <w:i/>
          <w:szCs w:val="28"/>
          <w:lang w:val="pt-BR"/>
        </w:rPr>
        <w:t>M</w:t>
      </w:r>
      <w:r>
        <w:rPr>
          <w:rFonts w:ascii="Times New Roman" w:hAnsi="Times New Roman"/>
          <w:i/>
          <w:szCs w:val="28"/>
          <w:lang w:val="pt-BR"/>
        </w:rPr>
        <w:t>ỗi văn bản đều đ</w:t>
      </w:r>
      <w:r w:rsidR="00626A46">
        <w:rPr>
          <w:rFonts w:ascii="Times New Roman" w:hAnsi="Times New Roman"/>
          <w:i/>
          <w:szCs w:val="28"/>
          <w:lang w:val="pt-BR"/>
        </w:rPr>
        <w:t>ược tạo thành bởi tài năng và tấ</w:t>
      </w:r>
      <w:r>
        <w:rPr>
          <w:rFonts w:ascii="Times New Roman" w:hAnsi="Times New Roman"/>
          <w:i/>
          <w:szCs w:val="28"/>
          <w:lang w:val="pt-BR"/>
        </w:rPr>
        <w:t>m lòng của tác giả</w:t>
      </w:r>
      <w:r w:rsidRPr="009B10CA">
        <w:rPr>
          <w:rFonts w:ascii="Times New Roman" w:hAnsi="Times New Roman"/>
          <w:i/>
          <w:szCs w:val="28"/>
          <w:lang w:val="pt-BR"/>
        </w:rPr>
        <w:t>. Và ở mỗ</w:t>
      </w:r>
      <w:r>
        <w:rPr>
          <w:rFonts w:ascii="Times New Roman" w:hAnsi="Times New Roman"/>
          <w:i/>
          <w:szCs w:val="28"/>
          <w:lang w:val="pt-BR"/>
        </w:rPr>
        <w:t xml:space="preserve">i </w:t>
      </w:r>
      <w:r w:rsidRPr="009B10CA">
        <w:rPr>
          <w:rFonts w:ascii="Times New Roman" w:hAnsi="Times New Roman"/>
          <w:i/>
          <w:szCs w:val="28"/>
          <w:lang w:val="pt-BR"/>
        </w:rPr>
        <w:t xml:space="preserve"> v</w:t>
      </w:r>
      <w:r>
        <w:rPr>
          <w:rFonts w:ascii="Times New Roman" w:hAnsi="Times New Roman"/>
          <w:i/>
          <w:szCs w:val="28"/>
          <w:lang w:val="pt-BR"/>
        </w:rPr>
        <w:t>ăn bản lại có những giá trị</w:t>
      </w:r>
      <w:r w:rsidRPr="009B10CA">
        <w:rPr>
          <w:rFonts w:ascii="Times New Roman" w:hAnsi="Times New Roman"/>
          <w:i/>
          <w:szCs w:val="28"/>
          <w:lang w:val="pt-BR"/>
        </w:rPr>
        <w:t xml:space="preserve"> khác nhau. Nhưn</w:t>
      </w:r>
      <w:r>
        <w:rPr>
          <w:rFonts w:ascii="Times New Roman" w:hAnsi="Times New Roman"/>
          <w:i/>
          <w:szCs w:val="28"/>
          <w:lang w:val="pt-BR"/>
        </w:rPr>
        <w:t xml:space="preserve">g thông thường văn bản có giá trị về nội dung </w:t>
      </w:r>
      <w:r>
        <w:rPr>
          <w:rFonts w:ascii="Times New Roman" w:hAnsi="Times New Roman"/>
          <w:i/>
          <w:szCs w:val="28"/>
          <w:lang w:val="pt-BR"/>
        </w:rPr>
        <w:lastRenderedPageBreak/>
        <w:t xml:space="preserve">và nghệ thuật </w:t>
      </w:r>
      <w:r w:rsidRPr="009B10CA">
        <w:rPr>
          <w:rFonts w:ascii="Times New Roman" w:hAnsi="Times New Roman"/>
          <w:i/>
          <w:szCs w:val="28"/>
          <w:lang w:val="pt-BR"/>
        </w:rPr>
        <w:t xml:space="preserve"> nà</w:t>
      </w:r>
      <w:r>
        <w:rPr>
          <w:rFonts w:ascii="Times New Roman" w:hAnsi="Times New Roman"/>
          <w:i/>
          <w:szCs w:val="28"/>
          <w:lang w:val="pt-BR"/>
        </w:rPr>
        <w:t>o? Cách cảm nhận giá trị ấy</w:t>
      </w:r>
      <w:r w:rsidRPr="009B10CA">
        <w:rPr>
          <w:rFonts w:ascii="Times New Roman" w:hAnsi="Times New Roman"/>
          <w:i/>
          <w:szCs w:val="28"/>
          <w:lang w:val="pt-BR"/>
        </w:rPr>
        <w:t xml:space="preserve"> sao cho hợp lí? Để trả  lời câu </w:t>
      </w:r>
      <w:r>
        <w:rPr>
          <w:rFonts w:ascii="Times New Roman" w:hAnsi="Times New Roman"/>
          <w:i/>
          <w:szCs w:val="28"/>
          <w:lang w:val="pt-BR"/>
        </w:rPr>
        <w:t>hỏi đó, chúng ta đi vào tiết ôn tập</w:t>
      </w:r>
      <w:r w:rsidRPr="009B10CA">
        <w:rPr>
          <w:rFonts w:ascii="Times New Roman" w:hAnsi="Times New Roman"/>
          <w:i/>
          <w:szCs w:val="28"/>
          <w:lang w:val="pt-BR"/>
        </w:rPr>
        <w:t>.</w:t>
      </w:r>
    </w:p>
    <w:p w:rsidR="00567793" w:rsidRPr="009B10CA" w:rsidRDefault="00567793" w:rsidP="00567793">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w:t>
      </w:r>
      <w:r>
        <w:rPr>
          <w:rFonts w:ascii="Times New Roman" w:hAnsi="Times New Roman"/>
          <w:b/>
          <w:color w:val="0000CC"/>
          <w:szCs w:val="28"/>
          <w:lang w:val="pt-BR"/>
        </w:rPr>
        <w:t>ẠT ĐỘNG II. ÔN TẬP VỀ CÁC GIÁ TRỊ NỘI DUNG VÀ NGHỆ THUẬT    ( 40</w:t>
      </w:r>
      <w:r w:rsidRPr="009B10CA">
        <w:rPr>
          <w:rFonts w:ascii="Times New Roman" w:hAnsi="Times New Roman"/>
          <w:b/>
          <w:color w:val="0000CC"/>
          <w:szCs w:val="28"/>
          <w:lang w:val="pt-BR"/>
        </w:rPr>
        <w:t>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5665"/>
      </w:tblGrid>
      <w:tr w:rsidR="00567793" w:rsidRPr="009B10CA" w:rsidTr="003B3DBD">
        <w:trPr>
          <w:trHeight w:val="384"/>
        </w:trPr>
        <w:tc>
          <w:tcPr>
            <w:tcW w:w="4219" w:type="dxa"/>
          </w:tcPr>
          <w:p w:rsidR="00567793" w:rsidRPr="009B10CA" w:rsidRDefault="00567793" w:rsidP="003B3DBD">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665" w:type="dxa"/>
          </w:tcPr>
          <w:p w:rsidR="00567793" w:rsidRPr="009B10CA" w:rsidRDefault="00567793" w:rsidP="003B3DBD">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567793" w:rsidRPr="009B10CA" w:rsidTr="003B3DBD">
        <w:trPr>
          <w:trHeight w:val="307"/>
        </w:trPr>
        <w:tc>
          <w:tcPr>
            <w:tcW w:w="4219" w:type="dxa"/>
          </w:tcPr>
          <w:p w:rsidR="00567793" w:rsidRPr="009B10CA" w:rsidRDefault="00567793" w:rsidP="003B3DBD">
            <w:pPr>
              <w:spacing w:line="276" w:lineRule="auto"/>
              <w:jc w:val="both"/>
              <w:rPr>
                <w:rFonts w:ascii="Times New Roman" w:hAnsi="Times New Roman"/>
                <w:szCs w:val="28"/>
              </w:rPr>
            </w:pPr>
            <w:r w:rsidRPr="009B10CA">
              <w:rPr>
                <w:rFonts w:ascii="Times New Roman" w:hAnsi="Times New Roman"/>
                <w:szCs w:val="28"/>
              </w:rPr>
              <w:t>- Gọi HS đọc bài tập 1.</w:t>
            </w:r>
          </w:p>
          <w:p w:rsidR="00567793" w:rsidRPr="009B10CA" w:rsidRDefault="00567793" w:rsidP="003B3DBD">
            <w:pPr>
              <w:spacing w:line="276" w:lineRule="auto"/>
              <w:jc w:val="both"/>
              <w:rPr>
                <w:rFonts w:ascii="Times New Roman" w:hAnsi="Times New Roman"/>
                <w:b/>
                <w:color w:val="FF0000"/>
                <w:szCs w:val="28"/>
                <w:lang w:val="da-DK"/>
              </w:rPr>
            </w:pPr>
            <w:r w:rsidRPr="009B10CA">
              <w:rPr>
                <w:rFonts w:ascii="Times New Roman" w:hAnsi="Times New Roman"/>
                <w:b/>
                <w:color w:val="FF0000"/>
                <w:szCs w:val="28"/>
                <w:lang w:val="da-DK"/>
              </w:rPr>
              <w:t>HOẠT ĐỘNG NHÓM</w:t>
            </w:r>
          </w:p>
          <w:p w:rsidR="00567793" w:rsidRPr="009B10CA" w:rsidRDefault="00567793" w:rsidP="003B3DBD">
            <w:pPr>
              <w:spacing w:line="276" w:lineRule="auto"/>
              <w:jc w:val="both"/>
              <w:rPr>
                <w:rFonts w:ascii="Times New Roman" w:hAnsi="Times New Roman"/>
                <w:szCs w:val="28"/>
                <w:lang w:val="da-DK"/>
              </w:rPr>
            </w:pPr>
            <w:r w:rsidRPr="009B10CA">
              <w:rPr>
                <w:rFonts w:ascii="Times New Roman" w:hAnsi="Times New Roman"/>
                <w:szCs w:val="28"/>
                <w:lang w:val="da-DK"/>
              </w:rPr>
              <w:t>-  Giao nhiệm vụ cho các nhóm :</w:t>
            </w:r>
          </w:p>
          <w:p w:rsidR="00567793" w:rsidRPr="009B10CA" w:rsidRDefault="00626A46" w:rsidP="003B3DBD">
            <w:pPr>
              <w:spacing w:line="276" w:lineRule="auto"/>
              <w:jc w:val="both"/>
              <w:rPr>
                <w:rFonts w:ascii="Times New Roman" w:hAnsi="Times New Roman"/>
                <w:szCs w:val="28"/>
                <w:lang w:val="da-DK"/>
              </w:rPr>
            </w:pPr>
            <w:r>
              <w:rPr>
                <w:rFonts w:ascii="Times New Roman" w:hAnsi="Times New Roman"/>
                <w:szCs w:val="28"/>
                <w:lang w:val="da-DK"/>
              </w:rPr>
              <w:t>+ Tổ 1-2: bài 1</w:t>
            </w:r>
            <w:r w:rsidR="00567793" w:rsidRPr="009B10CA">
              <w:rPr>
                <w:rFonts w:ascii="Times New Roman" w:hAnsi="Times New Roman"/>
                <w:szCs w:val="28"/>
                <w:lang w:val="da-DK"/>
              </w:rPr>
              <w:t>.</w:t>
            </w:r>
          </w:p>
          <w:p w:rsidR="00567793" w:rsidRPr="009B10CA" w:rsidRDefault="00626A46" w:rsidP="003B3DBD">
            <w:pPr>
              <w:spacing w:line="276" w:lineRule="auto"/>
              <w:jc w:val="both"/>
              <w:rPr>
                <w:rFonts w:ascii="Times New Roman" w:hAnsi="Times New Roman"/>
                <w:szCs w:val="28"/>
                <w:lang w:val="da-DK"/>
              </w:rPr>
            </w:pPr>
            <w:r>
              <w:rPr>
                <w:rFonts w:ascii="Times New Roman" w:hAnsi="Times New Roman"/>
                <w:szCs w:val="28"/>
                <w:lang w:val="da-DK"/>
              </w:rPr>
              <w:t>+ Tổ 3-4: bài 2</w:t>
            </w:r>
          </w:p>
          <w:p w:rsidR="00567793" w:rsidRPr="009B10CA" w:rsidRDefault="0056779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567793" w:rsidRPr="009B10CA" w:rsidRDefault="0056779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567793" w:rsidRPr="009B10CA" w:rsidRDefault="00567793" w:rsidP="003B3DBD">
            <w:pPr>
              <w:spacing w:line="276" w:lineRule="auto"/>
              <w:jc w:val="both"/>
              <w:rPr>
                <w:rFonts w:ascii="Times New Roman" w:hAnsi="Times New Roman"/>
                <w:szCs w:val="28"/>
                <w:lang w:val="da-DK"/>
              </w:rPr>
            </w:pPr>
            <w:r w:rsidRPr="009B10CA">
              <w:rPr>
                <w:rFonts w:ascii="Times New Roman" w:hAnsi="Times New Roman"/>
                <w:szCs w:val="28"/>
                <w:lang w:val="da-DK"/>
              </w:rPr>
              <w:t>- Tổ chức cho HS nhận xét</w:t>
            </w:r>
          </w:p>
          <w:p w:rsidR="00567793" w:rsidRPr="009B10CA" w:rsidRDefault="00567793" w:rsidP="003B3DBD">
            <w:pPr>
              <w:spacing w:line="276" w:lineRule="auto"/>
              <w:jc w:val="both"/>
              <w:rPr>
                <w:rFonts w:ascii="Times New Roman" w:hAnsi="Times New Roman"/>
                <w:b/>
                <w:szCs w:val="28"/>
                <w:lang w:val="sv-SE"/>
              </w:rPr>
            </w:pPr>
            <w:r w:rsidRPr="009B10CA">
              <w:rPr>
                <w:rFonts w:ascii="Times New Roman" w:hAnsi="Times New Roman"/>
                <w:szCs w:val="28"/>
                <w:lang w:val="da-DK"/>
              </w:rPr>
              <w:t>- Gv tổng hợp ý kiến và kết luận chung.</w:t>
            </w:r>
          </w:p>
        </w:tc>
        <w:tc>
          <w:tcPr>
            <w:tcW w:w="5665" w:type="dxa"/>
          </w:tcPr>
          <w:p w:rsidR="00567793" w:rsidRPr="00DF5BFB" w:rsidRDefault="00567793" w:rsidP="003B3DBD">
            <w:pPr>
              <w:tabs>
                <w:tab w:val="center" w:pos="4320"/>
                <w:tab w:val="right" w:pos="8640"/>
              </w:tabs>
              <w:spacing w:line="276" w:lineRule="auto"/>
              <w:jc w:val="both"/>
              <w:rPr>
                <w:rFonts w:ascii="Times New Roman" w:hAnsi="Times New Roman"/>
                <w:b/>
                <w:szCs w:val="28"/>
                <w:u w:val="single"/>
                <w:lang w:val="sv-SE"/>
              </w:rPr>
            </w:pPr>
            <w:r>
              <w:rPr>
                <w:rFonts w:ascii="Times New Roman" w:hAnsi="Times New Roman"/>
                <w:b/>
                <w:szCs w:val="28"/>
                <w:u w:val="single"/>
                <w:lang w:val="sv-SE"/>
              </w:rPr>
              <w:t>Bài 1:</w:t>
            </w:r>
            <w:r>
              <w:rPr>
                <w:rFonts w:ascii="Times New Roman" w:hAnsi="Times New Roman"/>
                <w:szCs w:val="28"/>
                <w:lang w:val="sv-SE"/>
              </w:rPr>
              <w:t xml:space="preserve"> Nêu cảm nhậ</w:t>
            </w:r>
            <w:r w:rsidR="00626A46">
              <w:rPr>
                <w:rFonts w:ascii="Times New Roman" w:hAnsi="Times New Roman"/>
                <w:szCs w:val="28"/>
                <w:lang w:val="sv-SE"/>
              </w:rPr>
              <w:t>n về vẻ đẹp của nhân vật cụ Bơ-men</w:t>
            </w:r>
            <w:r w:rsidRPr="009B10CA">
              <w:rPr>
                <w:rFonts w:ascii="Times New Roman" w:hAnsi="Times New Roman"/>
                <w:szCs w:val="28"/>
                <w:lang w:val="sv-SE"/>
              </w:rPr>
              <w:t>.</w:t>
            </w:r>
          </w:p>
          <w:p w:rsidR="00567793" w:rsidRPr="009B10CA" w:rsidRDefault="00567793" w:rsidP="003B3DBD">
            <w:pPr>
              <w:spacing w:line="276" w:lineRule="auto"/>
              <w:jc w:val="both"/>
              <w:rPr>
                <w:rFonts w:ascii="Times New Roman" w:hAnsi="Times New Roman"/>
                <w:szCs w:val="28"/>
                <w:lang w:val="sv-SE"/>
              </w:rPr>
            </w:pPr>
            <w:r w:rsidRPr="009B10CA">
              <w:rPr>
                <w:rFonts w:ascii="Times New Roman" w:hAnsi="Times New Roman"/>
                <w:szCs w:val="28"/>
                <w:lang w:val="sv-SE"/>
              </w:rPr>
              <w:t>+ G</w:t>
            </w:r>
            <w:r>
              <w:rPr>
                <w:rFonts w:ascii="Times New Roman" w:hAnsi="Times New Roman"/>
                <w:szCs w:val="28"/>
                <w:lang w:val="sv-SE"/>
              </w:rPr>
              <w:t xml:space="preserve">iới thiệu </w:t>
            </w:r>
            <w:r w:rsidR="00626A46">
              <w:rPr>
                <w:rFonts w:ascii="Times New Roman" w:hAnsi="Times New Roman"/>
                <w:szCs w:val="28"/>
                <w:lang w:val="sv-SE"/>
              </w:rPr>
              <w:t>các nhân vật trong truyện</w:t>
            </w:r>
            <w:r w:rsidRPr="009B10CA">
              <w:rPr>
                <w:rFonts w:ascii="Times New Roman" w:hAnsi="Times New Roman"/>
                <w:szCs w:val="28"/>
                <w:lang w:val="sv-SE"/>
              </w:rPr>
              <w:t>.</w:t>
            </w:r>
          </w:p>
          <w:p w:rsidR="00567793" w:rsidRDefault="00567793" w:rsidP="003B3DBD">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Pr>
                <w:rFonts w:ascii="Times New Roman" w:hAnsi="Times New Roman"/>
                <w:szCs w:val="28"/>
                <w:lang w:val="sv-SE"/>
              </w:rPr>
              <w:t>Cảm nhận tình</w:t>
            </w:r>
            <w:r w:rsidR="00626A46">
              <w:rPr>
                <w:rFonts w:ascii="Times New Roman" w:hAnsi="Times New Roman"/>
                <w:szCs w:val="28"/>
                <w:lang w:val="sv-SE"/>
              </w:rPr>
              <w:t xml:space="preserve"> yêu dành cho Giôn-xi</w:t>
            </w:r>
          </w:p>
          <w:p w:rsidR="00567793" w:rsidRPr="009B10CA" w:rsidRDefault="00567793" w:rsidP="003B3DBD">
            <w:pPr>
              <w:spacing w:line="276" w:lineRule="auto"/>
              <w:jc w:val="both"/>
              <w:rPr>
                <w:rFonts w:ascii="Times New Roman" w:hAnsi="Times New Roman"/>
                <w:szCs w:val="28"/>
                <w:lang w:val="sv-SE"/>
              </w:rPr>
            </w:pPr>
            <w:r>
              <w:rPr>
                <w:rFonts w:ascii="Times New Roman" w:hAnsi="Times New Roman"/>
                <w:szCs w:val="28"/>
                <w:lang w:val="sv-SE"/>
              </w:rPr>
              <w:t xml:space="preserve">+ Cảm nhận về nghệ thuật khắc họa tâm trạng </w:t>
            </w:r>
            <w:r w:rsidR="00626A46">
              <w:rPr>
                <w:rFonts w:ascii="Times New Roman" w:hAnsi="Times New Roman"/>
                <w:szCs w:val="28"/>
                <w:lang w:val="sv-SE"/>
              </w:rPr>
              <w:t>nhân vật của nhà văn Ô. Hen-ri</w:t>
            </w:r>
            <w:r w:rsidRPr="009B10CA">
              <w:rPr>
                <w:rFonts w:ascii="Times New Roman" w:hAnsi="Times New Roman"/>
                <w:szCs w:val="28"/>
                <w:lang w:val="sv-SE"/>
              </w:rPr>
              <w:t>.</w:t>
            </w:r>
          </w:p>
          <w:p w:rsidR="00567793" w:rsidRPr="009B10CA" w:rsidRDefault="00567793" w:rsidP="003B3DBD">
            <w:pPr>
              <w:spacing w:line="276" w:lineRule="auto"/>
              <w:jc w:val="both"/>
              <w:rPr>
                <w:rFonts w:ascii="Times New Roman" w:hAnsi="Times New Roman"/>
                <w:szCs w:val="28"/>
                <w:lang w:val="sv-SE"/>
              </w:rPr>
            </w:pPr>
            <w:r>
              <w:rPr>
                <w:rFonts w:ascii="Times New Roman" w:hAnsi="Times New Roman"/>
                <w:b/>
                <w:szCs w:val="28"/>
                <w:u w:val="single"/>
                <w:lang w:val="sv-SE"/>
              </w:rPr>
              <w:t>Bài 2:</w:t>
            </w:r>
            <w:r>
              <w:rPr>
                <w:rFonts w:ascii="Times New Roman" w:hAnsi="Times New Roman"/>
                <w:szCs w:val="28"/>
                <w:lang w:val="sv-SE"/>
              </w:rPr>
              <w:t xml:space="preserve">  Nêu cảm nhận về </w:t>
            </w:r>
            <w:r w:rsidR="00626A46">
              <w:rPr>
                <w:rFonts w:ascii="Times New Roman" w:hAnsi="Times New Roman"/>
                <w:szCs w:val="28"/>
                <w:lang w:val="sv-SE"/>
              </w:rPr>
              <w:t>nghệ thuật xây dựng nhân vật trong văn bản ”Lão Hạc”</w:t>
            </w:r>
            <w:r w:rsidRPr="009B10CA">
              <w:rPr>
                <w:rFonts w:ascii="Times New Roman" w:hAnsi="Times New Roman"/>
                <w:szCs w:val="28"/>
                <w:lang w:val="sv-SE"/>
              </w:rPr>
              <w:t>:</w:t>
            </w:r>
          </w:p>
          <w:p w:rsidR="00567793" w:rsidRPr="009B10CA" w:rsidRDefault="00626A46" w:rsidP="003B3DBD">
            <w:pPr>
              <w:spacing w:line="276" w:lineRule="auto"/>
              <w:jc w:val="both"/>
              <w:rPr>
                <w:rFonts w:ascii="Times New Roman" w:hAnsi="Times New Roman"/>
                <w:szCs w:val="28"/>
                <w:lang w:val="sv-SE"/>
              </w:rPr>
            </w:pPr>
            <w:r>
              <w:rPr>
                <w:rFonts w:ascii="Times New Roman" w:hAnsi="Times New Roman"/>
                <w:szCs w:val="28"/>
                <w:lang w:val="sv-SE"/>
              </w:rPr>
              <w:t>+ Giới thiệu về nhà văn Nam Cao và tài năng của ông</w:t>
            </w:r>
            <w:r w:rsidR="00567793" w:rsidRPr="009B10CA">
              <w:rPr>
                <w:rFonts w:ascii="Times New Roman" w:hAnsi="Times New Roman"/>
                <w:szCs w:val="28"/>
                <w:lang w:val="sv-SE"/>
              </w:rPr>
              <w:t>.</w:t>
            </w:r>
          </w:p>
          <w:p w:rsidR="00567793" w:rsidRDefault="00567793" w:rsidP="003B3DBD">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sidR="00626A46">
              <w:rPr>
                <w:rFonts w:ascii="Times New Roman" w:hAnsi="Times New Roman"/>
                <w:szCs w:val="28"/>
                <w:lang w:val="sv-SE"/>
              </w:rPr>
              <w:t>Phân tích các nét đặc sắc trong ngòi bút xây dựng nhân vật</w:t>
            </w:r>
          </w:p>
          <w:p w:rsidR="00567793" w:rsidRPr="009B10CA" w:rsidRDefault="00567793" w:rsidP="003B3DBD">
            <w:pPr>
              <w:spacing w:line="276" w:lineRule="auto"/>
              <w:jc w:val="both"/>
              <w:rPr>
                <w:rFonts w:ascii="Times New Roman" w:hAnsi="Times New Roman"/>
                <w:szCs w:val="28"/>
                <w:lang w:val="sv-SE"/>
              </w:rPr>
            </w:pPr>
            <w:r>
              <w:rPr>
                <w:rFonts w:ascii="Times New Roman" w:hAnsi="Times New Roman"/>
                <w:szCs w:val="28"/>
                <w:lang w:val="sv-SE"/>
              </w:rPr>
              <w:t>+ Cảm nhận v</w:t>
            </w:r>
            <w:r w:rsidR="00626A46">
              <w:rPr>
                <w:rFonts w:ascii="Times New Roman" w:hAnsi="Times New Roman"/>
                <w:szCs w:val="28"/>
                <w:lang w:val="sv-SE"/>
              </w:rPr>
              <w:t>ề sự thành công của tác phẩm</w:t>
            </w:r>
            <w:r w:rsidRPr="009B10CA">
              <w:rPr>
                <w:rFonts w:ascii="Times New Roman" w:hAnsi="Times New Roman"/>
                <w:szCs w:val="28"/>
                <w:lang w:val="sv-SE"/>
              </w:rPr>
              <w:t>.</w:t>
            </w:r>
          </w:p>
          <w:p w:rsidR="00567793" w:rsidRPr="009B10CA" w:rsidRDefault="00567793" w:rsidP="003B3DBD">
            <w:pPr>
              <w:tabs>
                <w:tab w:val="center" w:pos="4320"/>
                <w:tab w:val="right" w:pos="8640"/>
              </w:tabs>
              <w:spacing w:line="276" w:lineRule="auto"/>
              <w:jc w:val="both"/>
              <w:rPr>
                <w:rFonts w:ascii="Times New Roman" w:hAnsi="Times New Roman"/>
                <w:b/>
                <w:szCs w:val="28"/>
                <w:lang w:val="sv-SE"/>
              </w:rPr>
            </w:pPr>
          </w:p>
        </w:tc>
      </w:tr>
    </w:tbl>
    <w:p w:rsidR="00E805A5" w:rsidRDefault="00E805A5" w:rsidP="00E805A5">
      <w:pPr>
        <w:rPr>
          <w:rFonts w:ascii="Times New Roman" w:hAnsi="Times New Roman"/>
          <w:b/>
          <w:szCs w:val="28"/>
        </w:rPr>
      </w:pPr>
    </w:p>
    <w:p w:rsidR="00626A46" w:rsidRPr="009B10CA" w:rsidRDefault="00626A46" w:rsidP="00626A46">
      <w:pPr>
        <w:spacing w:line="276" w:lineRule="auto"/>
        <w:jc w:val="both"/>
        <w:rPr>
          <w:rFonts w:ascii="Times New Roman" w:hAnsi="Times New Roman"/>
          <w:b/>
          <w:color w:val="0000CC"/>
          <w:szCs w:val="28"/>
          <w:lang w:val="pt-BR"/>
        </w:rPr>
      </w:pPr>
      <w:r w:rsidRPr="009B10CA">
        <w:rPr>
          <w:rFonts w:ascii="Times New Roman" w:hAnsi="Times New Roman"/>
          <w:b/>
          <w:color w:val="0000CC"/>
          <w:szCs w:val="28"/>
          <w:lang w:val="pt-BR"/>
        </w:rPr>
        <w:t>HO</w:t>
      </w:r>
      <w:r>
        <w:rPr>
          <w:rFonts w:ascii="Times New Roman" w:hAnsi="Times New Roman"/>
          <w:b/>
          <w:color w:val="0000CC"/>
          <w:szCs w:val="28"/>
          <w:lang w:val="pt-BR"/>
        </w:rPr>
        <w:t>ẠT ĐỘNG III. CỦNG CỐ, VẬN DỤNG    ( 4</w:t>
      </w:r>
      <w:r w:rsidRPr="009B10CA">
        <w:rPr>
          <w:rFonts w:ascii="Times New Roman" w:hAnsi="Times New Roman"/>
          <w:b/>
          <w:color w:val="0000CC"/>
          <w:szCs w:val="28"/>
          <w:lang w:val="pt-BR"/>
        </w:rPr>
        <w:t>P )</w:t>
      </w:r>
    </w:p>
    <w:p w:rsidR="00626A46" w:rsidRPr="00365D26" w:rsidRDefault="00626A46" w:rsidP="00626A46">
      <w:pPr>
        <w:rPr>
          <w:rFonts w:ascii="Times New Roman" w:hAnsi="Times New Roman"/>
          <w:b/>
        </w:rPr>
      </w:pPr>
      <w:r w:rsidRPr="00365D26">
        <w:rPr>
          <w:rFonts w:ascii="Times New Roman" w:hAnsi="Times New Roman"/>
          <w:b/>
        </w:rPr>
        <w:t xml:space="preserve">Củng cố bài học: </w:t>
      </w:r>
      <w:r w:rsidRPr="00365D26">
        <w:rPr>
          <w:rFonts w:ascii="Times New Roman" w:hAnsi="Times New Roman"/>
        </w:rPr>
        <w:t>Gv tổng kết kiến thức bài học</w:t>
      </w:r>
      <w:r w:rsidRPr="00365D26">
        <w:rPr>
          <w:rFonts w:ascii="Times New Roman" w:hAnsi="Times New Roman"/>
        </w:rPr>
        <w:br/>
      </w:r>
      <w:r w:rsidRPr="00365D26">
        <w:rPr>
          <w:rFonts w:ascii="Times New Roman" w:hAnsi="Times New Roman"/>
          <w:b/>
        </w:rPr>
        <w:t>Hoạt động tiếp nối:</w:t>
      </w:r>
    </w:p>
    <w:p w:rsidR="00626A46" w:rsidRPr="00365D26" w:rsidRDefault="00626A46" w:rsidP="00626A46">
      <w:pPr>
        <w:rPr>
          <w:rFonts w:ascii="Times New Roman" w:hAnsi="Times New Roman"/>
          <w:szCs w:val="28"/>
        </w:rPr>
      </w:pPr>
      <w:r>
        <w:rPr>
          <w:rFonts w:ascii="Times New Roman" w:hAnsi="Times New Roman"/>
          <w:szCs w:val="28"/>
        </w:rPr>
        <w:t xml:space="preserve">  </w:t>
      </w:r>
      <w:r w:rsidRPr="00365D26">
        <w:rPr>
          <w:rFonts w:ascii="Times New Roman" w:hAnsi="Times New Roman"/>
          <w:szCs w:val="28"/>
        </w:rPr>
        <w:t>- Đọc chuẩn bị bài tiếp theo</w:t>
      </w:r>
    </w:p>
    <w:p w:rsidR="00626A46" w:rsidRPr="00365D26" w:rsidRDefault="00626A46" w:rsidP="00626A46">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Default="00E805A5" w:rsidP="00E805A5">
      <w:pPr>
        <w:rPr>
          <w:rFonts w:ascii="Times New Roman" w:hAnsi="Times New Roman"/>
          <w:b/>
          <w:szCs w:val="28"/>
        </w:rPr>
      </w:pPr>
    </w:p>
    <w:p w:rsidR="00E805A5" w:rsidRPr="00365D26" w:rsidRDefault="00E805A5" w:rsidP="00E805A5">
      <w:pPr>
        <w:rPr>
          <w:rFonts w:ascii="Times New Roman" w:hAnsi="Times New Roman"/>
          <w:b/>
          <w:szCs w:val="28"/>
        </w:rPr>
      </w:pPr>
    </w:p>
    <w:p w:rsidR="00E805A5" w:rsidRPr="00365D26" w:rsidRDefault="00E805A5" w:rsidP="00E805A5">
      <w:pPr>
        <w:rPr>
          <w:rFonts w:ascii="Times New Roman" w:hAnsi="Times New Roman"/>
          <w:b/>
          <w:szCs w:val="28"/>
        </w:rPr>
      </w:pPr>
    </w:p>
    <w:p w:rsidR="00E805A5" w:rsidRDefault="00E805A5" w:rsidP="00365D26">
      <w:pPr>
        <w:rPr>
          <w:rFonts w:ascii="Times New Roman" w:hAnsi="Times New Roman"/>
          <w:b/>
          <w:bCs/>
          <w:szCs w:val="28"/>
        </w:rPr>
      </w:pPr>
    </w:p>
    <w:p w:rsidR="00BA4831" w:rsidRDefault="00BA4831" w:rsidP="00BA4831">
      <w:pPr>
        <w:rPr>
          <w:rFonts w:ascii="Times New Roman" w:hAnsi="Times New Roman"/>
        </w:rPr>
      </w:pPr>
    </w:p>
    <w:p w:rsidR="00BA4831" w:rsidRDefault="00BA4831" w:rsidP="00BA4831">
      <w:pPr>
        <w:rPr>
          <w:rFonts w:ascii="Times New Roman" w:hAnsi="Times New Roman"/>
        </w:rPr>
      </w:pPr>
    </w:p>
    <w:p w:rsidR="00BA4831" w:rsidRDefault="00BA4831" w:rsidP="00BA4831">
      <w:pPr>
        <w:rPr>
          <w:rFonts w:ascii="Times New Roman" w:hAnsi="Times New Roman"/>
        </w:rPr>
      </w:pPr>
    </w:p>
    <w:p w:rsidR="00BA4831" w:rsidRDefault="00BA4831" w:rsidP="00BA4831">
      <w:pPr>
        <w:rPr>
          <w:rFonts w:ascii="Times New Roman" w:hAnsi="Times New Roman"/>
        </w:rPr>
      </w:pPr>
    </w:p>
    <w:p w:rsidR="00BA4831" w:rsidRPr="00365D26" w:rsidRDefault="00BA4831" w:rsidP="00BA4831">
      <w:pPr>
        <w:rPr>
          <w:rFonts w:ascii="Times New Roman" w:hAnsi="Times New Roman"/>
        </w:rPr>
      </w:pPr>
    </w:p>
    <w:p w:rsidR="00BA4831" w:rsidRPr="00365D26" w:rsidRDefault="0022157F" w:rsidP="00BA4831">
      <w:pPr>
        <w:rPr>
          <w:rFonts w:ascii="Times New Roman" w:hAnsi="Times New Roman"/>
          <w:b/>
          <w:szCs w:val="28"/>
        </w:rPr>
      </w:pPr>
      <w:r>
        <w:rPr>
          <w:rFonts w:ascii="Times New Roman" w:hAnsi="Times New Roman"/>
          <w:b/>
          <w:szCs w:val="28"/>
        </w:rPr>
        <w:t>Tiết 46</w:t>
      </w:r>
      <w:r w:rsidR="00BA4831" w:rsidRPr="00365D26">
        <w:rPr>
          <w:rFonts w:ascii="Times New Roman" w:hAnsi="Times New Roman"/>
          <w:b/>
          <w:szCs w:val="28"/>
        </w:rPr>
        <w:t>:</w:t>
      </w:r>
    </w:p>
    <w:p w:rsidR="00BA4831" w:rsidRPr="00567793" w:rsidRDefault="00BA4831" w:rsidP="00BA4831">
      <w:pPr>
        <w:jc w:val="center"/>
        <w:rPr>
          <w:rFonts w:ascii="Times New Roman" w:hAnsi="Times New Roman"/>
          <w:b/>
          <w:bCs/>
          <w:i/>
          <w:sz w:val="52"/>
          <w:szCs w:val="52"/>
        </w:rPr>
      </w:pPr>
      <w:r w:rsidRPr="00567793">
        <w:rPr>
          <w:rFonts w:ascii="Times New Roman" w:hAnsi="Times New Roman"/>
          <w:b/>
          <w:bCs/>
          <w:i/>
          <w:sz w:val="52"/>
          <w:szCs w:val="52"/>
        </w:rPr>
        <w:t>Tìm hiểu chung về văn bản thuyết minh</w:t>
      </w:r>
    </w:p>
    <w:p w:rsidR="00567793" w:rsidRPr="00567793" w:rsidRDefault="00567793" w:rsidP="00BA4831">
      <w:pPr>
        <w:jc w:val="center"/>
        <w:rPr>
          <w:rFonts w:ascii="Times New Roman" w:hAnsi="Times New Roman"/>
          <w:b/>
          <w:bCs/>
          <w:i/>
          <w:sz w:val="52"/>
          <w:szCs w:val="52"/>
        </w:rPr>
      </w:pPr>
      <w:r w:rsidRPr="00567793">
        <w:rPr>
          <w:rFonts w:ascii="Times New Roman" w:hAnsi="Times New Roman"/>
          <w:b/>
          <w:bCs/>
          <w:i/>
          <w:sz w:val="52"/>
          <w:szCs w:val="52"/>
        </w:rPr>
        <w:t>Phương pháp thuyết minh</w:t>
      </w:r>
    </w:p>
    <w:p w:rsidR="00567793" w:rsidRPr="00567793" w:rsidRDefault="00567793" w:rsidP="00BA4831">
      <w:pPr>
        <w:jc w:val="center"/>
        <w:rPr>
          <w:rFonts w:ascii="Times New Roman" w:hAnsi="Times New Roman"/>
          <w:b/>
          <w:bCs/>
          <w:i/>
          <w:sz w:val="52"/>
          <w:szCs w:val="52"/>
        </w:rPr>
      </w:pPr>
      <w:r w:rsidRPr="00567793">
        <w:rPr>
          <w:rFonts w:ascii="Times New Roman" w:hAnsi="Times New Roman"/>
          <w:b/>
          <w:bCs/>
          <w:i/>
          <w:sz w:val="52"/>
          <w:szCs w:val="52"/>
        </w:rPr>
        <w:t>Cách làm bài văn thuyết minh</w:t>
      </w:r>
    </w:p>
    <w:p w:rsidR="00BA4831" w:rsidRPr="00567793" w:rsidRDefault="00BA4831" w:rsidP="00BA4831">
      <w:pPr>
        <w:jc w:val="center"/>
        <w:rPr>
          <w:rFonts w:ascii="Times New Roman" w:hAnsi="Times New Roman"/>
          <w:b/>
          <w:bCs/>
          <w:i/>
          <w:sz w:val="52"/>
          <w:szCs w:val="52"/>
        </w:rPr>
      </w:pPr>
    </w:p>
    <w:p w:rsidR="00BA4831" w:rsidRPr="00567793" w:rsidRDefault="00BA4831" w:rsidP="00BA4831">
      <w:pPr>
        <w:rPr>
          <w:rFonts w:ascii="Times New Roman" w:hAnsi="Times New Roman"/>
          <w:b/>
          <w:i/>
          <w:sz w:val="52"/>
          <w:szCs w:val="52"/>
          <w:lang w:val="nl-NL"/>
        </w:rPr>
      </w:pPr>
    </w:p>
    <w:p w:rsidR="00BA4831" w:rsidRPr="00365D26" w:rsidRDefault="00BA4831" w:rsidP="00BA4831">
      <w:pPr>
        <w:spacing w:line="360" w:lineRule="auto"/>
        <w:rPr>
          <w:rFonts w:ascii="Times New Roman" w:hAnsi="Times New Roman"/>
          <w:b/>
          <w:szCs w:val="28"/>
          <w:lang w:val="nl-NL"/>
        </w:rPr>
      </w:pPr>
      <w:r w:rsidRPr="00365D26">
        <w:rPr>
          <w:rFonts w:ascii="Times New Roman" w:hAnsi="Times New Roman"/>
          <w:b/>
          <w:szCs w:val="28"/>
          <w:lang w:val="nl-NL"/>
        </w:rPr>
        <w:t>I.</w:t>
      </w:r>
      <w:r>
        <w:rPr>
          <w:rFonts w:ascii="Times New Roman" w:hAnsi="Times New Roman"/>
          <w:b/>
          <w:szCs w:val="28"/>
          <w:lang w:val="nl-NL"/>
        </w:rPr>
        <w:t xml:space="preserve"> </w:t>
      </w:r>
      <w:r w:rsidRPr="00365D26">
        <w:rPr>
          <w:rFonts w:ascii="Times New Roman" w:hAnsi="Times New Roman"/>
          <w:b/>
          <w:szCs w:val="28"/>
          <w:lang w:val="nl-NL"/>
        </w:rPr>
        <w:t>Mục ti</w:t>
      </w:r>
      <w:r>
        <w:rPr>
          <w:rFonts w:ascii="Times New Roman" w:hAnsi="Times New Roman"/>
          <w:b/>
          <w:szCs w:val="28"/>
          <w:lang w:val="nl-NL"/>
        </w:rPr>
        <w:t>ê</w:t>
      </w:r>
      <w:r w:rsidRPr="00365D26">
        <w:rPr>
          <w:rFonts w:ascii="Times New Roman" w:hAnsi="Times New Roman"/>
          <w:b/>
          <w:szCs w:val="28"/>
          <w:lang w:val="nl-NL"/>
        </w:rPr>
        <w:t>u bài học:</w:t>
      </w:r>
    </w:p>
    <w:p w:rsidR="00BA4831" w:rsidRPr="00365D26" w:rsidRDefault="00BA4831" w:rsidP="00BA4831">
      <w:pPr>
        <w:spacing w:line="360" w:lineRule="auto"/>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1.Về kiến thức:</w:t>
      </w:r>
    </w:p>
    <w:p w:rsidR="00BA4831" w:rsidRPr="00365D26" w:rsidRDefault="00BA4831" w:rsidP="00BA4831">
      <w:pPr>
        <w:spacing w:line="360" w:lineRule="auto"/>
        <w:rPr>
          <w:rFonts w:ascii="Times New Roman" w:hAnsi="Times New Roman"/>
          <w:szCs w:val="28"/>
        </w:rPr>
      </w:pPr>
      <w:r w:rsidRPr="00365D26">
        <w:rPr>
          <w:rFonts w:ascii="Times New Roman" w:hAnsi="Times New Roman"/>
          <w:szCs w:val="28"/>
        </w:rPr>
        <w:t xml:space="preserve">       - Cần có được vai trò, vị trí và đặc điểm của văn bản thuyết minh trong đời sống con người.</w:t>
      </w:r>
    </w:p>
    <w:p w:rsidR="00BA4831" w:rsidRDefault="00BA4831" w:rsidP="00BA4831">
      <w:pPr>
        <w:spacing w:line="360" w:lineRule="auto"/>
        <w:rPr>
          <w:rFonts w:ascii="Times New Roman" w:hAnsi="Times New Roman"/>
          <w:szCs w:val="28"/>
        </w:rPr>
      </w:pPr>
      <w:r w:rsidRPr="00365D26">
        <w:rPr>
          <w:rFonts w:ascii="Times New Roman" w:hAnsi="Times New Roman"/>
          <w:szCs w:val="28"/>
        </w:rPr>
        <w:t xml:space="preserve">       - Phân biệt được thuyết minh với tự sự,</w:t>
      </w:r>
      <w:r w:rsidR="00567793">
        <w:rPr>
          <w:rFonts w:ascii="Times New Roman" w:hAnsi="Times New Roman"/>
          <w:szCs w:val="28"/>
        </w:rPr>
        <w:t xml:space="preserve"> </w:t>
      </w:r>
      <w:r w:rsidRPr="00365D26">
        <w:rPr>
          <w:rFonts w:ascii="Times New Roman" w:hAnsi="Times New Roman"/>
          <w:szCs w:val="28"/>
        </w:rPr>
        <w:t>miêu tả, biểu cảm, nghị luận.</w:t>
      </w:r>
    </w:p>
    <w:p w:rsidR="00567793" w:rsidRPr="00365D26" w:rsidRDefault="00567793" w:rsidP="00BA4831">
      <w:pPr>
        <w:spacing w:line="360" w:lineRule="auto"/>
        <w:rPr>
          <w:rFonts w:ascii="Times New Roman" w:hAnsi="Times New Roman"/>
          <w:szCs w:val="28"/>
        </w:rPr>
      </w:pPr>
      <w:r>
        <w:rPr>
          <w:rFonts w:ascii="Times New Roman" w:hAnsi="Times New Roman"/>
          <w:szCs w:val="28"/>
        </w:rPr>
        <w:t xml:space="preserve">       - Nắm được phương pháp và cách làm bài văn thuyết minh</w:t>
      </w:r>
    </w:p>
    <w:p w:rsidR="00BA4831" w:rsidRPr="00365D26" w:rsidRDefault="00BA4831" w:rsidP="00BA4831">
      <w:pPr>
        <w:spacing w:line="360" w:lineRule="auto"/>
        <w:rPr>
          <w:rFonts w:ascii="Times New Roman" w:hAnsi="Times New Roman"/>
          <w:b/>
          <w:szCs w:val="28"/>
        </w:rPr>
      </w:pPr>
      <w:r w:rsidRPr="00365D26">
        <w:rPr>
          <w:rFonts w:ascii="Times New Roman" w:hAnsi="Times New Roman"/>
          <w:b/>
          <w:szCs w:val="28"/>
        </w:rPr>
        <w:t xml:space="preserve">    2. Về kỹ năng: </w:t>
      </w:r>
    </w:p>
    <w:p w:rsidR="00BA4831" w:rsidRPr="00365D26" w:rsidRDefault="00BA4831" w:rsidP="00BA4831">
      <w:pPr>
        <w:spacing w:line="360" w:lineRule="auto"/>
        <w:rPr>
          <w:rFonts w:ascii="Times New Roman" w:hAnsi="Times New Roman"/>
          <w:szCs w:val="28"/>
        </w:rPr>
      </w:pPr>
      <w:r w:rsidRPr="00365D26">
        <w:rPr>
          <w:rFonts w:ascii="Times New Roman" w:hAnsi="Times New Roman"/>
          <w:szCs w:val="28"/>
        </w:rPr>
        <w:t xml:space="preserve">       -  Biết rèn luyện kĩ năng viết và và phân tích văn bản thuyết minh.</w:t>
      </w:r>
    </w:p>
    <w:p w:rsidR="00BA4831" w:rsidRPr="00365D26" w:rsidRDefault="00BA4831" w:rsidP="00BA4831">
      <w:pPr>
        <w:spacing w:line="360" w:lineRule="auto"/>
        <w:rPr>
          <w:rFonts w:ascii="Times New Roman" w:hAnsi="Times New Roman"/>
          <w:b/>
          <w:szCs w:val="28"/>
        </w:rPr>
      </w:pPr>
      <w:r w:rsidRPr="00365D26">
        <w:rPr>
          <w:rFonts w:ascii="Times New Roman" w:hAnsi="Times New Roman"/>
          <w:b/>
          <w:szCs w:val="28"/>
        </w:rPr>
        <w:t xml:space="preserve">    3. Về thái độ: </w:t>
      </w:r>
    </w:p>
    <w:p w:rsidR="00BA4831" w:rsidRPr="00365D26" w:rsidRDefault="00BA4831" w:rsidP="00BA4831">
      <w:pPr>
        <w:spacing w:line="360" w:lineRule="auto"/>
        <w:rPr>
          <w:rFonts w:ascii="Times New Roman" w:hAnsi="Times New Roman"/>
          <w:szCs w:val="28"/>
        </w:rPr>
      </w:pPr>
      <w:r w:rsidRPr="00365D26">
        <w:rPr>
          <w:rFonts w:ascii="Times New Roman" w:hAnsi="Times New Roman"/>
          <w:szCs w:val="28"/>
        </w:rPr>
        <w:t xml:space="preserve">       - Đồng tình có ý thức học tập bộ môn.</w:t>
      </w:r>
    </w:p>
    <w:p w:rsidR="00BA4831" w:rsidRPr="00365D26" w:rsidRDefault="00BA4831" w:rsidP="00BA4831">
      <w:pPr>
        <w:spacing w:line="360" w:lineRule="auto"/>
        <w:rPr>
          <w:rFonts w:ascii="Times New Roman" w:hAnsi="Times New Roman"/>
          <w:b/>
          <w:szCs w:val="28"/>
        </w:rPr>
      </w:pPr>
      <w:r w:rsidRPr="00365D26">
        <w:rPr>
          <w:rFonts w:ascii="Times New Roman" w:hAnsi="Times New Roman"/>
          <w:b/>
          <w:szCs w:val="28"/>
        </w:rPr>
        <w:t>II.Chuẩn bị:</w:t>
      </w:r>
    </w:p>
    <w:p w:rsidR="00BA4831" w:rsidRPr="00365D26" w:rsidRDefault="00BA4831" w:rsidP="00BA4831">
      <w:pPr>
        <w:spacing w:line="360" w:lineRule="auto"/>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Pr>
          <w:rFonts w:ascii="Times New Roman" w:hAnsi="Times New Roman"/>
          <w:b/>
          <w:szCs w:val="28"/>
        </w:rPr>
        <w:t>Giáo viên</w:t>
      </w:r>
      <w:r w:rsidRPr="00365D26">
        <w:rPr>
          <w:rFonts w:ascii="Times New Roman" w:hAnsi="Times New Roman"/>
          <w:szCs w:val="28"/>
        </w:rPr>
        <w:t>:  chuẩn bị nội dung lên lớp.</w:t>
      </w:r>
    </w:p>
    <w:p w:rsidR="00BA4831" w:rsidRPr="00365D26" w:rsidRDefault="00BA4831" w:rsidP="00BA4831">
      <w:pPr>
        <w:spacing w:line="360" w:lineRule="auto"/>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xml:space="preserve"> Chuẩn bị bài theo hướng dẫn.</w:t>
      </w:r>
    </w:p>
    <w:p w:rsidR="00BA4831" w:rsidRPr="00365D26" w:rsidRDefault="00BA4831" w:rsidP="00BA4831">
      <w:pPr>
        <w:spacing w:line="360" w:lineRule="auto"/>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p>
    <w:p w:rsidR="00BA4831" w:rsidRPr="00365D26" w:rsidRDefault="00BA4831" w:rsidP="00BA4831">
      <w:pPr>
        <w:spacing w:line="360" w:lineRule="auto"/>
        <w:rPr>
          <w:rFonts w:ascii="Times New Roman" w:hAnsi="Times New Roman"/>
          <w:szCs w:val="28"/>
        </w:rPr>
      </w:pPr>
      <w:r w:rsidRPr="00365D26">
        <w:rPr>
          <w:rFonts w:ascii="Times New Roman" w:hAnsi="Times New Roman"/>
          <w:b/>
          <w:szCs w:val="28"/>
        </w:rPr>
        <w:t>IV.</w:t>
      </w:r>
      <w:r>
        <w:rPr>
          <w:rFonts w:ascii="Times New Roman" w:hAnsi="Times New Roman"/>
          <w:b/>
          <w:szCs w:val="28"/>
        </w:rPr>
        <w:t xml:space="preserve"> </w:t>
      </w:r>
      <w:r w:rsidRPr="00365D26">
        <w:rPr>
          <w:rFonts w:ascii="Times New Roman" w:hAnsi="Times New Roman"/>
          <w:b/>
          <w:szCs w:val="28"/>
        </w:rPr>
        <w:t>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p>
    <w:p w:rsidR="00BA4831" w:rsidRPr="00365D26" w:rsidRDefault="00BA4831" w:rsidP="00BA4831">
      <w:pPr>
        <w:tabs>
          <w:tab w:val="left" w:pos="3450"/>
        </w:tabs>
        <w:spacing w:line="360" w:lineRule="auto"/>
        <w:rPr>
          <w:rFonts w:ascii="Times New Roman" w:hAnsi="Times New Roman"/>
          <w:b/>
          <w:szCs w:val="28"/>
        </w:rPr>
      </w:pPr>
      <w:r w:rsidRPr="00365D26">
        <w:rPr>
          <w:rFonts w:ascii="Times New Roman" w:hAnsi="Times New Roman"/>
          <w:b/>
          <w:szCs w:val="28"/>
        </w:rPr>
        <w:t>Kiểm tra bài cũ:</w:t>
      </w:r>
      <w:r w:rsidRPr="00365D26">
        <w:rPr>
          <w:rFonts w:ascii="Times New Roman" w:hAnsi="Times New Roman"/>
          <w:b/>
          <w:szCs w:val="28"/>
        </w:rPr>
        <w:tab/>
      </w:r>
    </w:p>
    <w:p w:rsidR="00BA4831" w:rsidRPr="00365D26" w:rsidRDefault="00BA4831" w:rsidP="00BA4831">
      <w:pPr>
        <w:tabs>
          <w:tab w:val="left" w:pos="3450"/>
        </w:tabs>
        <w:spacing w:line="360" w:lineRule="auto"/>
        <w:rPr>
          <w:rFonts w:ascii="Times New Roman" w:hAnsi="Times New Roman"/>
          <w:b/>
          <w:szCs w:val="28"/>
        </w:rPr>
      </w:pPr>
      <w:r w:rsidRPr="00365D26">
        <w:rPr>
          <w:rFonts w:ascii="Times New Roman" w:hAnsi="Times New Roman"/>
          <w:b/>
          <w:szCs w:val="28"/>
        </w:rPr>
        <w:t xml:space="preserve"> </w:t>
      </w:r>
      <w:r w:rsidRPr="00365D26">
        <w:rPr>
          <w:rFonts w:ascii="Times New Roman" w:hAnsi="Times New Roman"/>
          <w:szCs w:val="28"/>
        </w:rPr>
        <w:t xml:space="preserve"> ? Thế nào là văn tự sự có kết hợp với miêu tả và biểu cảm?</w:t>
      </w:r>
      <w:r w:rsidRPr="00365D26">
        <w:rPr>
          <w:rFonts w:ascii="Times New Roman" w:hAnsi="Times New Roman"/>
          <w:b/>
          <w:szCs w:val="28"/>
        </w:rPr>
        <w:br/>
        <w:t>Giới thiệu và dạy bài học mới:</w:t>
      </w:r>
    </w:p>
    <w:p w:rsidR="00BA4831" w:rsidRPr="00365D26" w:rsidRDefault="00BA4831" w:rsidP="00BA4831">
      <w:pPr>
        <w:spacing w:line="360" w:lineRule="auto"/>
        <w:jc w:val="both"/>
        <w:rPr>
          <w:rFonts w:ascii="Times New Roman" w:hAnsi="Times New Roman"/>
          <w:szCs w:val="28"/>
        </w:rPr>
      </w:pPr>
      <w:r w:rsidRPr="00365D26">
        <w:rPr>
          <w:rFonts w:ascii="Times New Roman" w:hAnsi="Times New Roman"/>
          <w:bCs/>
          <w:szCs w:val="28"/>
        </w:rPr>
        <w:tab/>
      </w:r>
      <w:r w:rsidRPr="00365D26">
        <w:rPr>
          <w:rFonts w:ascii="Times New Roman" w:hAnsi="Times New Roman"/>
          <w:szCs w:val="28"/>
        </w:rPr>
        <w:t>Các em đã học một số kiểu văn bản như tự sự, tự sự kết hợp với miêu tả và biểu cảm ... hôm nay chúng ta cùng tìm hiểu loại văn bản mới xem có gì giống và khác với các văn bản đã học.</w:t>
      </w:r>
      <w:r w:rsidRPr="00365D26">
        <w:rPr>
          <w:rFonts w:ascii="Times New Roman" w:hAnsi="Times New Roman"/>
          <w:bCs/>
          <w:szCs w:val="28"/>
        </w:rPr>
        <w:tab/>
      </w:r>
    </w:p>
    <w:p w:rsidR="00BA4831" w:rsidRPr="00365D26" w:rsidRDefault="00BA4831" w:rsidP="00BA4831">
      <w:pPr>
        <w:tabs>
          <w:tab w:val="left" w:pos="60"/>
        </w:tabs>
        <w:spacing w:line="360" w:lineRule="auto"/>
        <w:jc w:val="both"/>
        <w:rPr>
          <w:rFonts w:ascii="Times New Roman" w:hAnsi="Times New Roman"/>
          <w:szCs w:val="28"/>
        </w:rPr>
      </w:pPr>
      <w:r w:rsidRPr="00365D26">
        <w:rPr>
          <w:rFonts w:ascii="Times New Roman" w:hAnsi="Times New Roman"/>
          <w:b/>
          <w:szCs w:val="28"/>
        </w:rPr>
        <w:lastRenderedPageBreak/>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chung về đặc điểm của văn bản thuyết minh.</w:t>
      </w:r>
    </w:p>
    <w:p w:rsidR="00BA4831" w:rsidRPr="00365D26" w:rsidRDefault="00BA4831" w:rsidP="00BA4831">
      <w:pPr>
        <w:tabs>
          <w:tab w:val="left" w:pos="60"/>
        </w:tabs>
        <w:spacing w:line="360" w:lineRule="auto"/>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đặc điểm của văn bản thuyết minh.</w:t>
      </w:r>
    </w:p>
    <w:p w:rsidR="00BA4831" w:rsidRPr="00365D26" w:rsidRDefault="00BA4831" w:rsidP="00BA4831">
      <w:pPr>
        <w:tabs>
          <w:tab w:val="left" w:pos="60"/>
        </w:tabs>
        <w:spacing w:line="360" w:lineRule="auto"/>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BA4831" w:rsidRPr="00365D26" w:rsidRDefault="00BA4831" w:rsidP="00BA4831">
      <w:pPr>
        <w:tabs>
          <w:tab w:val="left" w:pos="60"/>
        </w:tabs>
        <w:spacing w:line="360" w:lineRule="auto"/>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BA4831" w:rsidRDefault="00BA4831" w:rsidP="00BA4831">
      <w:pPr>
        <w:spacing w:line="360" w:lineRule="auto"/>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Pr>
          <w:rFonts w:ascii="Times New Roman" w:hAnsi="Times New Roman"/>
          <w:szCs w:val="28"/>
        </w:rPr>
        <w:t>ú</w:t>
      </w:r>
      <w:r w:rsidRPr="00365D26">
        <w:rPr>
          <w:rFonts w:ascii="Times New Roman" w:hAnsi="Times New Roman"/>
          <w:szCs w:val="28"/>
        </w:rPr>
        <w:t>t</w:t>
      </w:r>
    </w:p>
    <w:p w:rsidR="00BA4831" w:rsidRDefault="00BA4831" w:rsidP="00BA4831">
      <w:pPr>
        <w:spacing w:line="360" w:lineRule="auto"/>
        <w:jc w:val="both"/>
        <w:rPr>
          <w:rFonts w:ascii="Times New Roman" w:hAnsi="Times New Roman"/>
          <w:szCs w:val="28"/>
        </w:rPr>
      </w:pPr>
    </w:p>
    <w:p w:rsidR="00BA4831" w:rsidRPr="00365D26" w:rsidRDefault="00BA4831" w:rsidP="00BA4831">
      <w:pPr>
        <w:spacing w:line="360" w:lineRule="auto"/>
        <w:jc w:val="both"/>
        <w:rPr>
          <w:rFonts w:ascii="Times New Roman" w:hAnsi="Times New Roman"/>
          <w:b/>
          <w:szCs w:val="28"/>
        </w:rPr>
      </w:pP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98"/>
        <w:gridCol w:w="1800"/>
        <w:gridCol w:w="4500"/>
      </w:tblGrid>
      <w:tr w:rsidR="00BA4831" w:rsidRPr="00365D26" w:rsidTr="005B2A1D">
        <w:tc>
          <w:tcPr>
            <w:tcW w:w="3798" w:type="dxa"/>
          </w:tcPr>
          <w:p w:rsidR="00BA4831" w:rsidRPr="00365D26" w:rsidRDefault="00BA4831" w:rsidP="005B2A1D">
            <w:pPr>
              <w:widowControl w:val="0"/>
              <w:suppressLineNumbers/>
              <w:suppressAutoHyphens/>
              <w:spacing w:line="360" w:lineRule="auto"/>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BA4831" w:rsidRPr="00365D26" w:rsidRDefault="00BA4831" w:rsidP="005B2A1D">
            <w:pPr>
              <w:widowControl w:val="0"/>
              <w:suppressLineNumbers/>
              <w:suppressAutoHyphens/>
              <w:spacing w:line="360" w:lineRule="auto"/>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00" w:type="dxa"/>
          </w:tcPr>
          <w:p w:rsidR="00BA4831" w:rsidRPr="00365D26" w:rsidRDefault="00BA4831" w:rsidP="005B2A1D">
            <w:pPr>
              <w:widowControl w:val="0"/>
              <w:suppressLineNumbers/>
              <w:suppressAutoHyphens/>
              <w:spacing w:line="360" w:lineRule="auto"/>
              <w:jc w:val="center"/>
              <w:rPr>
                <w:rFonts w:ascii="Times New Roman" w:hAnsi="Times New Roman"/>
                <w:b/>
                <w:kern w:val="1"/>
                <w:szCs w:val="28"/>
              </w:rPr>
            </w:pPr>
            <w:r w:rsidRPr="00365D26">
              <w:rPr>
                <w:rFonts w:ascii="Times New Roman" w:hAnsi="Times New Roman"/>
                <w:b/>
                <w:kern w:val="1"/>
                <w:szCs w:val="28"/>
              </w:rPr>
              <w:t>Kiến thức cần đạt</w:t>
            </w:r>
          </w:p>
        </w:tc>
      </w:tr>
      <w:tr w:rsidR="00BA4831" w:rsidRPr="00365D26" w:rsidTr="005B2A1D">
        <w:trPr>
          <w:trHeight w:val="10904"/>
        </w:trPr>
        <w:tc>
          <w:tcPr>
            <w:tcW w:w="3798" w:type="dxa"/>
          </w:tcPr>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 GV cho hs đọc các VB ( Cây dừa Bình Đinh, Tại sao lá cây có màu xanh lục, Huế,...)</w:t>
            </w: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xml:space="preserve">  </w:t>
            </w: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Các văn bản trên trình bày vấn đề gì?</w:t>
            </w: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Em thường gặp các văn bản đó ở đâu?</w:t>
            </w: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xml:space="preserve">  </w:t>
            </w: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xml:space="preserve">  ? Hãy kể thêm 1 vài văn bản cùng loại mà em biết?</w:t>
            </w:r>
          </w:p>
          <w:p w:rsidR="00BA4831" w:rsidRPr="00365D26" w:rsidRDefault="00BA4831" w:rsidP="005B2A1D">
            <w:pPr>
              <w:jc w:val="both"/>
              <w:rPr>
                <w:rFonts w:ascii="Times New Roman" w:hAnsi="Times New Roman"/>
                <w:szCs w:val="28"/>
              </w:rPr>
            </w:pPr>
            <w:r w:rsidRPr="00365D26">
              <w:rPr>
                <w:rFonts w:ascii="Times New Roman" w:hAnsi="Times New Roman"/>
                <w:szCs w:val="28"/>
              </w:rPr>
              <w:t>GV khái quát.</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Các văn bản trên có phải là văn bản tự sự, miêu tả, biểu cảm? Có gì khác với  các loại văn bản đã học?</w:t>
            </w: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 GV: Các văn bản này không nhằm mục đích kể, tả. biểu cảm, nghị luận: Là văn bản thuyết minh.</w:t>
            </w: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xml:space="preserve">  ? Các văn bản trên có những đặc điểm chung nào làm chúng trở thành 1 kiểu riêng?</w:t>
            </w:r>
          </w:p>
          <w:p w:rsidR="00BA4831" w:rsidRPr="00365D26" w:rsidRDefault="00BA4831" w:rsidP="005B2A1D">
            <w:pPr>
              <w:jc w:val="both"/>
              <w:rPr>
                <w:rFonts w:ascii="Times New Roman" w:hAnsi="Times New Roman"/>
                <w:szCs w:val="28"/>
              </w:rPr>
            </w:pPr>
            <w:r w:rsidRPr="00365D26">
              <w:rPr>
                <w:rFonts w:ascii="Times New Roman" w:hAnsi="Times New Roman"/>
                <w:szCs w:val="28"/>
              </w:rPr>
              <w:t xml:space="preserve">- GV: VB thuyết minh có nhiệm vụ cung cấp tri thức khách quan về sự vật giúp cho con người có được hiểu biết về </w:t>
            </w:r>
            <w:r w:rsidRPr="00365D26">
              <w:rPr>
                <w:rFonts w:ascii="Times New Roman" w:hAnsi="Times New Roman"/>
                <w:szCs w:val="28"/>
              </w:rPr>
              <w:lastRenderedPageBreak/>
              <w:t>sự vật giúp cho con người có được hiểu biết về sự vật một cách đầy đủ, đúng đắn nhất, đây là đặc điểm quan trọng nhất giúp cho sự phân biệt  với các kiểu văn bản khác.</w:t>
            </w: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xml:space="preserve">  ? Đặc điểm tiêu biểu của từng đối tượng thuyết minh trong văn bản trên là gì?</w:t>
            </w: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xml:space="preserve">  ? Các VB trên đã thuyết minh về đối tượng bằng phương thức nào?</w:t>
            </w: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b/>
                <w:i/>
                <w:szCs w:val="28"/>
              </w:rPr>
            </w:pPr>
            <w:r w:rsidRPr="00365D26">
              <w:rPr>
                <w:rFonts w:ascii="Times New Roman" w:hAnsi="Times New Roman"/>
                <w:b/>
                <w:i/>
                <w:szCs w:val="28"/>
              </w:rPr>
              <w:t xml:space="preserve">  ? Ngôn ngữ của văn bản trên có đặc điểm gì?</w:t>
            </w:r>
          </w:p>
          <w:p w:rsidR="00BA4831" w:rsidRPr="00365D26" w:rsidRDefault="00BA4831" w:rsidP="005B2A1D">
            <w:pPr>
              <w:jc w:val="both"/>
              <w:rPr>
                <w:rFonts w:ascii="Times New Roman" w:hAnsi="Times New Roman"/>
                <w:b/>
                <w:i/>
                <w:szCs w:val="28"/>
              </w:rPr>
            </w:pPr>
          </w:p>
          <w:p w:rsidR="00BA4831" w:rsidRPr="00365D26" w:rsidRDefault="00BA4831" w:rsidP="005B2A1D">
            <w:pPr>
              <w:jc w:val="both"/>
              <w:rPr>
                <w:rFonts w:ascii="Times New Roman" w:hAnsi="Times New Roman"/>
                <w:szCs w:val="28"/>
              </w:rPr>
            </w:pPr>
            <w:r w:rsidRPr="00365D26">
              <w:rPr>
                <w:rFonts w:ascii="Times New Roman" w:hAnsi="Times New Roman"/>
                <w:b/>
                <w:i/>
                <w:szCs w:val="28"/>
              </w:rPr>
              <w:t xml:space="preserve">  ? Thế nào là văn bản thuyết minh?</w:t>
            </w:r>
          </w:p>
          <w:p w:rsidR="00BA4831" w:rsidRDefault="00BA4831" w:rsidP="005B2A1D">
            <w:pPr>
              <w:jc w:val="both"/>
              <w:rPr>
                <w:rFonts w:ascii="Times New Roman" w:hAnsi="Times New Roman"/>
                <w:szCs w:val="28"/>
              </w:rPr>
            </w:pPr>
            <w:r w:rsidRPr="00365D26">
              <w:rPr>
                <w:rFonts w:ascii="Times New Roman" w:hAnsi="Times New Roman"/>
                <w:szCs w:val="28"/>
              </w:rPr>
              <w:t>- GV: Loại văn bản này không đòi hỏi người viết phải bộc lộ cảm xúc cá nhân chủ quan của mình, phải biết tôn trọng sự thật.</w:t>
            </w:r>
          </w:p>
          <w:p w:rsidR="00567793" w:rsidRDefault="00567793" w:rsidP="005B2A1D">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szCs w:val="28"/>
              </w:rPr>
              <w:t xml:space="preserve">  - Theo dõi các văn bản đã tìm hiểu trong tiết tìm hiểu chung.</w:t>
            </w:r>
          </w:p>
          <w:p w:rsidR="00567793" w:rsidRPr="00365D26" w:rsidRDefault="00567793" w:rsidP="00567793">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i/>
                <w:szCs w:val="28"/>
              </w:rPr>
              <w:t>? Các loại tri thức được sử dụng trong một số văn bản trong SGK?</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Công việc được chuẩn bị để viết một bài văn thuyết minh?</w:t>
            </w:r>
          </w:p>
          <w:p w:rsidR="00567793" w:rsidRPr="00365D26" w:rsidRDefault="00567793" w:rsidP="00567793">
            <w:pPr>
              <w:jc w:val="both"/>
              <w:rPr>
                <w:rFonts w:ascii="Times New Roman" w:hAnsi="Times New Roman"/>
                <w:szCs w:val="28"/>
              </w:rPr>
            </w:pPr>
            <w:r w:rsidRPr="00365D26">
              <w:rPr>
                <w:rFonts w:ascii="Times New Roman" w:hAnsi="Times New Roman"/>
                <w:szCs w:val="28"/>
              </w:rPr>
              <w:t xml:space="preserve">   - GV khái quát công việc chuẩn bị.</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Cách tích luỹ tri thức để viết văn bản thuyết minh.</w:t>
            </w:r>
          </w:p>
          <w:p w:rsidR="00567793" w:rsidRPr="00365D26" w:rsidRDefault="00567793" w:rsidP="00567793">
            <w:pPr>
              <w:jc w:val="both"/>
              <w:rPr>
                <w:rFonts w:ascii="Times New Roman" w:hAnsi="Times New Roman"/>
                <w:b/>
                <w:i/>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Để viết được một bài thuyết minh điều trước tiên cần có là gì?</w:t>
            </w:r>
          </w:p>
          <w:p w:rsidR="00567793" w:rsidRPr="00365D26" w:rsidRDefault="00567793" w:rsidP="00567793">
            <w:pPr>
              <w:jc w:val="both"/>
              <w:rPr>
                <w:rFonts w:ascii="Times New Roman" w:hAnsi="Times New Roman"/>
                <w:szCs w:val="28"/>
              </w:rPr>
            </w:pPr>
            <w:r w:rsidRPr="00365D26">
              <w:rPr>
                <w:rFonts w:ascii="Times New Roman" w:hAnsi="Times New Roman"/>
                <w:szCs w:val="28"/>
              </w:rPr>
              <w:t xml:space="preserve"> </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szCs w:val="28"/>
              </w:rPr>
              <w:t>- GV khái quát chuyển ý.</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Đọc các câu văn trong mục a, trong các câu văn trên người ta thường gặp từ gì? ý nghĩa của từ đó?</w:t>
            </w: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Sau từ đó người ta cung cấp một kiến thức như thế nào?</w:t>
            </w:r>
          </w:p>
          <w:p w:rsidR="00567793" w:rsidRPr="00365D26" w:rsidRDefault="00567793" w:rsidP="00567793">
            <w:pPr>
              <w:jc w:val="both"/>
              <w:rPr>
                <w:rFonts w:ascii="Times New Roman" w:hAnsi="Times New Roman"/>
                <w:b/>
                <w:i/>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xml:space="preserve"> ? Vai trò và đặc điểm của câu văn định nghĩa, giải thích trong văn bản thuyết minh.</w:t>
            </w:r>
          </w:p>
          <w:p w:rsidR="00567793" w:rsidRPr="00365D26" w:rsidRDefault="00567793" w:rsidP="00567793">
            <w:pPr>
              <w:jc w:val="both"/>
              <w:rPr>
                <w:rFonts w:ascii="Times New Roman" w:hAnsi="Times New Roman"/>
                <w:b/>
                <w:i/>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Đọc hai đoạn văn bản sgk. </w:t>
            </w:r>
            <w:r w:rsidRPr="00365D26">
              <w:rPr>
                <w:rFonts w:ascii="Times New Roman" w:hAnsi="Times New Roman"/>
                <w:b/>
                <w:i/>
                <w:szCs w:val="28"/>
              </w:rPr>
              <w:lastRenderedPageBreak/>
              <w:t>Cho biết cách làm của pp liệt kê?</w:t>
            </w:r>
          </w:p>
          <w:p w:rsidR="00567793" w:rsidRPr="00365D26" w:rsidRDefault="00567793" w:rsidP="00567793">
            <w:pPr>
              <w:jc w:val="both"/>
              <w:rPr>
                <w:rFonts w:ascii="Times New Roman" w:hAnsi="Times New Roman"/>
                <w:b/>
                <w:i/>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Đọc văn bản sgk, chỉ ra ví dụ và tác dụng của nó đối với việc sử dụng phạt những người hút thuốc lá ở nơi công cộng?</w:t>
            </w: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Tác dụng của việc nêu ví dụ?</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w:t>
            </w:r>
          </w:p>
          <w:p w:rsidR="00567793" w:rsidRPr="00365D26" w:rsidRDefault="00567793" w:rsidP="00567793">
            <w:pPr>
              <w:jc w:val="both"/>
              <w:rPr>
                <w:rFonts w:ascii="Times New Roman" w:hAnsi="Times New Roman"/>
                <w:b/>
                <w:i/>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Hãy chỉ ra các số liệu trong đoạn văn, tác dụng của những số liệu có trong đoạn văn?</w:t>
            </w:r>
          </w:p>
          <w:p w:rsidR="00567793" w:rsidRPr="00365D26" w:rsidRDefault="00567793" w:rsidP="00567793">
            <w:pPr>
              <w:jc w:val="both"/>
              <w:rPr>
                <w:rFonts w:ascii="Times New Roman" w:hAnsi="Times New Roman"/>
                <w:b/>
                <w:i/>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szCs w:val="28"/>
              </w:rPr>
              <w:t xml:space="preserve">  </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xml:space="preserve">? Hãy thống kê các so sánh trong VB Ôn dịch thuốc lá  những so sánh này có tác dụng gì? </w:t>
            </w: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Dựa vào ví dụ hãy nêu cách làm của pp này?</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Hãy cho biết bài Huế đã trình bày các đặc điểm của Huế trên những mặt nào? </w:t>
            </w:r>
          </w:p>
          <w:p w:rsidR="00567793" w:rsidRPr="00365D26" w:rsidRDefault="00567793" w:rsidP="00567793">
            <w:pPr>
              <w:jc w:val="both"/>
              <w:rPr>
                <w:rFonts w:ascii="Times New Roman" w:hAnsi="Times New Roman"/>
                <w:b/>
                <w:i/>
                <w:szCs w:val="28"/>
              </w:rPr>
            </w:pPr>
            <w:r w:rsidRPr="00365D26">
              <w:rPr>
                <w:rFonts w:ascii="Times New Roman" w:hAnsi="Times New Roman"/>
                <w:b/>
                <w:i/>
                <w:szCs w:val="28"/>
              </w:rPr>
              <w:t xml:space="preserve">   ? Cách làm của pp này như thế nào?</w:t>
            </w:r>
          </w:p>
          <w:p w:rsidR="00567793" w:rsidRPr="00365D26" w:rsidRDefault="00567793" w:rsidP="00567793">
            <w:pPr>
              <w:jc w:val="both"/>
              <w:rPr>
                <w:rFonts w:ascii="Times New Roman" w:hAnsi="Times New Roman"/>
                <w:szCs w:val="28"/>
              </w:rPr>
            </w:pPr>
            <w:r w:rsidRPr="00365D26">
              <w:rPr>
                <w:rFonts w:ascii="Times New Roman" w:hAnsi="Times New Roman"/>
                <w:szCs w:val="28"/>
              </w:rPr>
              <w:t>GV: Trong thực tế người viết phối hợp cả 5 pp một hợp lý, hiệu quả.</w:t>
            </w:r>
          </w:p>
          <w:p w:rsidR="00567793" w:rsidRPr="00365D26" w:rsidRDefault="00567793" w:rsidP="005B2A1D">
            <w:pPr>
              <w:jc w:val="both"/>
              <w:rPr>
                <w:rFonts w:ascii="Times New Roman" w:hAnsi="Times New Roman"/>
                <w:szCs w:val="28"/>
              </w:rPr>
            </w:pPr>
          </w:p>
        </w:tc>
        <w:tc>
          <w:tcPr>
            <w:tcW w:w="1800" w:type="dxa"/>
          </w:tcPr>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HS đọc các VB.</w:t>
            </w:r>
          </w:p>
          <w:p w:rsidR="00BA4831" w:rsidRPr="00365D26" w:rsidRDefault="00BA4831" w:rsidP="005B2A1D">
            <w:pPr>
              <w:rPr>
                <w:rFonts w:ascii="Times New Roman" w:hAnsi="Times New Roman"/>
                <w:szCs w:val="28"/>
              </w:rPr>
            </w:pPr>
            <w:r w:rsidRPr="00365D26">
              <w:rPr>
                <w:rFonts w:ascii="Times New Roman" w:hAnsi="Times New Roman"/>
                <w:szCs w:val="28"/>
              </w:rPr>
              <w:t>- Phân tích nêu ý kiến nhận xét.</w:t>
            </w:r>
          </w:p>
          <w:p w:rsidR="00BA4831" w:rsidRPr="00365D26" w:rsidRDefault="00BA4831" w:rsidP="005B2A1D">
            <w:pP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r w:rsidRPr="00365D26">
              <w:rPr>
                <w:rFonts w:ascii="Times New Roman" w:hAnsi="Times New Roman"/>
                <w:szCs w:val="28"/>
                <w:lang w:val="nl-NL"/>
              </w:rPr>
              <w:t>- HS nêu</w:t>
            </w: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r w:rsidRPr="00365D26">
              <w:rPr>
                <w:rFonts w:ascii="Times New Roman" w:hAnsi="Times New Roman"/>
                <w:szCs w:val="28"/>
                <w:lang w:val="nl-NL"/>
              </w:rPr>
              <w:t>- HS lấy ví dụ</w:t>
            </w: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lang w:val="nl-NL"/>
              </w:rPr>
            </w:pPr>
          </w:p>
          <w:p w:rsidR="00BA4831" w:rsidRPr="00365D26" w:rsidRDefault="00BA4831" w:rsidP="005B2A1D">
            <w:pPr>
              <w:rPr>
                <w:rFonts w:ascii="Times New Roman" w:hAnsi="Times New Roman"/>
                <w:szCs w:val="28"/>
              </w:rPr>
            </w:pPr>
            <w:r w:rsidRPr="00365D26">
              <w:rPr>
                <w:rFonts w:ascii="Times New Roman" w:hAnsi="Times New Roman"/>
                <w:szCs w:val="28"/>
              </w:rPr>
              <w:t>-  Thảo luận nhóm trình bày ý kiến.</w:t>
            </w: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HS suy luận</w:t>
            </w:r>
          </w:p>
          <w:p w:rsidR="00BA4831" w:rsidRPr="00365D26" w:rsidRDefault="00BA4831" w:rsidP="005B2A1D">
            <w:pP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HS phân tích</w:t>
            </w: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jc w:val="cente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HS nhận xét</w:t>
            </w: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HS nhận xét</w:t>
            </w: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HS khái quát</w:t>
            </w: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HS đọc ghi nhớ</w:t>
            </w:r>
          </w:p>
          <w:p w:rsidR="00BA4831" w:rsidRPr="00365D26" w:rsidRDefault="00BA4831" w:rsidP="005B2A1D">
            <w:pPr>
              <w:rPr>
                <w:rFonts w:ascii="Times New Roman" w:hAnsi="Times New Roman"/>
              </w:rPr>
            </w:pPr>
          </w:p>
        </w:tc>
        <w:tc>
          <w:tcPr>
            <w:tcW w:w="4500" w:type="dxa"/>
          </w:tcPr>
          <w:p w:rsidR="00BA4831" w:rsidRPr="00365D26" w:rsidRDefault="00BA4831" w:rsidP="005B2A1D">
            <w:pPr>
              <w:jc w:val="both"/>
              <w:rPr>
                <w:rFonts w:ascii="Times New Roman" w:hAnsi="Times New Roman"/>
                <w:b/>
                <w:bCs/>
                <w:i/>
                <w:szCs w:val="28"/>
                <w:u w:val="single"/>
              </w:rPr>
            </w:pPr>
            <w:r w:rsidRPr="00365D26">
              <w:rPr>
                <w:rFonts w:ascii="Times New Roman" w:hAnsi="Times New Roman"/>
                <w:b/>
                <w:bCs/>
                <w:szCs w:val="28"/>
                <w:u w:val="single"/>
              </w:rPr>
              <w:lastRenderedPageBreak/>
              <w:t>I</w:t>
            </w:r>
            <w:r w:rsidRPr="00365D26">
              <w:rPr>
                <w:rFonts w:ascii="Times New Roman" w:hAnsi="Times New Roman"/>
                <w:b/>
                <w:bCs/>
                <w:i/>
                <w:szCs w:val="28"/>
                <w:u w:val="single"/>
              </w:rPr>
              <w:t>. Vai trò đặc điểm chung của văn bản thuyết minh.</w:t>
            </w:r>
          </w:p>
          <w:p w:rsidR="00BA4831" w:rsidRPr="00365D26" w:rsidRDefault="00BA4831" w:rsidP="005B2A1D">
            <w:pPr>
              <w:jc w:val="both"/>
              <w:rPr>
                <w:rFonts w:ascii="Times New Roman" w:hAnsi="Times New Roman"/>
                <w:b/>
                <w:bCs/>
                <w:i/>
                <w:szCs w:val="28"/>
                <w:u w:val="single"/>
              </w:rPr>
            </w:pPr>
            <w:r w:rsidRPr="00365D26">
              <w:rPr>
                <w:rFonts w:ascii="Times New Roman" w:hAnsi="Times New Roman"/>
                <w:b/>
                <w:bCs/>
                <w:i/>
                <w:szCs w:val="28"/>
                <w:u w:val="single"/>
              </w:rPr>
              <w:t>1. Văn bản thuyết minh trong đời sống của con người.</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 Cây dừa Bình Định:Trình bày lợi ích của cây dừa Bình Định.</w:t>
            </w:r>
          </w:p>
          <w:p w:rsidR="00BA4831" w:rsidRPr="00365D26" w:rsidRDefault="00BA4831" w:rsidP="005B2A1D">
            <w:pPr>
              <w:jc w:val="both"/>
              <w:rPr>
                <w:rFonts w:ascii="Times New Roman" w:hAnsi="Times New Roman"/>
                <w:szCs w:val="28"/>
              </w:rPr>
            </w:pPr>
            <w:r w:rsidRPr="00365D26">
              <w:rPr>
                <w:rFonts w:ascii="Times New Roman" w:hAnsi="Times New Roman"/>
                <w:szCs w:val="28"/>
              </w:rPr>
              <w:t>- Tại sao lá cây có  màu xanh lục: Giải thích tác dụng của chất diệp lục làm cho lá cây màu xanh.</w:t>
            </w:r>
          </w:p>
          <w:p w:rsidR="00BA4831" w:rsidRPr="00365D26" w:rsidRDefault="00BA4831" w:rsidP="005B2A1D">
            <w:pPr>
              <w:jc w:val="both"/>
              <w:rPr>
                <w:rFonts w:ascii="Times New Roman" w:hAnsi="Times New Roman"/>
                <w:szCs w:val="28"/>
              </w:rPr>
            </w:pPr>
            <w:r w:rsidRPr="00365D26">
              <w:rPr>
                <w:rFonts w:ascii="Times New Roman" w:hAnsi="Times New Roman"/>
                <w:szCs w:val="28"/>
              </w:rPr>
              <w:t>- Huế: GT Huế như là một trung tâm văn hoá nghệ thuật của Việt Nam với những tiêu biểu riêng của Huế.</w:t>
            </w:r>
          </w:p>
          <w:p w:rsidR="00BA4831" w:rsidRPr="00365D26" w:rsidRDefault="00BA4831" w:rsidP="005B2A1D">
            <w:pPr>
              <w:jc w:val="both"/>
              <w:rPr>
                <w:rFonts w:ascii="Times New Roman" w:hAnsi="Times New Roman"/>
                <w:szCs w:val="28"/>
              </w:rPr>
            </w:pPr>
            <w:r w:rsidRPr="00365D26">
              <w:rPr>
                <w:rFonts w:ascii="Times New Roman" w:hAnsi="Times New Roman"/>
                <w:szCs w:val="28"/>
              </w:rPr>
              <w:t>Sách địa lý, lịch sử, sinh học ( VB khoa học ) trên sách báo khi cần giới thiệu, thuyết minh về một sự vật, hiện tượng nào đó trong cuộc sống.</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VB: Động phong nha, thông tin về ngày trái đất năm 2000.</w:t>
            </w:r>
          </w:p>
          <w:p w:rsidR="00BA4831" w:rsidRPr="00365D26" w:rsidRDefault="00BA4831" w:rsidP="005B2A1D">
            <w:pPr>
              <w:jc w:val="both"/>
              <w:rPr>
                <w:rFonts w:ascii="Times New Roman" w:hAnsi="Times New Roman"/>
                <w:i/>
                <w:szCs w:val="28"/>
              </w:rPr>
            </w:pPr>
            <w:r w:rsidRPr="00365D26">
              <w:rPr>
                <w:rFonts w:ascii="Times New Roman" w:hAnsi="Times New Roman"/>
                <w:i/>
                <w:szCs w:val="28"/>
              </w:rPr>
              <w:t>2. Đặc điểm chung của văn bản thuyết minh</w:t>
            </w:r>
          </w:p>
          <w:p w:rsidR="00BA4831" w:rsidRPr="00365D26" w:rsidRDefault="00BA4831" w:rsidP="005B2A1D">
            <w:pPr>
              <w:jc w:val="both"/>
              <w:rPr>
                <w:rFonts w:ascii="Times New Roman" w:hAnsi="Times New Roman"/>
                <w:szCs w:val="28"/>
              </w:rPr>
            </w:pPr>
            <w:r w:rsidRPr="00365D26">
              <w:rPr>
                <w:rFonts w:ascii="Times New Roman" w:hAnsi="Times New Roman"/>
                <w:szCs w:val="28"/>
              </w:rPr>
              <w:t>So sánh với các văn bản đã học:</w:t>
            </w:r>
          </w:p>
          <w:p w:rsidR="00BA4831" w:rsidRPr="00365D26" w:rsidRDefault="00BA4831" w:rsidP="005B2A1D">
            <w:pPr>
              <w:jc w:val="both"/>
              <w:rPr>
                <w:rFonts w:ascii="Times New Roman" w:hAnsi="Times New Roman"/>
                <w:szCs w:val="28"/>
              </w:rPr>
            </w:pPr>
            <w:r w:rsidRPr="00365D26">
              <w:rPr>
                <w:rFonts w:ascii="Times New Roman" w:hAnsi="Times New Roman"/>
                <w:szCs w:val="28"/>
              </w:rPr>
              <w:t>-Văn bản miêu tả phải có cảnh sắc, con người và cảm xúc.</w:t>
            </w:r>
          </w:p>
          <w:p w:rsidR="00BA4831" w:rsidRPr="00365D26" w:rsidRDefault="00BA4831" w:rsidP="005B2A1D">
            <w:pPr>
              <w:jc w:val="both"/>
              <w:rPr>
                <w:rFonts w:ascii="Times New Roman" w:hAnsi="Times New Roman"/>
                <w:szCs w:val="28"/>
              </w:rPr>
            </w:pPr>
            <w:r w:rsidRPr="00365D26">
              <w:rPr>
                <w:rFonts w:ascii="Times New Roman" w:hAnsi="Times New Roman"/>
                <w:szCs w:val="28"/>
              </w:rPr>
              <w:t>- Văn nghị luận phải có luận điểm, luận chứng, luận cứ.</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Đặc điểm: Nhằm cung cấp tri thức về các hiện tượng và sự vật trong tự nhiên, xã hội mang tính khách quan xác thực và thực dụng.</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 xml:space="preserve">+ Cây dừa từ thân, lá, nước ... đều có </w:t>
            </w:r>
            <w:r w:rsidRPr="00365D26">
              <w:rPr>
                <w:rFonts w:ascii="Times New Roman" w:hAnsi="Times New Roman"/>
                <w:szCs w:val="28"/>
              </w:rPr>
              <w:lastRenderedPageBreak/>
              <w:t>ích con người nên nó gắn bó với cuộc sống của người dân.</w:t>
            </w:r>
          </w:p>
          <w:p w:rsidR="00BA4831" w:rsidRPr="00365D26" w:rsidRDefault="00BA4831" w:rsidP="005B2A1D">
            <w:pPr>
              <w:jc w:val="both"/>
              <w:rPr>
                <w:rFonts w:ascii="Times New Roman" w:hAnsi="Times New Roman"/>
                <w:szCs w:val="28"/>
              </w:rPr>
            </w:pPr>
            <w:r w:rsidRPr="00365D26">
              <w:rPr>
                <w:rFonts w:ascii="Times New Roman" w:hAnsi="Times New Roman"/>
                <w:szCs w:val="28"/>
              </w:rPr>
              <w:t>+ Lá cây có chất diệp lục nên  lá có màu xanh lục.</w:t>
            </w:r>
          </w:p>
          <w:p w:rsidR="00BA4831" w:rsidRPr="00365D26" w:rsidRDefault="00BA4831" w:rsidP="005B2A1D">
            <w:pPr>
              <w:jc w:val="both"/>
              <w:rPr>
                <w:rFonts w:ascii="Times New Roman" w:hAnsi="Times New Roman"/>
                <w:szCs w:val="28"/>
              </w:rPr>
            </w:pPr>
            <w:r w:rsidRPr="00365D26">
              <w:rPr>
                <w:rFonts w:ascii="Times New Roman" w:hAnsi="Times New Roman"/>
                <w:szCs w:val="28"/>
              </w:rPr>
              <w:t>+ Huế là một tác phẩm có cảnh sắc hài hoà, có nhiều công trình kiến trúc nổi tiếng, có nhiều vườn hoa cây cảnh ... trở thành trung tâm văn hoá lớn của nước ta.</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 Dùng phương thức trình bày, giới thiệu, giải thích để thuyết minh các đặc điểm tiêu biểu của đối tượng.</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r w:rsidRPr="00365D26">
              <w:rPr>
                <w:rFonts w:ascii="Times New Roman" w:hAnsi="Times New Roman"/>
                <w:szCs w:val="28"/>
              </w:rPr>
              <w:t>Ngôn ngữ chính xác, rõ ràng, cô đọng, chặt chẽ và hấp dẫn.</w:t>
            </w: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Pr="00365D26" w:rsidRDefault="00BA4831" w:rsidP="005B2A1D">
            <w:pPr>
              <w:jc w:val="both"/>
              <w:rPr>
                <w:rFonts w:ascii="Times New Roman" w:hAnsi="Times New Roman"/>
                <w:szCs w:val="28"/>
              </w:rPr>
            </w:pPr>
          </w:p>
          <w:p w:rsidR="00BA4831" w:rsidRDefault="00BA4831" w:rsidP="005B2A1D">
            <w:pPr>
              <w:jc w:val="both"/>
              <w:rPr>
                <w:rFonts w:ascii="Times New Roman" w:hAnsi="Times New Roman"/>
                <w:szCs w:val="28"/>
              </w:rPr>
            </w:pPr>
            <w:r w:rsidRPr="00365D26">
              <w:rPr>
                <w:rFonts w:ascii="Times New Roman" w:hAnsi="Times New Roman"/>
                <w:szCs w:val="28"/>
              </w:rPr>
              <w:t>* Ghi nhớ: SGK.</w:t>
            </w: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Default="00567793" w:rsidP="005B2A1D">
            <w:pPr>
              <w:jc w:val="both"/>
              <w:rPr>
                <w:rFonts w:ascii="Times New Roman" w:hAnsi="Times New Roman"/>
                <w:szCs w:val="28"/>
              </w:rPr>
            </w:pPr>
          </w:p>
          <w:p w:rsidR="00567793" w:rsidRPr="00365D26" w:rsidRDefault="00567793" w:rsidP="00567793">
            <w:pPr>
              <w:jc w:val="both"/>
              <w:rPr>
                <w:rFonts w:ascii="Times New Roman" w:hAnsi="Times New Roman"/>
                <w:i/>
                <w:szCs w:val="28"/>
              </w:rPr>
            </w:pPr>
            <w:r w:rsidRPr="00365D26">
              <w:rPr>
                <w:rFonts w:ascii="Times New Roman" w:hAnsi="Times New Roman"/>
                <w:b/>
                <w:bCs/>
                <w:i/>
                <w:szCs w:val="28"/>
                <w:u w:val="single"/>
              </w:rPr>
              <w:t>I</w:t>
            </w:r>
            <w:r>
              <w:rPr>
                <w:rFonts w:ascii="Times New Roman" w:hAnsi="Times New Roman"/>
                <w:b/>
                <w:bCs/>
                <w:i/>
                <w:szCs w:val="28"/>
                <w:u w:val="single"/>
              </w:rPr>
              <w:t>I</w:t>
            </w:r>
            <w:r w:rsidRPr="00365D26">
              <w:rPr>
                <w:rFonts w:ascii="Times New Roman" w:hAnsi="Times New Roman"/>
                <w:b/>
                <w:bCs/>
                <w:i/>
                <w:szCs w:val="28"/>
                <w:u w:val="single"/>
              </w:rPr>
              <w:t>. Tìm hiểu các phương  pháp thuyết minh</w:t>
            </w:r>
            <w:r w:rsidRPr="00365D26">
              <w:rPr>
                <w:rFonts w:ascii="Times New Roman" w:hAnsi="Times New Roman"/>
                <w:i/>
                <w:szCs w:val="28"/>
              </w:rPr>
              <w:t>.</w:t>
            </w:r>
          </w:p>
          <w:p w:rsidR="00567793" w:rsidRPr="00365D26" w:rsidRDefault="00567793" w:rsidP="00567793">
            <w:pPr>
              <w:jc w:val="both"/>
              <w:rPr>
                <w:rFonts w:ascii="Times New Roman" w:hAnsi="Times New Roman"/>
                <w:b/>
                <w:bCs/>
                <w:i/>
                <w:iCs/>
                <w:szCs w:val="28"/>
                <w:u w:val="single"/>
              </w:rPr>
            </w:pPr>
            <w:r w:rsidRPr="00365D26">
              <w:rPr>
                <w:rFonts w:ascii="Times New Roman" w:hAnsi="Times New Roman"/>
                <w:b/>
                <w:bCs/>
                <w:i/>
                <w:iCs/>
                <w:szCs w:val="28"/>
                <w:u w:val="single"/>
              </w:rPr>
              <w:t>1. Quan sát học tập, tích luỹ tri thức để  làm bài văn thuyết minh.</w:t>
            </w:r>
          </w:p>
          <w:p w:rsidR="00567793" w:rsidRPr="00365D26" w:rsidRDefault="00567793" w:rsidP="00567793">
            <w:pPr>
              <w:jc w:val="both"/>
              <w:rPr>
                <w:rFonts w:ascii="Times New Roman" w:hAnsi="Times New Roman"/>
                <w:szCs w:val="28"/>
              </w:rPr>
            </w:pPr>
            <w:r w:rsidRPr="00365D26">
              <w:rPr>
                <w:rFonts w:ascii="Times New Roman" w:hAnsi="Times New Roman"/>
                <w:szCs w:val="28"/>
              </w:rPr>
              <w:t>-  Các tri thức về: sự vật cây dừa.</w:t>
            </w:r>
          </w:p>
          <w:p w:rsidR="00567793" w:rsidRPr="00365D26" w:rsidRDefault="00567793" w:rsidP="00567793">
            <w:pPr>
              <w:jc w:val="both"/>
              <w:rPr>
                <w:rFonts w:ascii="Times New Roman" w:hAnsi="Times New Roman"/>
                <w:szCs w:val="28"/>
              </w:rPr>
            </w:pPr>
            <w:r w:rsidRPr="00365D26">
              <w:rPr>
                <w:rFonts w:ascii="Times New Roman" w:hAnsi="Times New Roman"/>
                <w:szCs w:val="28"/>
              </w:rPr>
              <w:t>- Các tri thức về khoa học:</w:t>
            </w:r>
          </w:p>
          <w:p w:rsidR="00567793" w:rsidRPr="00365D26" w:rsidRDefault="00567793" w:rsidP="00567793">
            <w:pPr>
              <w:jc w:val="both"/>
              <w:rPr>
                <w:rFonts w:ascii="Times New Roman" w:hAnsi="Times New Roman"/>
                <w:szCs w:val="28"/>
              </w:rPr>
            </w:pPr>
            <w:r w:rsidRPr="00365D26">
              <w:rPr>
                <w:rFonts w:ascii="Times New Roman" w:hAnsi="Times New Roman"/>
                <w:szCs w:val="28"/>
              </w:rPr>
              <w:t>Lá cây, con giun đất</w:t>
            </w:r>
          </w:p>
          <w:p w:rsidR="00567793" w:rsidRPr="00365D26" w:rsidRDefault="00567793" w:rsidP="00567793">
            <w:pPr>
              <w:jc w:val="both"/>
              <w:rPr>
                <w:rFonts w:ascii="Times New Roman" w:hAnsi="Times New Roman"/>
                <w:szCs w:val="28"/>
              </w:rPr>
            </w:pPr>
            <w:r w:rsidRPr="00365D26">
              <w:rPr>
                <w:rFonts w:ascii="Times New Roman" w:hAnsi="Times New Roman"/>
                <w:szCs w:val="28"/>
              </w:rPr>
              <w:t>Các tri thức về lịch sử.</w:t>
            </w:r>
          </w:p>
          <w:p w:rsidR="00567793" w:rsidRPr="00365D26" w:rsidRDefault="00567793" w:rsidP="00567793">
            <w:pPr>
              <w:jc w:val="both"/>
              <w:rPr>
                <w:rFonts w:ascii="Times New Roman" w:hAnsi="Times New Roman"/>
                <w:szCs w:val="28"/>
              </w:rPr>
            </w:pPr>
          </w:p>
          <w:p w:rsidR="00567793" w:rsidRPr="00365D26" w:rsidRDefault="00567793" w:rsidP="00567793">
            <w:pPr>
              <w:spacing w:line="480" w:lineRule="auto"/>
              <w:jc w:val="both"/>
              <w:rPr>
                <w:rFonts w:ascii="Times New Roman" w:hAnsi="Times New Roman"/>
                <w:szCs w:val="28"/>
              </w:rPr>
            </w:pPr>
            <w:r w:rsidRPr="00365D26">
              <w:rPr>
                <w:rFonts w:ascii="Times New Roman" w:hAnsi="Times New Roman"/>
                <w:szCs w:val="28"/>
              </w:rPr>
              <w:t>* Cần chuẩn bị:</w:t>
            </w:r>
          </w:p>
          <w:p w:rsidR="00567793" w:rsidRPr="00365D26" w:rsidRDefault="00567793" w:rsidP="00567793">
            <w:pPr>
              <w:jc w:val="both"/>
              <w:rPr>
                <w:rFonts w:ascii="Times New Roman" w:hAnsi="Times New Roman"/>
                <w:szCs w:val="28"/>
              </w:rPr>
            </w:pPr>
            <w:r w:rsidRPr="00365D26">
              <w:rPr>
                <w:rFonts w:ascii="Times New Roman" w:hAnsi="Times New Roman"/>
                <w:szCs w:val="28"/>
              </w:rPr>
              <w:t>+ Quan sát tìm hiểu đối tượng về màu sắc hình dáng, kích thước, đặc điểm, t/c.</w:t>
            </w:r>
          </w:p>
          <w:p w:rsidR="00567793" w:rsidRPr="00365D26" w:rsidRDefault="00567793" w:rsidP="00567793">
            <w:pPr>
              <w:jc w:val="both"/>
              <w:rPr>
                <w:rFonts w:ascii="Times New Roman" w:hAnsi="Times New Roman"/>
                <w:szCs w:val="28"/>
              </w:rPr>
            </w:pPr>
            <w:r w:rsidRPr="00365D26">
              <w:rPr>
                <w:rFonts w:ascii="Times New Roman" w:hAnsi="Times New Roman"/>
                <w:szCs w:val="28"/>
              </w:rPr>
              <w:lastRenderedPageBreak/>
              <w:t>+ Học tập: Tìm hiểu đối tượng trong sách báo, tài liệu, từ điển.</w:t>
            </w:r>
          </w:p>
          <w:p w:rsidR="00567793" w:rsidRPr="00365D26" w:rsidRDefault="00567793" w:rsidP="00567793">
            <w:pPr>
              <w:jc w:val="both"/>
              <w:rPr>
                <w:rFonts w:ascii="Times New Roman" w:hAnsi="Times New Roman"/>
                <w:szCs w:val="28"/>
              </w:rPr>
            </w:pPr>
            <w:r w:rsidRPr="00365D26">
              <w:rPr>
                <w:rFonts w:ascii="Times New Roman" w:hAnsi="Times New Roman"/>
                <w:szCs w:val="28"/>
              </w:rPr>
              <w:t>+ Tham quan: Tìm hiểu đối tượng bằng cách trực tiếp ghi nhớ thông qua các giác quan các ấn  tượng.</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b/>
                <w:szCs w:val="28"/>
              </w:rPr>
              <w:t>Tích luỹ tri thức</w:t>
            </w:r>
            <w:r w:rsidRPr="00365D26">
              <w:rPr>
                <w:rFonts w:ascii="Times New Roman" w:hAnsi="Times New Roman"/>
                <w:szCs w:val="28"/>
              </w:rPr>
              <w:t>: Viết văn bản thuyết minh phải có ý thức tích luỹ và sử dụng những mảng trí thức tương ứng với các đối tượng cần thuyết minh chứ không phải đưa tất cả những hiểu biết của mình vào 1 bài văn.</w:t>
            </w:r>
          </w:p>
          <w:p w:rsidR="00567793" w:rsidRPr="00365D26" w:rsidRDefault="00567793" w:rsidP="00567793">
            <w:pPr>
              <w:jc w:val="both"/>
              <w:rPr>
                <w:rFonts w:ascii="Times New Roman" w:hAnsi="Times New Roman"/>
                <w:szCs w:val="28"/>
              </w:rPr>
            </w:pPr>
            <w:r w:rsidRPr="00365D26">
              <w:rPr>
                <w:rFonts w:ascii="Times New Roman" w:hAnsi="Times New Roman"/>
                <w:szCs w:val="28"/>
              </w:rPr>
              <w:t>- Học tập và chọn lọc.</w:t>
            </w:r>
          </w:p>
          <w:p w:rsidR="00567793" w:rsidRPr="00365D26" w:rsidRDefault="00567793" w:rsidP="00567793">
            <w:pPr>
              <w:jc w:val="both"/>
              <w:rPr>
                <w:rFonts w:ascii="Times New Roman" w:hAnsi="Times New Roman"/>
                <w:szCs w:val="28"/>
              </w:rPr>
            </w:pPr>
            <w:r w:rsidRPr="00365D26">
              <w:rPr>
                <w:rFonts w:ascii="Times New Roman" w:hAnsi="Times New Roman"/>
                <w:szCs w:val="28"/>
              </w:rPr>
              <w:t>- Học tập và nghiên cứu.</w:t>
            </w:r>
          </w:p>
          <w:p w:rsidR="00567793" w:rsidRPr="00365D26" w:rsidRDefault="00567793" w:rsidP="00567793">
            <w:pPr>
              <w:jc w:val="both"/>
              <w:rPr>
                <w:rFonts w:ascii="Times New Roman" w:hAnsi="Times New Roman"/>
                <w:szCs w:val="28"/>
              </w:rPr>
            </w:pPr>
            <w:r w:rsidRPr="00365D26">
              <w:rPr>
                <w:rFonts w:ascii="Times New Roman" w:hAnsi="Times New Roman"/>
                <w:szCs w:val="28"/>
              </w:rPr>
              <w:t>- Quan sát đối tượng: Nhớ ghi tóm tắt.</w:t>
            </w:r>
          </w:p>
          <w:p w:rsidR="00567793" w:rsidRPr="00365D26" w:rsidRDefault="00567793" w:rsidP="00567793">
            <w:pPr>
              <w:jc w:val="both"/>
              <w:rPr>
                <w:rFonts w:ascii="Times New Roman" w:hAnsi="Times New Roman"/>
                <w:szCs w:val="28"/>
              </w:rPr>
            </w:pPr>
            <w:r w:rsidRPr="00365D26">
              <w:rPr>
                <w:rFonts w:ascii="Times New Roman" w:hAnsi="Times New Roman"/>
                <w:szCs w:val="28"/>
              </w:rPr>
              <w:t>- Phân tích, chọn lọc, phân loại.</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b/>
                <w:bCs/>
                <w:szCs w:val="28"/>
              </w:rPr>
              <w:t>* ý 1</w:t>
            </w:r>
            <w:r w:rsidRPr="00365D26">
              <w:rPr>
                <w:rFonts w:ascii="Times New Roman" w:hAnsi="Times New Roman"/>
                <w:szCs w:val="28"/>
              </w:rPr>
              <w:t>: ghi nhớ</w:t>
            </w:r>
          </w:p>
          <w:p w:rsidR="00567793" w:rsidRPr="00365D26" w:rsidRDefault="00567793" w:rsidP="00567793">
            <w:pPr>
              <w:jc w:val="both"/>
              <w:rPr>
                <w:rFonts w:ascii="Times New Roman" w:hAnsi="Times New Roman"/>
                <w:b/>
                <w:bCs/>
                <w:i/>
                <w:szCs w:val="28"/>
                <w:u w:val="single"/>
              </w:rPr>
            </w:pPr>
            <w:r w:rsidRPr="00365D26">
              <w:rPr>
                <w:rFonts w:ascii="Times New Roman" w:hAnsi="Times New Roman"/>
                <w:b/>
                <w:bCs/>
                <w:i/>
                <w:szCs w:val="28"/>
                <w:u w:val="single"/>
              </w:rPr>
              <w:t>2. phương pháp thuyết minh.</w:t>
            </w:r>
          </w:p>
          <w:p w:rsidR="00567793" w:rsidRPr="00365D26" w:rsidRDefault="00567793" w:rsidP="00567793">
            <w:pPr>
              <w:jc w:val="both"/>
              <w:rPr>
                <w:rFonts w:ascii="Times New Roman" w:hAnsi="Times New Roman"/>
                <w:szCs w:val="28"/>
              </w:rPr>
            </w:pPr>
            <w:r w:rsidRPr="00365D26">
              <w:rPr>
                <w:rFonts w:ascii="Times New Roman" w:hAnsi="Times New Roman"/>
                <w:i/>
                <w:iCs/>
                <w:szCs w:val="28"/>
              </w:rPr>
              <w:t>a. Phương pháo nêu định nghĩa, giải thích</w:t>
            </w:r>
            <w:r w:rsidRPr="00365D26">
              <w:rPr>
                <w:rFonts w:ascii="Times New Roman" w:hAnsi="Times New Roman"/>
                <w:szCs w:val="28"/>
              </w:rPr>
              <w:t>.</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szCs w:val="28"/>
              </w:rPr>
              <w:t>Từ “ Là ” biểu thị sự phán đoán</w:t>
            </w:r>
          </w:p>
          <w:p w:rsidR="00567793" w:rsidRPr="00365D26" w:rsidRDefault="00567793" w:rsidP="00567793">
            <w:pPr>
              <w:jc w:val="both"/>
              <w:rPr>
                <w:rFonts w:ascii="Times New Roman" w:hAnsi="Times New Roman"/>
                <w:szCs w:val="28"/>
              </w:rPr>
            </w:pPr>
            <w:r w:rsidRPr="00365D26">
              <w:rPr>
                <w:rFonts w:ascii="Times New Roman" w:hAnsi="Times New Roman"/>
                <w:szCs w:val="28"/>
              </w:rPr>
              <w:t>Quy sự vật vào loại của nó và chỉ ra đặc điểm công dụng riêng ( Huế là 1 trong những ... Nông văn Vân là tù trưởng )</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szCs w:val="28"/>
              </w:rPr>
              <w:t>- Vai trò, đặc điểm câu văn định nghĩa, giải thích: Phần lớn ở vị trí đầu bài, đầu đoạn giữ vai trò giới thiệu cho người đọc thấy được nét chung chủ yếu của đối tượng là gì trước khi thuyết minh cụ thể từng phương diện.</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bCs/>
                <w:i/>
                <w:iCs/>
                <w:szCs w:val="28"/>
                <w:u w:val="single"/>
              </w:rPr>
            </w:pPr>
            <w:r w:rsidRPr="00365D26">
              <w:rPr>
                <w:rFonts w:ascii="Times New Roman" w:hAnsi="Times New Roman"/>
                <w:b/>
                <w:bCs/>
                <w:i/>
                <w:iCs/>
                <w:szCs w:val="28"/>
                <w:u w:val="single"/>
              </w:rPr>
              <w:t>b. Phương pháp liệt kê:</w:t>
            </w:r>
          </w:p>
          <w:p w:rsidR="00567793" w:rsidRPr="00365D26" w:rsidRDefault="00567793" w:rsidP="00567793">
            <w:pPr>
              <w:jc w:val="both"/>
              <w:rPr>
                <w:rFonts w:ascii="Times New Roman" w:hAnsi="Times New Roman"/>
                <w:szCs w:val="28"/>
              </w:rPr>
            </w:pPr>
            <w:r w:rsidRPr="00365D26">
              <w:rPr>
                <w:rFonts w:ascii="Times New Roman" w:hAnsi="Times New Roman"/>
                <w:szCs w:val="28"/>
              </w:rPr>
              <w:t>Cách làm: kể ra lần lượt các đặc điểm của sự việc theo 1 trật tự nào đó.</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szCs w:val="28"/>
              </w:rPr>
            </w:pPr>
            <w:r w:rsidRPr="00365D26">
              <w:rPr>
                <w:rFonts w:ascii="Times New Roman" w:hAnsi="Times New Roman"/>
                <w:szCs w:val="28"/>
              </w:rPr>
              <w:t>Vai trò: giúp người đọc hiểu sâu sắc toàn diện và có ấn tượng về nội dung được thuyết minh.</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bCs/>
                <w:i/>
                <w:iCs/>
                <w:szCs w:val="28"/>
                <w:u w:val="single"/>
                <w:lang w:val="nl-NL"/>
              </w:rPr>
            </w:pPr>
            <w:r w:rsidRPr="00365D26">
              <w:rPr>
                <w:rFonts w:ascii="Times New Roman" w:hAnsi="Times New Roman"/>
                <w:b/>
                <w:bCs/>
                <w:i/>
                <w:iCs/>
                <w:szCs w:val="28"/>
                <w:u w:val="single"/>
                <w:lang w:val="nl-NL"/>
              </w:rPr>
              <w:t>c. Phương pháp nêu ví dụ:</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 xml:space="preserve">Tác dụng: Làm cho ví dụ trừu tượng </w:t>
            </w:r>
            <w:r w:rsidRPr="00365D26">
              <w:rPr>
                <w:rFonts w:ascii="Times New Roman" w:hAnsi="Times New Roman"/>
                <w:szCs w:val="28"/>
                <w:lang w:val="nl-NL"/>
              </w:rPr>
              <w:lastRenderedPageBreak/>
              <w:t>trở nên dễ hiểu, dễ nắm bắt và có sức thuyết phục , vd cũng còn làm cho người đọc dễ liên hệ với thực tế, cho người đọc dễ liên hệ với thực tế, cho nên cảm nhận vấn đề sâu sắc hơn.</w:t>
            </w:r>
          </w:p>
          <w:p w:rsidR="00567793" w:rsidRPr="00365D26" w:rsidRDefault="00567793" w:rsidP="00567793">
            <w:pPr>
              <w:jc w:val="both"/>
              <w:rPr>
                <w:rFonts w:ascii="Times New Roman" w:hAnsi="Times New Roman"/>
                <w:szCs w:val="28"/>
                <w:lang w:val="nl-NL"/>
              </w:rPr>
            </w:pPr>
          </w:p>
          <w:p w:rsidR="00567793" w:rsidRPr="00365D26" w:rsidRDefault="00567793" w:rsidP="00567793">
            <w:pPr>
              <w:jc w:val="both"/>
              <w:rPr>
                <w:rFonts w:ascii="Times New Roman" w:hAnsi="Times New Roman"/>
                <w:b/>
                <w:bCs/>
                <w:i/>
                <w:iCs/>
                <w:szCs w:val="28"/>
                <w:u w:val="single"/>
                <w:lang w:val="nl-NL"/>
              </w:rPr>
            </w:pPr>
            <w:r w:rsidRPr="00365D26">
              <w:rPr>
                <w:rFonts w:ascii="Times New Roman" w:hAnsi="Times New Roman"/>
                <w:b/>
                <w:bCs/>
                <w:i/>
                <w:iCs/>
                <w:szCs w:val="28"/>
                <w:u w:val="single"/>
                <w:lang w:val="nl-NL"/>
              </w:rPr>
              <w:t xml:space="preserve">d. Phương pháp dùng số liệu: </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Các số liệu:</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Tác dụng: nếu không có các số liệu ấy thì người đọc có thể chưa tin vào nội dung thuyết minh cho rằng người suy diễn.</w:t>
            </w:r>
          </w:p>
          <w:p w:rsidR="00567793" w:rsidRPr="00365D26" w:rsidRDefault="00567793" w:rsidP="00567793">
            <w:pPr>
              <w:jc w:val="both"/>
              <w:rPr>
                <w:rFonts w:ascii="Times New Roman" w:hAnsi="Times New Roman"/>
                <w:szCs w:val="28"/>
                <w:lang w:val="nl-NL"/>
              </w:rPr>
            </w:pPr>
          </w:p>
          <w:p w:rsidR="00567793" w:rsidRPr="00365D26" w:rsidRDefault="00567793" w:rsidP="00567793">
            <w:pPr>
              <w:jc w:val="both"/>
              <w:rPr>
                <w:rFonts w:ascii="Times New Roman" w:hAnsi="Times New Roman"/>
                <w:b/>
                <w:bCs/>
                <w:i/>
                <w:iCs/>
                <w:szCs w:val="28"/>
                <w:u w:val="single"/>
              </w:rPr>
            </w:pPr>
            <w:r w:rsidRPr="00365D26">
              <w:rPr>
                <w:rFonts w:ascii="Times New Roman" w:hAnsi="Times New Roman"/>
                <w:b/>
                <w:bCs/>
                <w:i/>
                <w:iCs/>
                <w:szCs w:val="28"/>
                <w:u w:val="single"/>
              </w:rPr>
              <w:t>e. Phương pháp so sánh:</w:t>
            </w:r>
          </w:p>
          <w:p w:rsidR="00567793" w:rsidRPr="00365D26" w:rsidRDefault="00567793" w:rsidP="00567793">
            <w:pPr>
              <w:jc w:val="both"/>
              <w:rPr>
                <w:rFonts w:ascii="Times New Roman" w:hAnsi="Times New Roman"/>
                <w:szCs w:val="28"/>
              </w:rPr>
            </w:pPr>
            <w:r w:rsidRPr="00365D26">
              <w:rPr>
                <w:rFonts w:ascii="Times New Roman" w:hAnsi="Times New Roman"/>
                <w:szCs w:val="28"/>
              </w:rPr>
              <w:t>So sánh nguy hại của thuốc lá còn nặng hơn AIDS, đáng sợ của thuốc lá so với cái đáng sợ của tằm ăn lá dâu ... những so sánh này nói lên tác hại sâu xa tiềm ẩn của thuốc lá dưới cái bề ngoài “vô hại” của nó.</w:t>
            </w:r>
          </w:p>
          <w:p w:rsidR="00567793" w:rsidRPr="00365D26" w:rsidRDefault="00567793" w:rsidP="00567793">
            <w:pPr>
              <w:jc w:val="both"/>
              <w:rPr>
                <w:rFonts w:ascii="Times New Roman" w:hAnsi="Times New Roman"/>
                <w:szCs w:val="28"/>
              </w:rPr>
            </w:pPr>
            <w:r w:rsidRPr="00365D26">
              <w:rPr>
                <w:rFonts w:ascii="Times New Roman" w:hAnsi="Times New Roman"/>
                <w:szCs w:val="28"/>
              </w:rPr>
              <w:t>Cách làm so sánh hai đối tượng cùng loại hay khác loại nhằm làm nổi bật các đặc điểm tc của đối tượng cần được thuyết minh.</w:t>
            </w:r>
          </w:p>
          <w:p w:rsidR="00567793" w:rsidRPr="00365D26" w:rsidRDefault="00567793" w:rsidP="00567793">
            <w:pPr>
              <w:jc w:val="both"/>
              <w:rPr>
                <w:rFonts w:ascii="Times New Roman" w:hAnsi="Times New Roman"/>
                <w:szCs w:val="28"/>
              </w:rPr>
            </w:pPr>
          </w:p>
          <w:p w:rsidR="00567793" w:rsidRPr="00365D26" w:rsidRDefault="00567793" w:rsidP="00567793">
            <w:pPr>
              <w:jc w:val="both"/>
              <w:rPr>
                <w:rFonts w:ascii="Times New Roman" w:hAnsi="Times New Roman"/>
                <w:b/>
                <w:bCs/>
                <w:i/>
                <w:iCs/>
                <w:szCs w:val="28"/>
                <w:u w:val="single"/>
              </w:rPr>
            </w:pPr>
            <w:r w:rsidRPr="00365D26">
              <w:rPr>
                <w:rFonts w:ascii="Times New Roman" w:hAnsi="Times New Roman"/>
                <w:b/>
                <w:bCs/>
                <w:i/>
                <w:iCs/>
                <w:szCs w:val="28"/>
                <w:u w:val="single"/>
              </w:rPr>
              <w:t>g. Phương pháp phân loại, phân tích:</w:t>
            </w:r>
          </w:p>
          <w:p w:rsidR="00567793" w:rsidRPr="00365D26" w:rsidRDefault="00567793" w:rsidP="00567793">
            <w:pPr>
              <w:jc w:val="both"/>
              <w:rPr>
                <w:rFonts w:ascii="Times New Roman" w:hAnsi="Times New Roman"/>
                <w:szCs w:val="28"/>
              </w:rPr>
            </w:pPr>
            <w:r w:rsidRPr="00365D26">
              <w:rPr>
                <w:rFonts w:ascii="Times New Roman" w:hAnsi="Times New Roman"/>
                <w:szCs w:val="28"/>
              </w:rPr>
              <w:t>Huế là sự kết hợp hài hoà ...</w:t>
            </w:r>
          </w:p>
          <w:p w:rsidR="00567793" w:rsidRPr="00365D26" w:rsidRDefault="00567793" w:rsidP="00567793">
            <w:pPr>
              <w:jc w:val="both"/>
              <w:rPr>
                <w:rFonts w:ascii="Times New Roman" w:hAnsi="Times New Roman"/>
                <w:szCs w:val="28"/>
              </w:rPr>
            </w:pPr>
            <w:r w:rsidRPr="00365D26">
              <w:rPr>
                <w:rFonts w:ascii="Times New Roman" w:hAnsi="Times New Roman"/>
                <w:szCs w:val="28"/>
              </w:rPr>
              <w:t>Huế đẹp với cảnh sắc sông núi....</w:t>
            </w:r>
          </w:p>
          <w:p w:rsidR="00567793" w:rsidRPr="00365D26" w:rsidRDefault="00567793" w:rsidP="00567793">
            <w:pPr>
              <w:jc w:val="both"/>
              <w:rPr>
                <w:rFonts w:ascii="Times New Roman" w:hAnsi="Times New Roman"/>
                <w:szCs w:val="28"/>
              </w:rPr>
            </w:pPr>
            <w:r w:rsidRPr="00365D26">
              <w:rPr>
                <w:rFonts w:ascii="Times New Roman" w:hAnsi="Times New Roman"/>
                <w:szCs w:val="28"/>
              </w:rPr>
              <w:t>Huế còn có những công trình kiến trúc ....</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Huế còn được yêu bởi ....</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Huế còn nổi tiếng với những ...</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Cách làm chia đối tượng ra thành từng mặt từng khía cạnh, từng vấn đề ... để lần lượt thuyết minh.</w:t>
            </w:r>
          </w:p>
          <w:p w:rsidR="00567793" w:rsidRPr="00365D26" w:rsidRDefault="00567793" w:rsidP="00567793">
            <w:pPr>
              <w:jc w:val="both"/>
              <w:rPr>
                <w:rFonts w:ascii="Times New Roman" w:hAnsi="Times New Roman"/>
                <w:szCs w:val="28"/>
                <w:lang w:val="nl-NL"/>
              </w:rPr>
            </w:pPr>
            <w:r w:rsidRPr="00365D26">
              <w:rPr>
                <w:rFonts w:ascii="Times New Roman" w:hAnsi="Times New Roman"/>
                <w:b/>
                <w:bCs/>
                <w:i/>
                <w:szCs w:val="28"/>
                <w:u w:val="single"/>
                <w:lang w:val="nl-NL"/>
              </w:rPr>
              <w:t>2. Ghi nhớ</w:t>
            </w:r>
            <w:r w:rsidRPr="00365D26">
              <w:rPr>
                <w:rFonts w:ascii="Times New Roman" w:hAnsi="Times New Roman"/>
                <w:szCs w:val="28"/>
                <w:lang w:val="nl-NL"/>
              </w:rPr>
              <w:t>: ( sgk )</w:t>
            </w:r>
          </w:p>
          <w:p w:rsidR="00567793" w:rsidRPr="00365D26" w:rsidRDefault="00567793" w:rsidP="005B2A1D">
            <w:pPr>
              <w:jc w:val="both"/>
              <w:rPr>
                <w:rFonts w:ascii="Times New Roman" w:hAnsi="Times New Roman"/>
                <w:szCs w:val="28"/>
              </w:rPr>
            </w:pPr>
          </w:p>
        </w:tc>
      </w:tr>
    </w:tbl>
    <w:p w:rsidR="00BA4831" w:rsidRPr="00365D26" w:rsidRDefault="00BA4831" w:rsidP="00BA4831">
      <w:pPr>
        <w:rPr>
          <w:rFonts w:ascii="Times New Roman" w:hAnsi="Times New Roman"/>
          <w:sz w:val="2"/>
        </w:rPr>
      </w:pPr>
    </w:p>
    <w:p w:rsidR="00BA4831" w:rsidRPr="00365D26" w:rsidRDefault="00BA4831" w:rsidP="00BA4831">
      <w:pPr>
        <w:tabs>
          <w:tab w:val="left" w:pos="60"/>
        </w:tabs>
        <w:jc w:val="both"/>
        <w:rPr>
          <w:rFonts w:ascii="Times New Roman" w:hAnsi="Times New Roman"/>
          <w:b/>
          <w:szCs w:val="28"/>
        </w:rPr>
      </w:pPr>
    </w:p>
    <w:p w:rsidR="00BA4831" w:rsidRPr="00365D26" w:rsidRDefault="00BA4831" w:rsidP="00BA4831">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w:t>
      </w:r>
      <w:r>
        <w:rPr>
          <w:rFonts w:ascii="Times New Roman" w:hAnsi="Times New Roman"/>
          <w:b/>
          <w:szCs w:val="28"/>
        </w:rPr>
        <w:t>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BA4831" w:rsidRPr="00365D26" w:rsidRDefault="00BA4831" w:rsidP="00BA4831">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những kiến thức vừa học vào cỏc dạng bài tập, luyện kĩ năng viết và và phân tích văn bản thuyết minh.</w:t>
      </w:r>
    </w:p>
    <w:p w:rsidR="00BA4831" w:rsidRPr="00365D26" w:rsidRDefault="00BA4831" w:rsidP="00BA4831">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thuyết trỡnh</w:t>
      </w:r>
    </w:p>
    <w:p w:rsidR="00BA4831" w:rsidRPr="00365D26" w:rsidRDefault="00BA4831" w:rsidP="00BA4831">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p>
    <w:p w:rsidR="00BA4831" w:rsidRPr="00365D26" w:rsidRDefault="00BA4831" w:rsidP="00BA4831">
      <w:pPr>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20 phút</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78"/>
        <w:gridCol w:w="1800"/>
        <w:gridCol w:w="4140"/>
      </w:tblGrid>
      <w:tr w:rsidR="00BA4831" w:rsidRPr="00365D26" w:rsidTr="005B2A1D">
        <w:tc>
          <w:tcPr>
            <w:tcW w:w="3978" w:type="dxa"/>
          </w:tcPr>
          <w:p w:rsidR="00BA4831" w:rsidRPr="00365D26" w:rsidRDefault="00BA4831" w:rsidP="005B2A1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800" w:type="dxa"/>
          </w:tcPr>
          <w:p w:rsidR="00BA4831" w:rsidRPr="00365D26" w:rsidRDefault="00BA4831" w:rsidP="005B2A1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140" w:type="dxa"/>
          </w:tcPr>
          <w:p w:rsidR="00BA4831" w:rsidRPr="00365D26" w:rsidRDefault="00BA4831" w:rsidP="005B2A1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BA4831" w:rsidRPr="00365D26" w:rsidTr="005B2A1D">
        <w:tc>
          <w:tcPr>
            <w:tcW w:w="3978" w:type="dxa"/>
          </w:tcPr>
          <w:p w:rsidR="00BA4831" w:rsidRPr="00365D26" w:rsidRDefault="00BA4831" w:rsidP="005B2A1D">
            <w:pPr>
              <w:jc w:val="both"/>
              <w:rPr>
                <w:rFonts w:ascii="Times New Roman" w:hAnsi="Times New Roman"/>
                <w:szCs w:val="28"/>
                <w:lang w:val="nl-NL"/>
              </w:rPr>
            </w:pPr>
            <w:r w:rsidRPr="00365D26">
              <w:rPr>
                <w:rFonts w:ascii="Times New Roman" w:hAnsi="Times New Roman"/>
                <w:szCs w:val="28"/>
                <w:lang w:val="nl-NL"/>
              </w:rPr>
              <w:t>- GV nêu yêu cầu bài tập 1.</w:t>
            </w: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szCs w:val="28"/>
                <w:lang w:val="nl-NL"/>
              </w:rPr>
            </w:pPr>
          </w:p>
          <w:p w:rsidR="00BA4831" w:rsidRPr="00365D26" w:rsidRDefault="00BA4831" w:rsidP="005B2A1D">
            <w:pPr>
              <w:jc w:val="both"/>
              <w:rPr>
                <w:rFonts w:ascii="Times New Roman" w:hAnsi="Times New Roman"/>
                <w:b/>
                <w:i/>
                <w:szCs w:val="28"/>
                <w:lang w:val="nl-NL"/>
              </w:rPr>
            </w:pPr>
          </w:p>
          <w:p w:rsidR="00BA4831" w:rsidRPr="00365D26" w:rsidRDefault="00BA4831" w:rsidP="005B2A1D">
            <w:pPr>
              <w:rPr>
                <w:rFonts w:ascii="Times New Roman" w:hAnsi="Times New Roman"/>
              </w:rPr>
            </w:pPr>
            <w:r w:rsidRPr="00365D26">
              <w:rPr>
                <w:rFonts w:ascii="Times New Roman" w:hAnsi="Times New Roman"/>
                <w:b/>
                <w:i/>
                <w:szCs w:val="28"/>
              </w:rPr>
              <w:t>? Yêu cầu của bài tập?</w:t>
            </w:r>
          </w:p>
        </w:tc>
        <w:tc>
          <w:tcPr>
            <w:tcW w:w="1800" w:type="dxa"/>
          </w:tcPr>
          <w:p w:rsidR="00BA4831" w:rsidRPr="00365D26" w:rsidRDefault="00BA4831" w:rsidP="005B2A1D">
            <w:pPr>
              <w:rPr>
                <w:rFonts w:ascii="Times New Roman" w:hAnsi="Times New Roman"/>
                <w:szCs w:val="28"/>
              </w:rPr>
            </w:pPr>
            <w:r w:rsidRPr="00365D26">
              <w:rPr>
                <w:rFonts w:ascii="Times New Roman" w:hAnsi="Times New Roman"/>
                <w:szCs w:val="28"/>
              </w:rPr>
              <w:t>- HS đọc</w:t>
            </w: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p>
          <w:p w:rsidR="00BA4831" w:rsidRPr="00365D26" w:rsidRDefault="00BA4831" w:rsidP="005B2A1D">
            <w:pPr>
              <w:rPr>
                <w:rFonts w:ascii="Times New Roman" w:hAnsi="Times New Roman"/>
                <w:szCs w:val="28"/>
              </w:rPr>
            </w:pPr>
            <w:r w:rsidRPr="00365D26">
              <w:rPr>
                <w:rFonts w:ascii="Times New Roman" w:hAnsi="Times New Roman"/>
                <w:szCs w:val="28"/>
              </w:rPr>
              <w:t>- Thảo luận đại diện trình bày ý kiến.</w:t>
            </w:r>
          </w:p>
          <w:p w:rsidR="00BA4831" w:rsidRPr="00365D26" w:rsidRDefault="00BA4831" w:rsidP="005B2A1D">
            <w:pPr>
              <w:rPr>
                <w:rFonts w:ascii="Times New Roman" w:hAnsi="Times New Roman"/>
              </w:rPr>
            </w:pPr>
            <w:r w:rsidRPr="00365D26">
              <w:rPr>
                <w:rFonts w:ascii="Times New Roman" w:hAnsi="Times New Roman"/>
                <w:szCs w:val="28"/>
              </w:rPr>
              <w:t>- Ghi ý đúng.</w:t>
            </w:r>
          </w:p>
        </w:tc>
        <w:tc>
          <w:tcPr>
            <w:tcW w:w="4140" w:type="dxa"/>
          </w:tcPr>
          <w:p w:rsidR="00BA4831" w:rsidRPr="00365D26" w:rsidRDefault="00BA4831" w:rsidP="005B2A1D">
            <w:pPr>
              <w:jc w:val="both"/>
              <w:rPr>
                <w:rFonts w:ascii="Times New Roman" w:hAnsi="Times New Roman"/>
                <w:b/>
                <w:bCs/>
                <w:i/>
                <w:szCs w:val="28"/>
                <w:u w:val="single"/>
              </w:rPr>
            </w:pPr>
            <w:r w:rsidRPr="00365D26">
              <w:rPr>
                <w:rFonts w:ascii="Times New Roman" w:hAnsi="Times New Roman"/>
                <w:b/>
                <w:bCs/>
                <w:i/>
                <w:szCs w:val="28"/>
                <w:u w:val="single"/>
              </w:rPr>
              <w:t>III. Luyện tập</w:t>
            </w:r>
          </w:p>
          <w:p w:rsidR="00BA4831" w:rsidRPr="00365D26" w:rsidRDefault="00BA4831" w:rsidP="005B2A1D">
            <w:pPr>
              <w:jc w:val="both"/>
              <w:rPr>
                <w:rFonts w:ascii="Times New Roman" w:hAnsi="Times New Roman"/>
                <w:i/>
                <w:szCs w:val="28"/>
              </w:rPr>
            </w:pPr>
            <w:r w:rsidRPr="00365D26">
              <w:rPr>
                <w:rFonts w:ascii="Times New Roman" w:hAnsi="Times New Roman"/>
                <w:b/>
                <w:bCs/>
                <w:i/>
                <w:szCs w:val="28"/>
                <w:u w:val="single"/>
              </w:rPr>
              <w:t>1. Bài tập 1</w:t>
            </w:r>
          </w:p>
          <w:p w:rsidR="00BA4831" w:rsidRPr="00365D26" w:rsidRDefault="00BA4831" w:rsidP="005B2A1D">
            <w:pPr>
              <w:jc w:val="both"/>
              <w:rPr>
                <w:rFonts w:ascii="Times New Roman" w:hAnsi="Times New Roman"/>
                <w:szCs w:val="28"/>
              </w:rPr>
            </w:pPr>
            <w:r w:rsidRPr="00365D26">
              <w:rPr>
                <w:rFonts w:ascii="Times New Roman" w:hAnsi="Times New Roman"/>
                <w:b/>
                <w:szCs w:val="28"/>
              </w:rPr>
              <w:t>* Văn bản a:</w:t>
            </w:r>
            <w:r w:rsidRPr="00365D26">
              <w:rPr>
                <w:rFonts w:ascii="Times New Roman" w:hAnsi="Times New Roman"/>
                <w:szCs w:val="28"/>
              </w:rPr>
              <w:t xml:space="preserve"> Thuyết minh về khởi nghĩa Nông văn Vân </w:t>
            </w:r>
          </w:p>
          <w:p w:rsidR="00BA4831" w:rsidRPr="00365D26" w:rsidRDefault="00BA4831" w:rsidP="005B2A1D">
            <w:pPr>
              <w:jc w:val="both"/>
              <w:rPr>
                <w:rFonts w:ascii="Times New Roman" w:hAnsi="Times New Roman"/>
                <w:szCs w:val="28"/>
              </w:rPr>
            </w:pPr>
            <w:r w:rsidRPr="00365D26">
              <w:rPr>
                <w:rFonts w:ascii="Times New Roman" w:hAnsi="Times New Roman"/>
                <w:szCs w:val="28"/>
              </w:rPr>
              <w:t xml:space="preserve">( cung cấp kiến thức lịch sử ) </w:t>
            </w:r>
          </w:p>
          <w:p w:rsidR="00BA4831" w:rsidRPr="00365D26" w:rsidRDefault="00BA4831" w:rsidP="005B2A1D">
            <w:pPr>
              <w:jc w:val="both"/>
              <w:rPr>
                <w:rFonts w:ascii="Times New Roman" w:hAnsi="Times New Roman"/>
                <w:szCs w:val="28"/>
              </w:rPr>
            </w:pPr>
            <w:r w:rsidRPr="00365D26">
              <w:rPr>
                <w:rFonts w:ascii="Times New Roman" w:hAnsi="Times New Roman"/>
                <w:b/>
                <w:szCs w:val="28"/>
              </w:rPr>
              <w:t xml:space="preserve">* Văn bản </w:t>
            </w:r>
            <w:r w:rsidRPr="00365D26">
              <w:rPr>
                <w:rFonts w:ascii="Times New Roman" w:hAnsi="Times New Roman"/>
                <w:szCs w:val="28"/>
              </w:rPr>
              <w:t xml:space="preserve"> thuyết minh về con giun đất ( cung cấp kiến thức sinh vật )</w:t>
            </w:r>
          </w:p>
          <w:p w:rsidR="00BA4831" w:rsidRPr="00365D26" w:rsidRDefault="00BA4831" w:rsidP="005B2A1D">
            <w:pPr>
              <w:jc w:val="both"/>
              <w:rPr>
                <w:rFonts w:ascii="Times New Roman" w:hAnsi="Times New Roman"/>
                <w:szCs w:val="28"/>
              </w:rPr>
            </w:pPr>
            <w:r w:rsidRPr="00365D26">
              <w:rPr>
                <w:rFonts w:ascii="Times New Roman" w:hAnsi="Times New Roman"/>
                <w:szCs w:val="28"/>
              </w:rPr>
              <w:t>2. Bài tập 2:</w:t>
            </w:r>
          </w:p>
          <w:p w:rsidR="00BA4831" w:rsidRDefault="00BA4831" w:rsidP="005B2A1D">
            <w:pPr>
              <w:rPr>
                <w:rFonts w:ascii="Times New Roman" w:hAnsi="Times New Roman"/>
                <w:szCs w:val="28"/>
              </w:rPr>
            </w:pPr>
            <w:r w:rsidRPr="00365D26">
              <w:rPr>
                <w:rFonts w:ascii="Times New Roman" w:hAnsi="Times New Roman"/>
                <w:szCs w:val="28"/>
              </w:rPr>
              <w:t>Văn bản thông tin về trái đất năm 2000 là văn bản nghị luận đề xuất một hành động tích cực bảo vệ môi trường, nhưng đã sử dụng yếu tố thuyết minh để nói rõ tác dụng của bao bì lông, làm cho đề nghị có sức thuyết phục cao – yếu tố thuyết minh trong văn nghị luận.</w:t>
            </w:r>
          </w:p>
          <w:p w:rsidR="00567793" w:rsidRPr="00365D26" w:rsidRDefault="00567793" w:rsidP="00567793">
            <w:pPr>
              <w:jc w:val="both"/>
              <w:rPr>
                <w:rFonts w:ascii="Times New Roman" w:hAnsi="Times New Roman"/>
                <w:szCs w:val="28"/>
              </w:rPr>
            </w:pPr>
            <w:r>
              <w:rPr>
                <w:rFonts w:ascii="Times New Roman" w:hAnsi="Times New Roman"/>
                <w:b/>
                <w:bCs/>
                <w:szCs w:val="28"/>
                <w:u w:val="single"/>
              </w:rPr>
              <w:t>Bài 2</w:t>
            </w:r>
            <w:r w:rsidRPr="00365D26">
              <w:rPr>
                <w:rFonts w:ascii="Times New Roman" w:hAnsi="Times New Roman"/>
                <w:szCs w:val="28"/>
              </w:rPr>
              <w:t xml:space="preserve">: Phạm vi tìm hiểu vd trong “ Ôn dịch thuốc lá ” </w:t>
            </w:r>
          </w:p>
          <w:p w:rsidR="00567793" w:rsidRPr="00365D26" w:rsidRDefault="00567793" w:rsidP="00567793">
            <w:pPr>
              <w:jc w:val="both"/>
              <w:rPr>
                <w:rFonts w:ascii="Times New Roman" w:hAnsi="Times New Roman"/>
                <w:szCs w:val="28"/>
              </w:rPr>
            </w:pPr>
            <w:r w:rsidRPr="00365D26">
              <w:rPr>
                <w:rFonts w:ascii="Times New Roman" w:hAnsi="Times New Roman"/>
                <w:szCs w:val="28"/>
              </w:rPr>
              <w:t>- Tác hại do thuốc lá gây ra đối với người hút.</w:t>
            </w:r>
          </w:p>
          <w:p w:rsidR="00567793" w:rsidRPr="00365D26" w:rsidRDefault="00567793" w:rsidP="00567793">
            <w:pPr>
              <w:jc w:val="both"/>
              <w:rPr>
                <w:rFonts w:ascii="Times New Roman" w:hAnsi="Times New Roman"/>
                <w:szCs w:val="28"/>
              </w:rPr>
            </w:pPr>
            <w:r w:rsidRPr="00365D26">
              <w:rPr>
                <w:rFonts w:ascii="Times New Roman" w:hAnsi="Times New Roman"/>
                <w:szCs w:val="28"/>
              </w:rPr>
              <w:t>- Tác hại của việc hút thuốc lá đối với người xung quanh.</w:t>
            </w:r>
          </w:p>
          <w:p w:rsidR="00567793" w:rsidRPr="00365D26" w:rsidRDefault="00567793" w:rsidP="00567793">
            <w:pPr>
              <w:jc w:val="both"/>
              <w:rPr>
                <w:rFonts w:ascii="Times New Roman" w:hAnsi="Times New Roman"/>
                <w:szCs w:val="28"/>
              </w:rPr>
            </w:pPr>
            <w:r w:rsidRPr="00365D26">
              <w:rPr>
                <w:rFonts w:ascii="Times New Roman" w:hAnsi="Times New Roman"/>
                <w:szCs w:val="28"/>
              </w:rPr>
              <w:t>- So sánh của việc hút thuốc lá ở Việt Nam với trên thế giới.</w:t>
            </w:r>
          </w:p>
          <w:p w:rsidR="00567793" w:rsidRPr="00365D26" w:rsidRDefault="00567793" w:rsidP="00567793">
            <w:pPr>
              <w:jc w:val="both"/>
              <w:rPr>
                <w:rFonts w:ascii="Times New Roman" w:hAnsi="Times New Roman"/>
                <w:szCs w:val="28"/>
              </w:rPr>
            </w:pPr>
            <w:r w:rsidRPr="00365D26">
              <w:rPr>
                <w:rFonts w:ascii="Times New Roman" w:hAnsi="Times New Roman"/>
                <w:szCs w:val="28"/>
              </w:rPr>
              <w:t>- Tình hình chống thuốc lá hiện nay  ....</w:t>
            </w:r>
            <w:r w:rsidRPr="00365D26">
              <w:rPr>
                <w:rFonts w:ascii="Times New Roman" w:hAnsi="Times New Roman"/>
                <w:szCs w:val="28"/>
              </w:rPr>
              <w:br/>
              <w:t>- Người viết phải huy động tối đa vốn kiến thức của 1 bác sĩ, một người quan sát xã hội.</w:t>
            </w:r>
          </w:p>
          <w:p w:rsidR="00567793" w:rsidRPr="00365D26" w:rsidRDefault="00567793" w:rsidP="00567793">
            <w:pPr>
              <w:jc w:val="both"/>
              <w:rPr>
                <w:rFonts w:ascii="Times New Roman" w:hAnsi="Times New Roman"/>
                <w:szCs w:val="28"/>
              </w:rPr>
            </w:pPr>
            <w:r>
              <w:rPr>
                <w:rFonts w:ascii="Times New Roman" w:hAnsi="Times New Roman"/>
                <w:b/>
                <w:bCs/>
                <w:szCs w:val="28"/>
                <w:u w:val="single"/>
              </w:rPr>
              <w:t>Bài 3</w:t>
            </w:r>
            <w:r w:rsidRPr="00365D26">
              <w:rPr>
                <w:rFonts w:ascii="Times New Roman" w:hAnsi="Times New Roman"/>
                <w:szCs w:val="28"/>
              </w:rPr>
              <w:t>: Các phương pháp được sử dụng trong bài</w:t>
            </w:r>
          </w:p>
          <w:p w:rsidR="00567793" w:rsidRPr="00365D26" w:rsidRDefault="00567793" w:rsidP="00567793">
            <w:pPr>
              <w:jc w:val="both"/>
              <w:rPr>
                <w:rFonts w:ascii="Times New Roman" w:hAnsi="Times New Roman"/>
                <w:szCs w:val="28"/>
              </w:rPr>
            </w:pPr>
            <w:r w:rsidRPr="00365D26">
              <w:rPr>
                <w:rFonts w:ascii="Times New Roman" w:hAnsi="Times New Roman"/>
                <w:szCs w:val="28"/>
              </w:rPr>
              <w:t>So sánh đối chiếu</w:t>
            </w:r>
          </w:p>
          <w:p w:rsidR="00567793" w:rsidRPr="00365D26" w:rsidRDefault="00567793" w:rsidP="00567793">
            <w:pPr>
              <w:jc w:val="both"/>
              <w:rPr>
                <w:rFonts w:ascii="Times New Roman" w:hAnsi="Times New Roman"/>
                <w:szCs w:val="28"/>
              </w:rPr>
            </w:pPr>
            <w:r w:rsidRPr="00365D26">
              <w:rPr>
                <w:rFonts w:ascii="Times New Roman" w:hAnsi="Times New Roman"/>
                <w:szCs w:val="28"/>
              </w:rPr>
              <w:t>Liệt kê.</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Nêu ví dụ.</w:t>
            </w:r>
          </w:p>
          <w:p w:rsidR="00567793" w:rsidRPr="00365D26" w:rsidRDefault="00567793" w:rsidP="00567793">
            <w:pPr>
              <w:jc w:val="both"/>
              <w:rPr>
                <w:rFonts w:ascii="Times New Roman" w:hAnsi="Times New Roman"/>
                <w:szCs w:val="28"/>
                <w:lang w:val="nl-NL"/>
              </w:rPr>
            </w:pPr>
            <w:r w:rsidRPr="00365D26">
              <w:rPr>
                <w:rFonts w:ascii="Times New Roman" w:hAnsi="Times New Roman"/>
                <w:szCs w:val="28"/>
                <w:lang w:val="nl-NL"/>
              </w:rPr>
              <w:t>Dùng số liệu.</w:t>
            </w:r>
          </w:p>
          <w:p w:rsidR="00567793" w:rsidRPr="00365D26" w:rsidRDefault="00567793" w:rsidP="00567793">
            <w:pPr>
              <w:rPr>
                <w:rFonts w:ascii="Times New Roman" w:hAnsi="Times New Roman"/>
                <w:szCs w:val="28"/>
              </w:rPr>
            </w:pPr>
            <w:r w:rsidRPr="00365D26">
              <w:rPr>
                <w:rFonts w:ascii="Times New Roman" w:hAnsi="Times New Roman"/>
                <w:szCs w:val="28"/>
              </w:rPr>
              <w:t>Phân loại, phân tích.</w:t>
            </w:r>
          </w:p>
          <w:p w:rsidR="00BA4831" w:rsidRPr="00365D26" w:rsidRDefault="00BA4831" w:rsidP="005B2A1D">
            <w:pPr>
              <w:rPr>
                <w:rFonts w:ascii="Times New Roman" w:hAnsi="Times New Roman"/>
              </w:rPr>
            </w:pPr>
          </w:p>
        </w:tc>
      </w:tr>
    </w:tbl>
    <w:p w:rsidR="00BA4831" w:rsidRPr="00365D26" w:rsidRDefault="00BA4831" w:rsidP="00BA4831">
      <w:pPr>
        <w:rPr>
          <w:rFonts w:ascii="Times New Roman" w:hAnsi="Times New Roman"/>
          <w:b/>
          <w:bCs/>
          <w:szCs w:val="28"/>
        </w:rPr>
      </w:pPr>
      <w:r>
        <w:rPr>
          <w:rFonts w:ascii="Times New Roman" w:hAnsi="Times New Roman"/>
          <w:b/>
          <w:bCs/>
          <w:szCs w:val="28"/>
        </w:rPr>
        <w:t>HOẠT ĐỘNG 4: CỦNG CỐ, VẬN DỤNG</w:t>
      </w:r>
    </w:p>
    <w:p w:rsidR="00BA4831" w:rsidRPr="00365D26" w:rsidRDefault="00BA4831" w:rsidP="00BA4831">
      <w:pPr>
        <w:rPr>
          <w:rFonts w:ascii="Times New Roman" w:hAnsi="Times New Roman"/>
          <w:b/>
          <w:bCs/>
          <w:szCs w:val="28"/>
        </w:rPr>
      </w:pPr>
      <w:r w:rsidRPr="00365D26">
        <w:rPr>
          <w:rFonts w:ascii="Times New Roman" w:hAnsi="Times New Roman"/>
          <w:b/>
          <w:bCs/>
          <w:szCs w:val="28"/>
        </w:rPr>
        <w:lastRenderedPageBreak/>
        <w:t>Củng cố bài học:</w:t>
      </w:r>
      <w:r w:rsidRPr="00365D26">
        <w:rPr>
          <w:rFonts w:ascii="Times New Roman" w:hAnsi="Times New Roman"/>
          <w:b/>
          <w:bCs/>
          <w:i/>
          <w:szCs w:val="28"/>
        </w:rPr>
        <w:t xml:space="preserve"> </w:t>
      </w:r>
      <w:r w:rsidRPr="00365D26">
        <w:rPr>
          <w:rFonts w:ascii="Times New Roman" w:hAnsi="Times New Roman"/>
          <w:bCs/>
          <w:szCs w:val="28"/>
        </w:rPr>
        <w:t>Gv tổng kết kiến thức</w:t>
      </w:r>
      <w:r w:rsidRPr="00365D26">
        <w:rPr>
          <w:rFonts w:ascii="Times New Roman" w:hAnsi="Times New Roman"/>
          <w:bCs/>
          <w:szCs w:val="28"/>
        </w:rPr>
        <w:br/>
      </w:r>
      <w:r w:rsidRPr="00365D26">
        <w:rPr>
          <w:rFonts w:ascii="Times New Roman" w:hAnsi="Times New Roman"/>
          <w:b/>
          <w:bCs/>
          <w:szCs w:val="28"/>
        </w:rPr>
        <w:t>Hoạt động tiếp nối:</w:t>
      </w:r>
    </w:p>
    <w:p w:rsidR="00BA4831" w:rsidRPr="00365D26" w:rsidRDefault="00BA4831" w:rsidP="00BA4831">
      <w:pPr>
        <w:rPr>
          <w:rFonts w:ascii="Times New Roman" w:hAnsi="Times New Roman"/>
          <w:szCs w:val="28"/>
        </w:rPr>
      </w:pPr>
      <w:r w:rsidRPr="00365D26">
        <w:rPr>
          <w:rFonts w:ascii="Times New Roman" w:hAnsi="Times New Roman"/>
          <w:b/>
          <w:bCs/>
          <w:i/>
          <w:szCs w:val="28"/>
        </w:rPr>
        <w:t xml:space="preserve">   </w:t>
      </w:r>
      <w:r w:rsidRPr="00365D26">
        <w:rPr>
          <w:rFonts w:ascii="Times New Roman" w:hAnsi="Times New Roman"/>
          <w:szCs w:val="28"/>
        </w:rPr>
        <w:t>Hướng dẫn học ở nhà</w:t>
      </w:r>
    </w:p>
    <w:p w:rsidR="00BA4831" w:rsidRPr="00365D26" w:rsidRDefault="00BA4831" w:rsidP="00BA4831">
      <w:pPr>
        <w:rPr>
          <w:rFonts w:ascii="Times New Roman" w:hAnsi="Times New Roman"/>
          <w:szCs w:val="28"/>
        </w:rPr>
      </w:pPr>
      <w:r w:rsidRPr="00365D26">
        <w:rPr>
          <w:rFonts w:ascii="Times New Roman" w:hAnsi="Times New Roman"/>
          <w:szCs w:val="28"/>
        </w:rPr>
        <w:tab/>
        <w:t>- Học ghi nhớ, làm bài tập còn lại.</w:t>
      </w:r>
    </w:p>
    <w:p w:rsidR="00BA4831" w:rsidRPr="00365D26" w:rsidRDefault="00BA4831" w:rsidP="00BA4831">
      <w:pPr>
        <w:rPr>
          <w:rFonts w:ascii="Times New Roman" w:hAnsi="Times New Roman"/>
          <w:szCs w:val="28"/>
        </w:rPr>
      </w:pPr>
    </w:p>
    <w:p w:rsidR="00BA4831" w:rsidRPr="00365D26" w:rsidRDefault="00BA4831" w:rsidP="00BA4831">
      <w:pPr>
        <w:jc w:val="center"/>
        <w:rPr>
          <w:rFonts w:ascii="Times New Roman" w:hAnsi="Times New Roman"/>
          <w:szCs w:val="28"/>
        </w:rPr>
      </w:pPr>
      <w:r w:rsidRPr="00365D26">
        <w:rPr>
          <w:rFonts w:ascii="Times New Roman" w:hAnsi="Times New Roman"/>
          <w:szCs w:val="28"/>
        </w:rPr>
        <w:t>* * * * * * * * *</w:t>
      </w:r>
    </w:p>
    <w:p w:rsidR="00BA4831" w:rsidRPr="00365D26" w:rsidRDefault="00BA4831" w:rsidP="00BA4831">
      <w:pPr>
        <w:rPr>
          <w:rFonts w:ascii="Times New Roman" w:hAnsi="Times New Roman"/>
          <w:b/>
          <w:i/>
          <w:szCs w:val="28"/>
        </w:rPr>
      </w:pPr>
    </w:p>
    <w:p w:rsidR="00BA4831" w:rsidRDefault="00BA4831" w:rsidP="00365D26">
      <w:pPr>
        <w:rPr>
          <w:rFonts w:ascii="Times New Roman" w:hAnsi="Times New Roman"/>
          <w:b/>
          <w:bCs/>
          <w:szCs w:val="28"/>
        </w:rPr>
      </w:pPr>
    </w:p>
    <w:p w:rsidR="00BA4831" w:rsidRDefault="00BA4831" w:rsidP="00365D26">
      <w:pPr>
        <w:rPr>
          <w:rFonts w:ascii="Times New Roman" w:hAnsi="Times New Roman"/>
          <w:b/>
          <w:bCs/>
          <w:szCs w:val="28"/>
        </w:rPr>
      </w:pPr>
    </w:p>
    <w:p w:rsidR="00BA4831" w:rsidRDefault="00BA4831" w:rsidP="00365D26">
      <w:pPr>
        <w:rPr>
          <w:rFonts w:ascii="Times New Roman" w:hAnsi="Times New Roman"/>
          <w:b/>
          <w:bCs/>
          <w:szCs w:val="28"/>
        </w:rPr>
      </w:pPr>
    </w:p>
    <w:p w:rsidR="00BA4831" w:rsidRDefault="00BA4831" w:rsidP="00365D26">
      <w:pPr>
        <w:rPr>
          <w:rFonts w:ascii="Times New Roman" w:hAnsi="Times New Roman"/>
          <w:b/>
          <w:bCs/>
          <w:szCs w:val="28"/>
        </w:rPr>
      </w:pPr>
    </w:p>
    <w:p w:rsidR="00BA4831" w:rsidRDefault="00BA4831" w:rsidP="00365D26">
      <w:pPr>
        <w:rPr>
          <w:rFonts w:ascii="Times New Roman" w:hAnsi="Times New Roman"/>
          <w:b/>
          <w:bCs/>
          <w:szCs w:val="28"/>
        </w:rPr>
      </w:pPr>
    </w:p>
    <w:p w:rsidR="00BA4831" w:rsidRDefault="00BA4831" w:rsidP="00365D26">
      <w:pPr>
        <w:rPr>
          <w:rFonts w:ascii="Times New Roman" w:hAnsi="Times New Roman"/>
          <w:b/>
          <w:bCs/>
          <w:szCs w:val="28"/>
        </w:rPr>
      </w:pPr>
    </w:p>
    <w:p w:rsidR="00365D26" w:rsidRPr="00DF5590" w:rsidRDefault="00567793" w:rsidP="00DF5590">
      <w:pPr>
        <w:pStyle w:val="NoSpacing"/>
        <w:rPr>
          <w:rFonts w:ascii="Times New Roman" w:hAnsi="Times New Roman"/>
          <w:b/>
        </w:rPr>
      </w:pPr>
      <w:r>
        <w:rPr>
          <w:rFonts w:ascii="Times New Roman" w:hAnsi="Times New Roman"/>
          <w:b/>
        </w:rPr>
        <w:t>Tiết 47-48</w:t>
      </w:r>
    </w:p>
    <w:p w:rsidR="00365D26" w:rsidRPr="00DF5590" w:rsidRDefault="00365D26" w:rsidP="00DF5590">
      <w:pPr>
        <w:pStyle w:val="NoSpacing"/>
        <w:rPr>
          <w:rFonts w:ascii="Times New Roman" w:eastAsiaTheme="majorEastAsia" w:hAnsi="Times New Roman"/>
          <w:b/>
          <w:i/>
          <w:iCs/>
        </w:rPr>
      </w:pPr>
      <w:r w:rsidRPr="00DF5590">
        <w:rPr>
          <w:rFonts w:ascii="Times New Roman" w:eastAsiaTheme="majorEastAsia" w:hAnsi="Times New Roman"/>
          <w:b/>
          <w:i/>
          <w:iCs/>
        </w:rPr>
        <w:t>Bài 13: Văn bản</w:t>
      </w:r>
    </w:p>
    <w:p w:rsidR="00365D26" w:rsidRPr="00365D26" w:rsidRDefault="00365D26" w:rsidP="00365D26">
      <w:pPr>
        <w:jc w:val="center"/>
        <w:rPr>
          <w:rFonts w:ascii="Times New Roman" w:hAnsi="Times New Roman"/>
          <w:b/>
          <w:bCs/>
          <w:sz w:val="44"/>
          <w:szCs w:val="44"/>
        </w:rPr>
      </w:pPr>
      <w:r w:rsidRPr="00365D26">
        <w:rPr>
          <w:rFonts w:ascii="Times New Roman" w:hAnsi="Times New Roman"/>
          <w:b/>
          <w:bCs/>
          <w:sz w:val="44"/>
          <w:szCs w:val="44"/>
        </w:rPr>
        <w:t>Bài toán dân số</w:t>
      </w:r>
    </w:p>
    <w:p w:rsidR="00365D26" w:rsidRPr="00365D26" w:rsidRDefault="00365D26" w:rsidP="00365D26">
      <w:pPr>
        <w:jc w:val="center"/>
        <w:rPr>
          <w:rFonts w:ascii="Times New Roman" w:hAnsi="Times New Roman"/>
          <w:b/>
          <w:bCs/>
          <w:sz w:val="40"/>
          <w:szCs w:val="44"/>
        </w:rPr>
      </w:pPr>
      <w:r w:rsidRPr="00365D26">
        <w:rPr>
          <w:rFonts w:ascii="Times New Roman" w:hAnsi="Times New Roman"/>
          <w:b/>
          <w:i/>
          <w:iCs/>
          <w:sz w:val="44"/>
          <w:szCs w:val="44"/>
        </w:rPr>
        <w:t xml:space="preserve"> </w:t>
      </w:r>
      <w:r w:rsidRPr="00365D26">
        <w:rPr>
          <w:rFonts w:ascii="Times New Roman" w:hAnsi="Times New Roman"/>
          <w:b/>
          <w:i/>
          <w:iCs/>
          <w:sz w:val="40"/>
          <w:szCs w:val="44"/>
        </w:rPr>
        <w:t>( Theo Thái An, Báo GD và Thời đại)</w:t>
      </w:r>
    </w:p>
    <w:p w:rsidR="00365D26" w:rsidRPr="00365D26" w:rsidRDefault="00365D26" w:rsidP="00DF5590">
      <w:pPr>
        <w:spacing w:before="60" w:after="60"/>
        <w:jc w:val="both"/>
        <w:rPr>
          <w:rFonts w:ascii="Times New Roman" w:hAnsi="Times New Roman"/>
          <w:b/>
          <w:szCs w:val="28"/>
          <w:lang w:val="nl-NL"/>
        </w:rPr>
      </w:pPr>
      <w:r w:rsidRPr="00365D26">
        <w:rPr>
          <w:rFonts w:ascii="Times New Roman" w:hAnsi="Times New Roman"/>
          <w:b/>
          <w:szCs w:val="28"/>
        </w:rPr>
        <w:t>I.</w:t>
      </w:r>
      <w:r w:rsidR="00DF5590">
        <w:rPr>
          <w:rFonts w:ascii="Times New Roman" w:hAnsi="Times New Roman"/>
          <w:b/>
          <w:szCs w:val="28"/>
        </w:rPr>
        <w:t xml:space="preserve"> </w:t>
      </w:r>
      <w:r w:rsidRPr="00365D26">
        <w:rPr>
          <w:rFonts w:ascii="Times New Roman" w:hAnsi="Times New Roman"/>
          <w:b/>
          <w:szCs w:val="28"/>
        </w:rPr>
        <w:t>Mục ti</w:t>
      </w:r>
      <w:r w:rsidR="00DF5590">
        <w:rPr>
          <w:rFonts w:ascii="Times New Roman" w:hAnsi="Times New Roman"/>
          <w:b/>
          <w:szCs w:val="28"/>
        </w:rPr>
        <w:t>ê</w:t>
      </w:r>
      <w:r w:rsidRPr="00365D26">
        <w:rPr>
          <w:rFonts w:ascii="Times New Roman" w:hAnsi="Times New Roman"/>
          <w:b/>
          <w:szCs w:val="28"/>
        </w:rPr>
        <w:t>u bài học:</w:t>
      </w:r>
    </w:p>
    <w:p w:rsidR="00365D26" w:rsidRPr="00365D26" w:rsidRDefault="00365D26" w:rsidP="00DF5590">
      <w:pPr>
        <w:spacing w:before="60" w:after="60"/>
        <w:jc w:val="both"/>
        <w:rPr>
          <w:rFonts w:ascii="Times New Roman" w:hAnsi="Times New Roman"/>
          <w:b/>
          <w:bCs/>
          <w:szCs w:val="28"/>
        </w:rPr>
      </w:pPr>
      <w:r w:rsidRPr="00365D26">
        <w:rPr>
          <w:rFonts w:ascii="Times New Roman" w:hAnsi="Times New Roman"/>
          <w:b/>
          <w:bCs/>
          <w:szCs w:val="28"/>
        </w:rPr>
        <w:t xml:space="preserve">  1. Về kiến thức</w:t>
      </w:r>
      <w:r w:rsidRPr="00365D26">
        <w:rPr>
          <w:rFonts w:ascii="Times New Roman" w:hAnsi="Times New Roman"/>
          <w:b/>
          <w:szCs w:val="28"/>
        </w:rPr>
        <w:t xml:space="preserve"> :</w:t>
      </w:r>
    </w:p>
    <w:p w:rsidR="00365D26" w:rsidRPr="00DF5590" w:rsidRDefault="00365D26" w:rsidP="00DF5590">
      <w:pPr>
        <w:spacing w:before="60" w:after="60"/>
        <w:ind w:firstLine="567"/>
        <w:jc w:val="both"/>
        <w:rPr>
          <w:rFonts w:ascii="Times New Roman" w:hAnsi="Times New Roman"/>
          <w:spacing w:val="-6"/>
          <w:szCs w:val="28"/>
        </w:rPr>
      </w:pPr>
      <w:r w:rsidRPr="00DF5590">
        <w:rPr>
          <w:rFonts w:ascii="Times New Roman" w:hAnsi="Times New Roman"/>
          <w:spacing w:val="-6"/>
          <w:szCs w:val="28"/>
        </w:rPr>
        <w:tab/>
        <w:t>- Đạt được mục đích và nội dung chính mà tác giả đặt ra qua văn bản là cần phải hạn chế sự gia tăng dân số, đó là con đường “ tồn tại hay không tồn tại ” của chính loài người.</w:t>
      </w:r>
    </w:p>
    <w:p w:rsidR="00365D26" w:rsidRPr="00365D26" w:rsidRDefault="00365D26" w:rsidP="00DF5590">
      <w:pPr>
        <w:spacing w:before="60" w:after="60"/>
        <w:ind w:firstLine="567"/>
        <w:jc w:val="both"/>
        <w:rPr>
          <w:rFonts w:ascii="Times New Roman" w:hAnsi="Times New Roman"/>
          <w:szCs w:val="28"/>
        </w:rPr>
      </w:pPr>
      <w:r w:rsidRPr="00365D26">
        <w:rPr>
          <w:rFonts w:ascii="Times New Roman" w:hAnsi="Times New Roman"/>
          <w:szCs w:val="28"/>
        </w:rPr>
        <w:tab/>
        <w:t>- Cần có cách viết nhẹ nhàng, kết hợp kể chuyện với lập luận trong việc thể hiện nội dung bài viết.</w:t>
      </w:r>
    </w:p>
    <w:p w:rsidR="00365D26" w:rsidRPr="00365D26" w:rsidRDefault="00365D26" w:rsidP="00DF5590">
      <w:pPr>
        <w:spacing w:before="60" w:after="60"/>
        <w:jc w:val="both"/>
        <w:rPr>
          <w:rFonts w:ascii="Times New Roman" w:hAnsi="Times New Roman"/>
          <w:b/>
          <w:bCs/>
          <w:szCs w:val="28"/>
        </w:rPr>
      </w:pPr>
      <w:r w:rsidRPr="00365D26">
        <w:rPr>
          <w:rFonts w:ascii="Times New Roman" w:hAnsi="Times New Roman"/>
          <w:b/>
          <w:bCs/>
          <w:i/>
          <w:szCs w:val="28"/>
        </w:rPr>
        <w:t xml:space="preserve">  </w:t>
      </w:r>
      <w:r w:rsidRPr="00365D26">
        <w:rPr>
          <w:rFonts w:ascii="Times New Roman" w:hAnsi="Times New Roman"/>
          <w:b/>
          <w:bCs/>
          <w:szCs w:val="28"/>
        </w:rPr>
        <w:t>2. Về kỹ năng:</w:t>
      </w:r>
    </w:p>
    <w:p w:rsidR="00365D26" w:rsidRPr="00365D26" w:rsidRDefault="00365D26" w:rsidP="00DF5590">
      <w:pPr>
        <w:spacing w:before="60" w:after="60"/>
        <w:ind w:firstLine="567"/>
        <w:jc w:val="both"/>
        <w:rPr>
          <w:rFonts w:ascii="Times New Roman" w:hAnsi="Times New Roman"/>
          <w:szCs w:val="28"/>
        </w:rPr>
      </w:pPr>
      <w:r w:rsidRPr="00365D26">
        <w:rPr>
          <w:rFonts w:ascii="Times New Roman" w:hAnsi="Times New Roman"/>
          <w:b/>
          <w:bCs/>
          <w:szCs w:val="28"/>
        </w:rPr>
        <w:t xml:space="preserve">- </w:t>
      </w:r>
      <w:r w:rsidRPr="00365D26">
        <w:rPr>
          <w:rFonts w:ascii="Times New Roman" w:hAnsi="Times New Roman"/>
          <w:bCs/>
          <w:szCs w:val="28"/>
        </w:rPr>
        <w:t>Biết r</w:t>
      </w:r>
      <w:r w:rsidRPr="00365D26">
        <w:rPr>
          <w:rFonts w:ascii="Times New Roman" w:hAnsi="Times New Roman"/>
          <w:szCs w:val="28"/>
        </w:rPr>
        <w:t>èn kỹ năng đọc và phân tích lập luận chứng minh - giải thích trong 1 văn bản nhật dụng.</w:t>
      </w:r>
    </w:p>
    <w:p w:rsidR="00365D26" w:rsidRPr="00365D26" w:rsidRDefault="00365D26" w:rsidP="00DF5590">
      <w:pPr>
        <w:spacing w:before="60" w:after="60"/>
        <w:jc w:val="both"/>
        <w:rPr>
          <w:rFonts w:ascii="Times New Roman" w:hAnsi="Times New Roman"/>
          <w:b/>
          <w:szCs w:val="28"/>
        </w:rPr>
      </w:pPr>
      <w:r w:rsidRPr="00365D26">
        <w:rPr>
          <w:rFonts w:ascii="Times New Roman" w:hAnsi="Times New Roman"/>
          <w:b/>
          <w:bCs/>
          <w:i/>
          <w:szCs w:val="28"/>
        </w:rPr>
        <w:t xml:space="preserve"> </w:t>
      </w:r>
      <w:r w:rsidRPr="00365D26">
        <w:rPr>
          <w:rFonts w:ascii="Times New Roman" w:hAnsi="Times New Roman"/>
          <w:b/>
          <w:bCs/>
          <w:szCs w:val="28"/>
        </w:rPr>
        <w:t>3. Về thái độ:</w:t>
      </w:r>
    </w:p>
    <w:p w:rsidR="00365D26" w:rsidRPr="00365D26" w:rsidRDefault="00365D26" w:rsidP="00DF5590">
      <w:pPr>
        <w:spacing w:before="60" w:after="60"/>
        <w:ind w:firstLine="567"/>
        <w:jc w:val="both"/>
        <w:rPr>
          <w:rFonts w:ascii="Times New Roman" w:hAnsi="Times New Roman"/>
          <w:szCs w:val="28"/>
        </w:rPr>
      </w:pPr>
      <w:r w:rsidRPr="00365D26">
        <w:rPr>
          <w:rFonts w:ascii="Times New Roman" w:hAnsi="Times New Roman"/>
          <w:i/>
          <w:szCs w:val="28"/>
        </w:rPr>
        <w:t>-</w:t>
      </w:r>
      <w:r w:rsidRPr="00365D26">
        <w:rPr>
          <w:rFonts w:ascii="Times New Roman" w:hAnsi="Times New Roman"/>
          <w:szCs w:val="28"/>
        </w:rPr>
        <w:t xml:space="preserve"> Phản đối việc sinh đẻ không có kế hoạch dẫn đến sự gia tăng dân số.</w:t>
      </w:r>
    </w:p>
    <w:p w:rsidR="00365D26" w:rsidRPr="00365D26" w:rsidRDefault="00DF5590" w:rsidP="00DF5590">
      <w:pPr>
        <w:spacing w:before="60" w:after="60"/>
        <w:jc w:val="both"/>
        <w:rPr>
          <w:rFonts w:ascii="Times New Roman" w:hAnsi="Times New Roman"/>
          <w:b/>
          <w:szCs w:val="28"/>
        </w:rPr>
      </w:pPr>
      <w:r>
        <w:rPr>
          <w:rFonts w:ascii="Times New Roman" w:hAnsi="Times New Roman"/>
          <w:b/>
          <w:szCs w:val="28"/>
        </w:rPr>
        <w:t>II.Chuẩn bị:</w:t>
      </w:r>
    </w:p>
    <w:p w:rsidR="00365D26" w:rsidRPr="00365D26" w:rsidRDefault="00365D26" w:rsidP="00DF5590">
      <w:pPr>
        <w:spacing w:before="60" w:after="60"/>
        <w:jc w:val="both"/>
        <w:rPr>
          <w:rFonts w:ascii="Times New Roman" w:hAnsi="Times New Roman"/>
          <w:szCs w:val="28"/>
        </w:rPr>
      </w:pPr>
      <w:r w:rsidRPr="00365D26">
        <w:rPr>
          <w:rFonts w:ascii="Times New Roman" w:hAnsi="Times New Roman"/>
          <w:b/>
          <w:szCs w:val="28"/>
        </w:rPr>
        <w:t xml:space="preserve">   1. Gi</w:t>
      </w:r>
      <w:r w:rsidR="00DF5590">
        <w:rPr>
          <w:rFonts w:ascii="Times New Roman" w:hAnsi="Times New Roman"/>
          <w:b/>
          <w:szCs w:val="28"/>
        </w:rPr>
        <w:t>áo</w:t>
      </w:r>
      <w:r w:rsidRPr="00365D26">
        <w:rPr>
          <w:rFonts w:ascii="Times New Roman" w:hAnsi="Times New Roman"/>
          <w:b/>
          <w:szCs w:val="28"/>
        </w:rPr>
        <w:t xml:space="preserve"> vi</w:t>
      </w:r>
      <w:r w:rsidR="00DF5590">
        <w:rPr>
          <w:rFonts w:ascii="Times New Roman" w:hAnsi="Times New Roman"/>
          <w:b/>
          <w:szCs w:val="28"/>
        </w:rPr>
        <w:t>ê</w:t>
      </w:r>
      <w:r w:rsidRPr="00365D26">
        <w:rPr>
          <w:rFonts w:ascii="Times New Roman" w:hAnsi="Times New Roman"/>
          <w:b/>
          <w:szCs w:val="28"/>
        </w:rPr>
        <w:t>n:</w:t>
      </w:r>
      <w:r w:rsidRPr="00365D26">
        <w:rPr>
          <w:rFonts w:ascii="Times New Roman" w:hAnsi="Times New Roman"/>
          <w:szCs w:val="28"/>
        </w:rPr>
        <w:t xml:space="preserve"> chuẩn bị nội dung lên lớp, tham khảo tài liệu.</w:t>
      </w:r>
    </w:p>
    <w:p w:rsidR="00365D26" w:rsidRPr="00365D26" w:rsidRDefault="00365D26" w:rsidP="00DF5590">
      <w:pPr>
        <w:spacing w:before="60" w:after="60"/>
        <w:jc w:val="both"/>
        <w:rPr>
          <w:rFonts w:ascii="Times New Roman" w:hAnsi="Times New Roman"/>
          <w:szCs w:val="28"/>
          <w:lang w:val="nl-NL"/>
        </w:rPr>
      </w:pPr>
      <w:r w:rsidRPr="00365D26">
        <w:rPr>
          <w:rFonts w:ascii="Times New Roman" w:hAnsi="Times New Roman"/>
          <w:szCs w:val="28"/>
        </w:rPr>
        <w:t xml:space="preserve">   </w:t>
      </w:r>
      <w:r w:rsidRPr="00365D26">
        <w:rPr>
          <w:rFonts w:ascii="Times New Roman" w:hAnsi="Times New Roman"/>
          <w:b/>
          <w:szCs w:val="28"/>
          <w:lang w:val="nl-NL"/>
        </w:rPr>
        <w:t>2. Học sinh:</w:t>
      </w:r>
      <w:r w:rsidRPr="00365D26">
        <w:rPr>
          <w:rFonts w:ascii="Times New Roman" w:hAnsi="Times New Roman"/>
          <w:szCs w:val="28"/>
          <w:lang w:val="nl-NL"/>
        </w:rPr>
        <w:t xml:space="preserve"> Đọc và trả lời các câu hỏi.</w:t>
      </w:r>
    </w:p>
    <w:p w:rsidR="00365D26" w:rsidRPr="00365D26" w:rsidRDefault="00365D26" w:rsidP="00DF5590">
      <w:pPr>
        <w:jc w:val="both"/>
        <w:rPr>
          <w:rFonts w:ascii="Times New Roman" w:hAnsi="Times New Roman"/>
          <w:szCs w:val="28"/>
        </w:rPr>
      </w:pPr>
      <w:r w:rsidRPr="00365D26">
        <w:rPr>
          <w:rFonts w:ascii="Times New Roman" w:hAnsi="Times New Roman"/>
          <w:b/>
          <w:szCs w:val="28"/>
          <w:lang w:val="nl-NL"/>
        </w:rPr>
        <w:t>III.</w:t>
      </w:r>
      <w:r w:rsidR="00DF5590">
        <w:rPr>
          <w:rFonts w:ascii="Times New Roman" w:hAnsi="Times New Roman"/>
          <w:b/>
          <w:szCs w:val="28"/>
          <w:lang w:val="nl-NL"/>
        </w:rPr>
        <w:t xml:space="preserve"> </w:t>
      </w:r>
      <w:r w:rsidRPr="00365D26">
        <w:rPr>
          <w:rFonts w:ascii="Times New Roman" w:hAnsi="Times New Roman"/>
          <w:b/>
          <w:szCs w:val="28"/>
          <w:lang w:val="nl-NL"/>
        </w:rPr>
        <w:t>Phương pháp dạy học:</w:t>
      </w:r>
      <w:r w:rsidRPr="00365D26">
        <w:rPr>
          <w:rFonts w:ascii="Times New Roman" w:hAnsi="Times New Roman"/>
          <w:szCs w:val="28"/>
          <w:lang w:val="nl-NL"/>
        </w:rPr>
        <w:t xml:space="preserve"> </w:t>
      </w:r>
      <w:r w:rsidRPr="00365D26">
        <w:rPr>
          <w:rFonts w:ascii="Times New Roman" w:hAnsi="Times New Roman"/>
          <w:szCs w:val="28"/>
        </w:rPr>
        <w:t>Đọc hiểu, vấn đ</w:t>
      </w:r>
      <w:r w:rsidR="00DF5590">
        <w:rPr>
          <w:rFonts w:ascii="Times New Roman" w:hAnsi="Times New Roman"/>
          <w:szCs w:val="28"/>
        </w:rPr>
        <w:t>á</w:t>
      </w:r>
      <w:r w:rsidRPr="00365D26">
        <w:rPr>
          <w:rFonts w:ascii="Times New Roman" w:hAnsi="Times New Roman"/>
          <w:szCs w:val="28"/>
        </w:rPr>
        <w:t>p, b</w:t>
      </w:r>
      <w:r w:rsidR="00DF5590">
        <w:rPr>
          <w:rFonts w:ascii="Times New Roman" w:hAnsi="Times New Roman"/>
          <w:szCs w:val="28"/>
        </w:rPr>
        <w:t>ì</w:t>
      </w:r>
      <w:r w:rsidRPr="00365D26">
        <w:rPr>
          <w:rFonts w:ascii="Times New Roman" w:hAnsi="Times New Roman"/>
          <w:szCs w:val="28"/>
        </w:rPr>
        <w:t>nh giảng, thảo luận</w:t>
      </w:r>
    </w:p>
    <w:p w:rsidR="00365D26" w:rsidRPr="00365D26" w:rsidRDefault="00365D26" w:rsidP="00DF5590">
      <w:pPr>
        <w:spacing w:before="60" w:after="60"/>
        <w:rPr>
          <w:rFonts w:ascii="Times New Roman" w:hAnsi="Times New Roman"/>
          <w:szCs w:val="28"/>
        </w:rPr>
      </w:pPr>
      <w:r w:rsidRPr="00365D26">
        <w:rPr>
          <w:rFonts w:ascii="Times New Roman" w:hAnsi="Times New Roman"/>
          <w:b/>
          <w:szCs w:val="28"/>
          <w:lang w:val="nl-NL"/>
        </w:rPr>
        <w:t>IV.Tiến trỡnh dạy học:</w:t>
      </w:r>
      <w:r w:rsidRPr="00365D26">
        <w:rPr>
          <w:rFonts w:ascii="Times New Roman" w:hAnsi="Times New Roman"/>
          <w:b/>
          <w:szCs w:val="28"/>
          <w:lang w:val="nl-NL"/>
        </w:rPr>
        <w:br/>
      </w:r>
      <w:r w:rsidR="00DF5590">
        <w:rPr>
          <w:rFonts w:ascii="Times New Roman" w:hAnsi="Times New Roman"/>
          <w:b/>
          <w:szCs w:val="28"/>
          <w:lang w:val="nl-NL"/>
        </w:rPr>
        <w:t>HOẠT ĐỘNG 1: KHỞI ĐỘNG</w:t>
      </w:r>
      <w:r w:rsidRPr="00365D26">
        <w:rPr>
          <w:rFonts w:ascii="Times New Roman" w:hAnsi="Times New Roman"/>
          <w:b/>
          <w:szCs w:val="28"/>
          <w:lang w:val="nl-NL"/>
        </w:rPr>
        <w:br/>
        <w:t xml:space="preserve">Kiểm tra bài cũ: </w:t>
      </w:r>
      <w:r w:rsidRPr="00365D26">
        <w:rPr>
          <w:rFonts w:ascii="Times New Roman" w:hAnsi="Times New Roman"/>
          <w:szCs w:val="28"/>
        </w:rPr>
        <w:t>? Trong bài Ôn dịch thuốc lá chúng ta đã nhận thức được vấn đề gì? Vấn đề có ý nghĩa như thế nào đối với mỗi chúng ta?</w:t>
      </w:r>
    </w:p>
    <w:p w:rsidR="00365D26" w:rsidRPr="00365D26" w:rsidRDefault="00365D26" w:rsidP="00DF5590">
      <w:pPr>
        <w:spacing w:before="60" w:after="60"/>
        <w:jc w:val="both"/>
        <w:rPr>
          <w:rFonts w:ascii="Times New Roman" w:hAnsi="Times New Roman"/>
          <w:b/>
          <w:szCs w:val="28"/>
          <w:lang w:val="nl-NL"/>
        </w:rPr>
      </w:pPr>
      <w:r w:rsidRPr="00365D26">
        <w:rPr>
          <w:rFonts w:ascii="Times New Roman" w:hAnsi="Times New Roman"/>
          <w:b/>
          <w:szCs w:val="28"/>
          <w:lang w:val="nl-NL"/>
        </w:rPr>
        <w:t>Giới thiệu và dạy bài học mới:</w:t>
      </w:r>
    </w:p>
    <w:p w:rsidR="00365D26" w:rsidRPr="00365D26" w:rsidRDefault="00365D26" w:rsidP="00DF5590">
      <w:pPr>
        <w:spacing w:before="60" w:after="60"/>
        <w:ind w:firstLine="567"/>
        <w:jc w:val="both"/>
        <w:rPr>
          <w:rFonts w:ascii="Times New Roman" w:hAnsi="Times New Roman"/>
          <w:szCs w:val="28"/>
        </w:rPr>
      </w:pPr>
      <w:r w:rsidRPr="00365D26">
        <w:rPr>
          <w:rFonts w:ascii="Times New Roman" w:hAnsi="Times New Roman"/>
          <w:b/>
          <w:bCs/>
          <w:szCs w:val="28"/>
          <w:lang w:val="nl-NL"/>
        </w:rPr>
        <w:tab/>
      </w:r>
      <w:r w:rsidRPr="00365D26">
        <w:rPr>
          <w:rFonts w:ascii="Times New Roman" w:hAnsi="Times New Roman"/>
          <w:szCs w:val="28"/>
        </w:rPr>
        <w:t>Đất không tự sinh ra mà con người thì cứ nhiều lên gấp bội. Chỉ tính đến năm 1995 dân số toàn thế giới là 5, 63 tỉ người. Vấn đề đặt ra là nếu không tự hạn chế sự gia tăng dân số thì con người sẽ tự làm hại chính mình. Để thấy được vấn đề này chúng ta cùng tìm hiểu văn bản Bài Toán dân số.</w:t>
      </w:r>
    </w:p>
    <w:p w:rsidR="00365D26" w:rsidRPr="00365D26" w:rsidRDefault="00365D26" w:rsidP="00DF5590">
      <w:pPr>
        <w:tabs>
          <w:tab w:val="left" w:pos="60"/>
        </w:tabs>
        <w:jc w:val="both"/>
        <w:rPr>
          <w:rFonts w:ascii="Times New Roman" w:hAnsi="Times New Roman"/>
          <w:b/>
          <w:szCs w:val="28"/>
        </w:rPr>
      </w:pPr>
      <w:r w:rsidRPr="00365D26">
        <w:rPr>
          <w:rFonts w:ascii="Times New Roman" w:hAnsi="Times New Roman"/>
          <w:b/>
          <w:szCs w:val="28"/>
        </w:rPr>
        <w:t xml:space="preserve">HOẠT ĐỘNG </w:t>
      </w:r>
      <w:r w:rsidR="00DF5590">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DF5590">
        <w:rPr>
          <w:rFonts w:ascii="Times New Roman" w:hAnsi="Times New Roman"/>
          <w:szCs w:val="28"/>
        </w:rPr>
        <w:t>ì</w:t>
      </w:r>
      <w:r w:rsidRPr="00365D26">
        <w:rPr>
          <w:rFonts w:ascii="Times New Roman" w:hAnsi="Times New Roman"/>
          <w:szCs w:val="28"/>
        </w:rPr>
        <w:t>m hiểu chung văn bản</w:t>
      </w:r>
    </w:p>
    <w:p w:rsidR="00365D26" w:rsidRPr="00365D26" w:rsidRDefault="00365D26" w:rsidP="00DF5590">
      <w:pPr>
        <w:tabs>
          <w:tab w:val="left" w:pos="60"/>
        </w:tabs>
        <w:jc w:val="both"/>
        <w:rPr>
          <w:rFonts w:ascii="Times New Roman" w:hAnsi="Times New Roman"/>
          <w:szCs w:val="28"/>
        </w:rPr>
      </w:pPr>
      <w:r w:rsidRPr="00365D26">
        <w:rPr>
          <w:rFonts w:ascii="Times New Roman" w:hAnsi="Times New Roman"/>
          <w:b/>
          <w:szCs w:val="28"/>
        </w:rPr>
        <w:t>+ Mục ti</w:t>
      </w:r>
      <w:r w:rsidR="00DF5590">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 xml:space="preserve">Học sinh nắm được những </w:t>
      </w:r>
      <w:r w:rsidR="00DF5590">
        <w:rPr>
          <w:rFonts w:ascii="Times New Roman" w:hAnsi="Times New Roman"/>
          <w:szCs w:val="28"/>
        </w:rPr>
        <w:t>nét tiêu</w:t>
      </w:r>
      <w:r w:rsidRPr="00365D26">
        <w:rPr>
          <w:rFonts w:ascii="Times New Roman" w:hAnsi="Times New Roman"/>
          <w:szCs w:val="28"/>
        </w:rPr>
        <w:t xml:space="preserve"> biểu về tỏc phẩm.</w:t>
      </w:r>
    </w:p>
    <w:p w:rsidR="00365D26" w:rsidRPr="00365D26" w:rsidRDefault="00365D26" w:rsidP="00DF5590">
      <w:pPr>
        <w:tabs>
          <w:tab w:val="left" w:pos="60"/>
        </w:tabs>
        <w:jc w:val="both"/>
        <w:rPr>
          <w:rFonts w:ascii="Times New Roman" w:hAnsi="Times New Roman"/>
          <w:szCs w:val="28"/>
        </w:rPr>
      </w:pPr>
      <w:r w:rsidRPr="00365D26">
        <w:rPr>
          <w:rFonts w:ascii="Times New Roman" w:hAnsi="Times New Roman"/>
          <w:b/>
          <w:szCs w:val="28"/>
        </w:rPr>
        <w:lastRenderedPageBreak/>
        <w:t xml:space="preserve">+ Phương pháp: </w:t>
      </w:r>
      <w:r w:rsidRPr="00365D26">
        <w:rPr>
          <w:rFonts w:ascii="Times New Roman" w:hAnsi="Times New Roman"/>
          <w:szCs w:val="28"/>
        </w:rPr>
        <w:t>Đọc hiểu, vấn đáp.</w:t>
      </w:r>
    </w:p>
    <w:p w:rsidR="00365D26" w:rsidRPr="00365D26" w:rsidRDefault="00365D26" w:rsidP="00DF5590">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DF5590">
        <w:rPr>
          <w:rFonts w:ascii="Times New Roman" w:hAnsi="Times New Roman"/>
          <w:szCs w:val="28"/>
        </w:rPr>
        <w:t>cá nhân</w:t>
      </w:r>
    </w:p>
    <w:p w:rsidR="00365D26" w:rsidRPr="00365D26" w:rsidRDefault="00365D26" w:rsidP="00DF5590">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7 ph</w:t>
      </w:r>
      <w:r w:rsidR="00DF5590">
        <w:rPr>
          <w:rFonts w:ascii="Times New Roman" w:hAnsi="Times New Roman"/>
          <w:szCs w:val="28"/>
        </w:rPr>
        <w:t>ú</w:t>
      </w:r>
      <w:r w:rsidRPr="00365D26">
        <w:rPr>
          <w:rFonts w:ascii="Times New Roman" w:hAnsi="Times New Roman"/>
          <w:szCs w:val="28"/>
        </w:rPr>
        <w:t>t</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2070"/>
        <w:gridCol w:w="4140"/>
      </w:tblGrid>
      <w:tr w:rsidR="00365D26" w:rsidRPr="00365D26" w:rsidTr="00DF5590">
        <w:tc>
          <w:tcPr>
            <w:tcW w:w="3888" w:type="dxa"/>
          </w:tcPr>
          <w:p w:rsidR="00365D26" w:rsidRPr="00365D26" w:rsidRDefault="00365D26" w:rsidP="00DF559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DF5590">
              <w:rPr>
                <w:rFonts w:ascii="Times New Roman" w:hAnsi="Times New Roman"/>
                <w:b/>
                <w:kern w:val="1"/>
                <w:szCs w:val="28"/>
              </w:rPr>
              <w:t>giáo viên</w:t>
            </w:r>
          </w:p>
        </w:tc>
        <w:tc>
          <w:tcPr>
            <w:tcW w:w="207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14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DF5590">
        <w:tc>
          <w:tcPr>
            <w:tcW w:w="3888" w:type="dxa"/>
          </w:tcPr>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nêu yêu cầu đọc.</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đọc 1 đoạn.</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nhận xét phần đọc của hs.</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kiểm tra việc nắm chú giải của hs chú ý thích 3,4.</w:t>
            </w:r>
          </w:p>
          <w:p w:rsidR="00365D26" w:rsidRPr="00365D26" w:rsidRDefault="00365D26" w:rsidP="00365D26">
            <w:pPr>
              <w:jc w:val="both"/>
              <w:rPr>
                <w:rFonts w:ascii="Times New Roman" w:hAnsi="Times New Roman"/>
                <w:szCs w:val="28"/>
              </w:rPr>
            </w:pPr>
            <w:r w:rsidRPr="00365D26">
              <w:rPr>
                <w:rFonts w:ascii="Times New Roman" w:hAnsi="Times New Roman"/>
                <w:szCs w:val="28"/>
              </w:rPr>
              <w:t>GV giải thích một số từ:</w:t>
            </w:r>
          </w:p>
          <w:p w:rsidR="00365D26" w:rsidRPr="00365D26" w:rsidRDefault="00365D26" w:rsidP="00365D26">
            <w:pPr>
              <w:jc w:val="both"/>
              <w:rPr>
                <w:rFonts w:ascii="Times New Roman" w:hAnsi="Times New Roman"/>
                <w:iCs/>
                <w:szCs w:val="28"/>
              </w:rPr>
            </w:pPr>
            <w:r w:rsidRPr="00365D26">
              <w:rPr>
                <w:rFonts w:ascii="Times New Roman" w:hAnsi="Times New Roman"/>
                <w:b/>
                <w:i/>
                <w:iCs/>
                <w:szCs w:val="28"/>
              </w:rPr>
              <w:t>- Chàng A đam và nàng Êva:</w:t>
            </w:r>
            <w:r w:rsidRPr="00365D26">
              <w:rPr>
                <w:rFonts w:ascii="Times New Roman" w:hAnsi="Times New Roman"/>
                <w:i/>
                <w:iCs/>
                <w:szCs w:val="28"/>
              </w:rPr>
              <w:t xml:space="preserve"> </w:t>
            </w:r>
            <w:r w:rsidRPr="00365D26">
              <w:rPr>
                <w:rFonts w:ascii="Times New Roman" w:hAnsi="Times New Roman"/>
                <w:iCs/>
                <w:szCs w:val="28"/>
              </w:rPr>
              <w:t>Theo kinh thánh của đạo thiên chúa Ki tô, Gia Tô đó là cặp vợ chồng đầu tiên trên trái đất  được chúa tạo ra và sai xuống trần gian để hình thành và phát triển loài người.</w:t>
            </w:r>
          </w:p>
          <w:p w:rsidR="00365D26" w:rsidRPr="00365D26" w:rsidRDefault="00365D26" w:rsidP="00365D26">
            <w:pPr>
              <w:jc w:val="both"/>
              <w:rPr>
                <w:rFonts w:ascii="Times New Roman" w:hAnsi="Times New Roman"/>
                <w:szCs w:val="28"/>
              </w:rPr>
            </w:pPr>
            <w:r w:rsidRPr="00365D26">
              <w:rPr>
                <w:rFonts w:ascii="Times New Roman" w:hAnsi="Times New Roman"/>
                <w:i/>
                <w:iCs/>
                <w:szCs w:val="28"/>
              </w:rPr>
              <w:t xml:space="preserve">- </w:t>
            </w:r>
            <w:r w:rsidRPr="00365D26">
              <w:rPr>
                <w:rFonts w:ascii="Times New Roman" w:hAnsi="Times New Roman"/>
                <w:b/>
                <w:i/>
                <w:iCs/>
                <w:szCs w:val="28"/>
              </w:rPr>
              <w:t>Tồn tại hay không tồn tại:</w:t>
            </w:r>
            <w:r w:rsidRPr="00365D26">
              <w:rPr>
                <w:rFonts w:ascii="Times New Roman" w:hAnsi="Times New Roman"/>
                <w:i/>
                <w:iCs/>
                <w:szCs w:val="28"/>
              </w:rPr>
              <w:t xml:space="preserve"> </w:t>
            </w:r>
            <w:r w:rsidRPr="00365D26">
              <w:rPr>
                <w:rFonts w:ascii="Times New Roman" w:hAnsi="Times New Roman"/>
                <w:iCs/>
                <w:szCs w:val="28"/>
              </w:rPr>
              <w:t>Câu nói nổi tiếng của nhân vật Hăm-lét trong vở kịch Hăm-lét của U.séc- xpia ( Anh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bCs/>
                <w:i/>
                <w:szCs w:val="28"/>
              </w:rPr>
              <w:t>GV giới thiệu VB</w:t>
            </w:r>
            <w:r w:rsidRPr="00365D26">
              <w:rPr>
                <w:rFonts w:ascii="Times New Roman" w:hAnsi="Times New Roman"/>
                <w:i/>
                <w:szCs w:val="28"/>
              </w:rPr>
              <w:t>:</w:t>
            </w:r>
            <w:r w:rsidRPr="00365D26">
              <w:rPr>
                <w:rFonts w:ascii="Times New Roman" w:hAnsi="Times New Roman"/>
                <w:szCs w:val="28"/>
              </w:rPr>
              <w:t xml:space="preserve"> Đây là một VB được trích trong báo GD &amp; TĐ số 28 với tên đầy đủ là Bài toán dân số đã được đặt ra từ thời cổ đại khi tuyển chọn một số chi tiết từ ngữ và diễn đạt cho phù hợp với yêu cầu sgk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Bài toán dân số là VB nhật dụng theo em là vì sao?</w:t>
            </w:r>
            <w:r w:rsidRPr="00365D26">
              <w:rPr>
                <w:rFonts w:ascii="Times New Roman" w:hAnsi="Times New Roman"/>
                <w:b/>
                <w:i/>
                <w:szCs w:val="28"/>
              </w:rPr>
              <w:br/>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Trong các phương thức sau phương thức nào là phương thức biểu đạt của VB? Vì sao?</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Lập luận </w:t>
            </w:r>
          </w:p>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 Thuyết minh.</w:t>
            </w:r>
          </w:p>
          <w:p w:rsidR="00365D26" w:rsidRPr="00365D26" w:rsidRDefault="00365D26" w:rsidP="00365D26">
            <w:pPr>
              <w:jc w:val="both"/>
              <w:rPr>
                <w:rFonts w:ascii="Times New Roman" w:hAnsi="Times New Roman"/>
                <w:szCs w:val="28"/>
              </w:rPr>
            </w:pPr>
            <w:r w:rsidRPr="00365D26">
              <w:rPr>
                <w:rFonts w:ascii="Times New Roman" w:hAnsi="Times New Roman"/>
                <w:szCs w:val="28"/>
              </w:rPr>
              <w:t>- Biểu cảm.</w:t>
            </w:r>
          </w:p>
          <w:p w:rsidR="00365D26" w:rsidRPr="00365D26" w:rsidRDefault="00365D26" w:rsidP="00365D26">
            <w:pPr>
              <w:jc w:val="both"/>
              <w:rPr>
                <w:rFonts w:ascii="Times New Roman" w:hAnsi="Times New Roman"/>
                <w:szCs w:val="28"/>
              </w:rPr>
            </w:pPr>
            <w:r w:rsidRPr="00365D26">
              <w:rPr>
                <w:rFonts w:ascii="Times New Roman" w:hAnsi="Times New Roman"/>
                <w:szCs w:val="28"/>
              </w:rPr>
              <w:t>- Lập luận kết hợp thuyết minh, biểu cảm.</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Dựa vào phần chuẩn bị bài ở nhà em hãy cho biết VB gồm mấy phần? Nội dung của từng phần? Riêng phần TB em hãy nêu rõ các luận điểm?</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Em có nhận xét gì về bố cục của VB?</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Vấn đề chủ yếu mà tác giả nêu ra trong VB này là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rPr>
                <w:rFonts w:ascii="Times New Roman" w:hAnsi="Times New Roman"/>
              </w:rPr>
            </w:pPr>
          </w:p>
        </w:tc>
        <w:tc>
          <w:tcPr>
            <w:tcW w:w="2070" w:type="dxa"/>
          </w:tcPr>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HS đọc nối tiếp đến hết</w:t>
            </w: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lang w:val="nl-NL"/>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dựa vào sgk giải thích các từ khó.</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lắng nghe</w:t>
            </w:r>
          </w:p>
          <w:p w:rsidR="00365D26" w:rsidRPr="00365D26" w:rsidRDefault="00365D26" w:rsidP="00365D26">
            <w:pPr>
              <w:rPr>
                <w:rFonts w:ascii="Times New Roman" w:hAnsi="Times New Roman"/>
                <w:szCs w:val="28"/>
              </w:rPr>
            </w:pPr>
            <w:r w:rsidRPr="00365D26">
              <w:rPr>
                <w:rFonts w:ascii="Times New Roman" w:hAnsi="Times New Roman"/>
                <w:szCs w:val="28"/>
              </w:rPr>
              <w:t>- Nghe và ghi ý chính</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Suy nghĩ phân tích nêu ý kiến.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Phân tích kết luận ý kiến.</w:t>
            </w:r>
          </w:p>
          <w:p w:rsidR="00365D26" w:rsidRPr="00365D26" w:rsidRDefault="00365D26" w:rsidP="00365D26">
            <w:pP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Nghiên cứu VB phát hiện.</w:t>
            </w:r>
          </w:p>
          <w:p w:rsidR="00365D26" w:rsidRPr="00365D26" w:rsidRDefault="00365D26" w:rsidP="00DF5590">
            <w:pP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phân tích kết luận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Khái quát dựa vào phần chuẩn bị bài.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rPr>
            </w:pPr>
            <w:r w:rsidRPr="00365D26">
              <w:rPr>
                <w:rFonts w:ascii="Times New Roman" w:hAnsi="Times New Roman"/>
                <w:szCs w:val="28"/>
              </w:rPr>
              <w:t>- HS ghi ý lớn</w:t>
            </w:r>
          </w:p>
        </w:tc>
        <w:tc>
          <w:tcPr>
            <w:tcW w:w="4140" w:type="dxa"/>
          </w:tcPr>
          <w:p w:rsidR="00365D26" w:rsidRPr="00365D26" w:rsidRDefault="00365D26" w:rsidP="00365D26">
            <w:pPr>
              <w:keepNext/>
              <w:keepLines/>
              <w:jc w:val="both"/>
              <w:outlineLvl w:val="5"/>
              <w:rPr>
                <w:rFonts w:ascii="Times New Roman" w:eastAsiaTheme="majorEastAsia" w:hAnsi="Times New Roman"/>
                <w:b/>
                <w:iCs/>
                <w:color w:val="243F60" w:themeColor="accent1" w:themeShade="7F"/>
                <w:szCs w:val="28"/>
              </w:rPr>
            </w:pPr>
            <w:r w:rsidRPr="00365D26">
              <w:rPr>
                <w:rFonts w:ascii="Times New Roman" w:eastAsiaTheme="majorEastAsia" w:hAnsi="Times New Roman"/>
                <w:b/>
                <w:iCs/>
                <w:color w:val="243F60" w:themeColor="accent1" w:themeShade="7F"/>
                <w:szCs w:val="28"/>
              </w:rPr>
              <w:lastRenderedPageBreak/>
              <w:t xml:space="preserve">I. Đọc </w:t>
            </w:r>
            <w:r w:rsidR="00DF5590">
              <w:rPr>
                <w:rFonts w:ascii="Times New Roman" w:eastAsiaTheme="majorEastAsia" w:hAnsi="Times New Roman"/>
                <w:b/>
                <w:iCs/>
                <w:color w:val="243F60" w:themeColor="accent1" w:themeShade="7F"/>
                <w:szCs w:val="28"/>
              </w:rPr>
              <w:t>tìm hiểu chung</w:t>
            </w: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 xml:space="preserve">* Đọc </w:t>
            </w:r>
          </w:p>
          <w:p w:rsidR="00365D26" w:rsidRPr="00365D26" w:rsidRDefault="00365D26" w:rsidP="00365D26">
            <w:pPr>
              <w:jc w:val="both"/>
              <w:rPr>
                <w:rFonts w:ascii="Times New Roman" w:hAnsi="Times New Roman"/>
                <w:szCs w:val="28"/>
              </w:rPr>
            </w:pPr>
            <w:r w:rsidRPr="00365D26">
              <w:rPr>
                <w:rFonts w:ascii="Times New Roman" w:hAnsi="Times New Roman"/>
                <w:szCs w:val="28"/>
              </w:rPr>
              <w:t>Đọc với giọng diễn cảm đoạn đầu VB đọc  với giọng rõ ràng, đoạn sau đọc với giọng tâm tình và đoạn sau đọc với giọng kêu gọi thống thiết, chú ý các câu có dấu chấm (! ),những con số và những từ phiên âm.</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 Từ khó</w:t>
            </w:r>
            <w:r w:rsidRPr="00365D26">
              <w:rPr>
                <w:rFonts w:ascii="Times New Roman" w:hAnsi="Times New Roman"/>
                <w:szCs w:val="28"/>
              </w:rPr>
              <w:t xml:space="preserve">: sgk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r w:rsidRPr="00365D26">
              <w:rPr>
                <w:rFonts w:ascii="Times New Roman" w:hAnsi="Times New Roman"/>
                <w:szCs w:val="28"/>
              </w:rPr>
              <w:t>* Cấu trúc văn bản.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VB đề cập đến một vấn đề có t/c cấp thiết lâu dài của đời sống nhân loại, đó  là vấn đề gia tăng dân số.</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Lập luận kết hợp thuyết minh, biểu cảm.</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Vì: Trong khi nói tới vấn đề dân số tác giả sử dụng phương pháp thuyết minh. Nêu số liệu và lập </w:t>
            </w:r>
            <w:r w:rsidRPr="00365D26">
              <w:rPr>
                <w:rFonts w:ascii="Times New Roman" w:hAnsi="Times New Roman"/>
                <w:szCs w:val="28"/>
              </w:rPr>
              <w:lastRenderedPageBreak/>
              <w:t>luận.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 Bố cục</w:t>
            </w:r>
            <w:r w:rsidRPr="00365D26">
              <w:rPr>
                <w:rFonts w:ascii="Times New Roman" w:hAnsi="Times New Roman"/>
                <w:szCs w:val="28"/>
              </w:rPr>
              <w:t>: 3 phần</w:t>
            </w:r>
          </w:p>
          <w:p w:rsidR="00365D26" w:rsidRPr="00365D26" w:rsidRDefault="00365D26" w:rsidP="00365D26">
            <w:pPr>
              <w:jc w:val="both"/>
              <w:rPr>
                <w:rFonts w:ascii="Times New Roman" w:hAnsi="Times New Roman"/>
                <w:szCs w:val="28"/>
              </w:rPr>
            </w:pPr>
            <w:r w:rsidRPr="00365D26">
              <w:rPr>
                <w:rFonts w:ascii="Times New Roman" w:hAnsi="Times New Roman"/>
                <w:szCs w:val="28"/>
              </w:rPr>
              <w:t>+ Phần 1: Từ đầu đến sáng mắt ra nêu vấn đề bài toán dân số được đặt ra từ thời cổ đại.</w:t>
            </w:r>
          </w:p>
          <w:p w:rsidR="00365D26" w:rsidRPr="00365D26" w:rsidRDefault="00365D26" w:rsidP="00365D26">
            <w:pPr>
              <w:jc w:val="both"/>
              <w:rPr>
                <w:rFonts w:ascii="Times New Roman" w:hAnsi="Times New Roman"/>
                <w:szCs w:val="28"/>
              </w:rPr>
            </w:pPr>
            <w:r w:rsidRPr="00365D26">
              <w:rPr>
                <w:rFonts w:ascii="Times New Roman" w:hAnsi="Times New Roman"/>
                <w:szCs w:val="28"/>
              </w:rPr>
              <w:t>+ Phần 2: Tiếp đến Ô chữ thứ 31 của bàn cờ tập chung làm sáng tỏ vấn đề: Tốc độ tăng dân số trên toàn thế giới.</w:t>
            </w:r>
          </w:p>
          <w:p w:rsidR="00365D26" w:rsidRPr="00365D26" w:rsidRDefault="00365D26" w:rsidP="00365D26">
            <w:pPr>
              <w:jc w:val="both"/>
              <w:rPr>
                <w:rFonts w:ascii="Times New Roman" w:hAnsi="Times New Roman"/>
                <w:szCs w:val="28"/>
              </w:rPr>
            </w:pPr>
            <w:r w:rsidRPr="00365D26">
              <w:rPr>
                <w:rFonts w:ascii="Times New Roman" w:hAnsi="Times New Roman"/>
                <w:szCs w:val="28"/>
              </w:rPr>
              <w:t>( + ): Luận điểm 1: Nêu bài toán cổ và dẫn đến kết luận.</w:t>
            </w:r>
          </w:p>
          <w:p w:rsidR="00365D26" w:rsidRPr="00365D26" w:rsidRDefault="00365D26" w:rsidP="00365D26">
            <w:pPr>
              <w:jc w:val="both"/>
              <w:rPr>
                <w:rFonts w:ascii="Times New Roman" w:hAnsi="Times New Roman"/>
                <w:szCs w:val="28"/>
              </w:rPr>
            </w:pPr>
            <w:r w:rsidRPr="00365D26">
              <w:rPr>
                <w:rFonts w:ascii="Times New Roman" w:hAnsi="Times New Roman"/>
                <w:szCs w:val="28"/>
              </w:rPr>
              <w:t>( + ): L điểm 2: So sánh sự gia tăng dân số.</w:t>
            </w:r>
          </w:p>
          <w:p w:rsidR="00365D26" w:rsidRPr="00365D26" w:rsidRDefault="00365D26" w:rsidP="00365D26">
            <w:pPr>
              <w:jc w:val="both"/>
              <w:rPr>
                <w:rFonts w:ascii="Times New Roman" w:hAnsi="Times New Roman"/>
                <w:szCs w:val="28"/>
              </w:rPr>
            </w:pPr>
            <w:r w:rsidRPr="00365D26">
              <w:rPr>
                <w:rFonts w:ascii="Times New Roman" w:hAnsi="Times New Roman"/>
                <w:szCs w:val="28"/>
              </w:rPr>
              <w:t>( + ): L điểm 3: Thực tế mỗi phụ nữ lại có thể sinh nhiều con nên thực hiện vấn đề dân số có khó khăn.</w:t>
            </w:r>
          </w:p>
          <w:p w:rsidR="00365D26" w:rsidRPr="00365D26" w:rsidRDefault="00365D26" w:rsidP="00365D26">
            <w:pPr>
              <w:jc w:val="both"/>
              <w:rPr>
                <w:rFonts w:ascii="Times New Roman" w:hAnsi="Times New Roman"/>
                <w:szCs w:val="28"/>
              </w:rPr>
            </w:pPr>
            <w:r w:rsidRPr="00365D26">
              <w:rPr>
                <w:rFonts w:ascii="Times New Roman" w:hAnsi="Times New Roman"/>
                <w:szCs w:val="28"/>
              </w:rPr>
              <w:t>+ Phần 3: Tiếp đến nêu gương xấu tác hại của thuốc lá với cộng động.</w:t>
            </w:r>
          </w:p>
          <w:p w:rsidR="00365D26" w:rsidRPr="00365D26" w:rsidRDefault="00365D26" w:rsidP="00365D26">
            <w:pPr>
              <w:jc w:val="both"/>
              <w:rPr>
                <w:rFonts w:ascii="Times New Roman" w:hAnsi="Times New Roman"/>
                <w:szCs w:val="28"/>
              </w:rPr>
            </w:pPr>
            <w:r w:rsidRPr="00365D26">
              <w:rPr>
                <w:rFonts w:ascii="Times New Roman" w:hAnsi="Times New Roman"/>
                <w:szCs w:val="28"/>
              </w:rPr>
              <w:t>+ Phần 4: Còn lại kêu gọi mọi người cần hạn chế sự bùng nổ dân số.</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Bố cục rõ ràng chặt chẽ giữa các phần.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Chủ đề của VB: Thế giới đang đứng trước nguy cơ tăng dân số nhanh. Đó là một hiểm hoạ hạn chế gia tăng dân số là một yêu cầu cấp bách.</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HOẠT ĐỘNG 2: </w:t>
      </w:r>
      <w:r w:rsidRPr="00365D26">
        <w:rPr>
          <w:rFonts w:ascii="Times New Roman" w:hAnsi="Times New Roman"/>
          <w:szCs w:val="28"/>
        </w:rPr>
        <w:t>Hướng dẫn học sinh t</w:t>
      </w:r>
      <w:r w:rsidR="00DF5590">
        <w:rPr>
          <w:rFonts w:ascii="Times New Roman" w:hAnsi="Times New Roman"/>
          <w:szCs w:val="28"/>
        </w:rPr>
        <w:t>ì</w:t>
      </w:r>
      <w:r w:rsidRPr="00365D26">
        <w:rPr>
          <w:rFonts w:ascii="Times New Roman" w:hAnsi="Times New Roman"/>
          <w:szCs w:val="28"/>
        </w:rPr>
        <w:t>m hiểu chi tiết văn bản</w:t>
      </w:r>
    </w:p>
    <w:p w:rsidR="00365D26" w:rsidRPr="00365D26" w:rsidRDefault="00365D26" w:rsidP="00365D26">
      <w:pPr>
        <w:spacing w:before="60" w:after="60"/>
        <w:rPr>
          <w:rFonts w:ascii="Times New Roman" w:hAnsi="Times New Roman"/>
          <w:szCs w:val="28"/>
        </w:rPr>
      </w:pPr>
      <w:r w:rsidRPr="00365D26">
        <w:rPr>
          <w:rFonts w:ascii="Times New Roman" w:hAnsi="Times New Roman"/>
          <w:b/>
          <w:szCs w:val="28"/>
        </w:rPr>
        <w:t>+ Mục ti</w:t>
      </w:r>
      <w:r w:rsidR="00DF5590">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được mục đích và nội dung chính mà tác giả đặt ra qua văn bản là cần phải hạn chế sự gia tăng dân số, đó là con đường “ tồn tại hay không tồn tại ” của chính loài người.</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 b</w:t>
      </w:r>
      <w:r w:rsidR="00DF5590">
        <w:rPr>
          <w:rFonts w:ascii="Times New Roman" w:hAnsi="Times New Roman"/>
          <w:szCs w:val="28"/>
        </w:rPr>
        <w:t>ì</w:t>
      </w:r>
      <w:r w:rsidRPr="00365D26">
        <w:rPr>
          <w:rFonts w:ascii="Times New Roman" w:hAnsi="Times New Roman"/>
          <w:szCs w:val="28"/>
        </w:rPr>
        <w:t>nh giảng.</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DF5590">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DF5590" w:rsidRDefault="00365D26" w:rsidP="00DF5590">
      <w:pPr>
        <w:tabs>
          <w:tab w:val="left" w:pos="60"/>
        </w:tabs>
        <w:jc w:val="both"/>
        <w:rPr>
          <w:rFonts w:ascii="Times New Roman" w:hAnsi="Times New Roman"/>
          <w:b/>
          <w:szCs w:val="28"/>
        </w:rPr>
      </w:pPr>
      <w:r w:rsidRPr="00365D26">
        <w:rPr>
          <w:rFonts w:ascii="Times New Roman" w:hAnsi="Times New Roman"/>
          <w:b/>
          <w:szCs w:val="28"/>
        </w:rPr>
        <w:t>+ Thời gian:</w:t>
      </w:r>
      <w:r w:rsidRPr="00365D26">
        <w:rPr>
          <w:rFonts w:ascii="Times New Roman" w:hAnsi="Times New Roman"/>
          <w:szCs w:val="28"/>
        </w:rPr>
        <w:t xml:space="preserve"> 20 ph</w:t>
      </w:r>
      <w:r w:rsidR="00DF5590">
        <w:rPr>
          <w:rFonts w:ascii="Times New Roman" w:hAnsi="Times New Roman"/>
          <w:szCs w:val="28"/>
        </w:rPr>
        <w:t>ú</w:t>
      </w:r>
      <w:r w:rsidRPr="00365D26">
        <w:rPr>
          <w:rFonts w:ascii="Times New Roman" w:hAnsi="Times New Roman"/>
          <w:szCs w:val="28"/>
        </w:rPr>
        <w:t>t.</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8"/>
        <w:gridCol w:w="1710"/>
        <w:gridCol w:w="4230"/>
      </w:tblGrid>
      <w:tr w:rsidR="00365D26" w:rsidRPr="00365D26" w:rsidTr="00DF5590">
        <w:tc>
          <w:tcPr>
            <w:tcW w:w="4248" w:type="dxa"/>
          </w:tcPr>
          <w:p w:rsidR="00365D26" w:rsidRPr="00365D26" w:rsidRDefault="00365D26" w:rsidP="00DF559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DF5590">
              <w:rPr>
                <w:rFonts w:ascii="Times New Roman" w:hAnsi="Times New Roman"/>
                <w:b/>
                <w:kern w:val="1"/>
                <w:szCs w:val="28"/>
              </w:rPr>
              <w:t>giáo viên</w:t>
            </w:r>
          </w:p>
        </w:tc>
        <w:tc>
          <w:tcPr>
            <w:tcW w:w="171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23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DF5590">
        <w:tc>
          <w:tcPr>
            <w:tcW w:w="4248" w:type="dxa"/>
          </w:tcPr>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GV định hướng h/s phân tích VB</w:t>
            </w:r>
          </w:p>
          <w:p w:rsidR="00365D26" w:rsidRPr="00365D26" w:rsidRDefault="00365D26" w:rsidP="00365D26">
            <w:pPr>
              <w:jc w:val="both"/>
              <w:rPr>
                <w:rFonts w:ascii="Times New Roman" w:hAnsi="Times New Roman"/>
                <w:szCs w:val="28"/>
              </w:rPr>
            </w:pPr>
            <w:r w:rsidRPr="00365D26">
              <w:rPr>
                <w:rFonts w:ascii="Times New Roman" w:hAnsi="Times New Roman"/>
                <w:szCs w:val="28"/>
              </w:rPr>
              <w:t>- GV cho hs đọc phần 1</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Phần 1 chủ yếu trình bày vấn đề gì?</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Bài toán dân số theo tác giả thực chất là vấn đề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r w:rsidRPr="00365D26">
              <w:rPr>
                <w:rFonts w:ascii="Times New Roman" w:hAnsi="Times New Roman"/>
                <w:b/>
                <w:i/>
                <w:szCs w:val="28"/>
              </w:rPr>
              <w:t xml:space="preserve">  ? Em hiểu gì về vấn đề dân số và kế hoạch hoá gia đình</w:t>
            </w:r>
            <w:r w:rsidRPr="00365D26">
              <w:rPr>
                <w:rFonts w:ascii="Times New Roman" w:hAnsi="Times New Roman"/>
                <w:szCs w:val="28"/>
              </w:rPr>
              <w: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i/>
                <w:szCs w:val="28"/>
              </w:rPr>
              <w:t xml:space="preserve">   ? Theo tác giả vấn đề dân số có từ bao giờ? Tại sao tác giả lại khẳng định thời gian đó</w:t>
            </w:r>
            <w:r w:rsidRPr="00365D26">
              <w:rPr>
                <w:rFonts w:ascii="Times New Roman" w:hAnsi="Times New Roman"/>
                <w:szCs w:val="28"/>
              </w:rPr>
              <w: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Như vậy người đọc và tác giả cùng sáng mắt ra về vấn đề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Em có nhận xét gì về cách diễn đạt trong phần nêu vấn đề?</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Cách nêu vấn đề như thế có tác dụng gì?</w:t>
            </w:r>
          </w:p>
          <w:p w:rsidR="00365D26" w:rsidRPr="00365D26" w:rsidRDefault="00365D26" w:rsidP="00365D26">
            <w:pPr>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r w:rsidRPr="00365D26">
              <w:rPr>
                <w:rFonts w:ascii="Times New Roman" w:hAnsi="Times New Roman"/>
                <w:szCs w:val="28"/>
              </w:rPr>
              <w:t>GV KQ chuyển ý.</w:t>
            </w:r>
          </w:p>
          <w:p w:rsidR="00365D26" w:rsidRPr="00365D26" w:rsidRDefault="00365D26" w:rsidP="00365D26">
            <w:pPr>
              <w:jc w:val="both"/>
              <w:rPr>
                <w:rFonts w:ascii="Times New Roman" w:hAnsi="Times New Roman"/>
                <w:szCs w:val="28"/>
              </w:rPr>
            </w:pPr>
            <w:r w:rsidRPr="00365D26">
              <w:rPr>
                <w:rFonts w:ascii="Times New Roman" w:hAnsi="Times New Roman"/>
                <w:szCs w:val="28"/>
              </w:rPr>
              <w:t>GV cho h/s đọc phần 2 chú ý các luận điểm.</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Phần 2 tập chung giải quyết vấn đề gì?</w:t>
            </w:r>
          </w:p>
          <w:p w:rsidR="00365D26" w:rsidRPr="00365D26" w:rsidRDefault="00365D26" w:rsidP="00365D26">
            <w:pPr>
              <w:jc w:val="both"/>
              <w:rPr>
                <w:rFonts w:ascii="Times New Roman" w:hAnsi="Times New Roman"/>
                <w:szCs w:val="28"/>
              </w:rPr>
            </w:pPr>
            <w:r w:rsidRPr="00365D26">
              <w:rPr>
                <w:rFonts w:ascii="Times New Roman" w:hAnsi="Times New Roman"/>
                <w:szCs w:val="28"/>
              </w:rPr>
              <w:t>- GV để làm rõ vấn đề dân số tác giả đã xây dựng 3 luận điểm theo em đó là những luận điểm nào?</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GV định hướng cho h/s theo dõi vào đoạn 1 phần 2.</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Em có thể tóm tắt câu chuyện kén rể của nhà thông thái?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 xml:space="preserve">    ? Bản chất của bài toán hạt thóc là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Liệu có ai đủ số thóc để xếp đầy 64 ô bàn cờ không? Vì sao?</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Vậy nhà thông thái cổ đặt ra bài toán cực khó ấy để làm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r w:rsidRPr="00365D26">
              <w:rPr>
                <w:rFonts w:ascii="Times New Roman" w:hAnsi="Times New Roman"/>
                <w:b/>
                <w:i/>
                <w:szCs w:val="28"/>
              </w:rPr>
              <w:t xml:space="preserve">   ? Mục đích của nhà thông thái là như vậy còn mục đích của tác giả đưa ra câu chuyện qua bài viết này là gì.</w:t>
            </w:r>
          </w:p>
          <w:p w:rsidR="00365D26" w:rsidRPr="00365D26" w:rsidRDefault="00365D26" w:rsidP="00365D26">
            <w:pPr>
              <w:jc w:val="both"/>
              <w:rPr>
                <w:rFonts w:ascii="Times New Roman" w:hAnsi="Times New Roman"/>
                <w:szCs w:val="28"/>
              </w:rPr>
            </w:pPr>
            <w:r w:rsidRPr="00365D26">
              <w:rPr>
                <w:rFonts w:ascii="Times New Roman" w:hAnsi="Times New Roman"/>
                <w:szCs w:val="28"/>
              </w:rPr>
              <w:t>GV KQ ý đúng.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Bàn về dân số từ một bài toán đều đó có tác dụng gì?</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GV cho hs theo dõi đoạn 2,3 phần  2.</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Theo dõi 2 đoạn văn cho biết cách chứng minh của người viết có gì thay đổi?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Em hãy trình bày các con số so sánh về tỷ lệ sinh và khả năng sinh sản của phụ nữ trên thế giới? Đặc biệt chú ý đến các nước Châu á và châu phi?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Qua các số liệu thống kê em có nhận xét gì về các con số.</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Việc đưa nhiều con số về tỉ lệ sinh và khả năng sinh của phụ nữ nhằm mục đích gì?</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 xml:space="preserve">  ? Từ đây có thể rút ra mối quan hệ gì giữa dân số và sự phát triển của xã hội?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Việc tác giả nêu thêm một vài con số dự báo tình hình gia tăng dân số hiện nay và đến năm 2010 về dân số đã nói lên điều gì?</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Để thể hiện được luận điểm của phần thân bài người viết đã vận dụng các phương pháp như thế nào?</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Cách viết đó có tác dụng gì?</w:t>
            </w:r>
          </w:p>
          <w:p w:rsidR="00365D26" w:rsidRPr="00365D26" w:rsidRDefault="00365D26" w:rsidP="00365D26">
            <w:pPr>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r w:rsidRPr="00365D26">
              <w:rPr>
                <w:rFonts w:ascii="Times New Roman" w:hAnsi="Times New Roman"/>
                <w:szCs w:val="28"/>
              </w:rPr>
              <w:t>GV KQ chuyển ý.</w:t>
            </w:r>
          </w:p>
          <w:p w:rsidR="00365D26" w:rsidRPr="00365D26" w:rsidRDefault="00365D26" w:rsidP="00365D26">
            <w:pPr>
              <w:jc w:val="both"/>
              <w:rPr>
                <w:rFonts w:ascii="Times New Roman" w:hAnsi="Times New Roman"/>
                <w:szCs w:val="28"/>
              </w:rPr>
            </w:pPr>
            <w:r w:rsidRPr="00365D26">
              <w:rPr>
                <w:rFonts w:ascii="Times New Roman" w:hAnsi="Times New Roman"/>
                <w:szCs w:val="28"/>
              </w:rPr>
              <w:t>GV cho h/s đọc phần 3</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Phần kết thúc nêu lên vấn đề gì?</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Qua đọc phần kết bài của tác giả em có nhận xét gì về nội dung phần kết bài? Mối quan hệ giữa các phần trong VB?</w:t>
            </w:r>
          </w:p>
          <w:p w:rsidR="00365D26" w:rsidRPr="00365D26" w:rsidRDefault="00365D26" w:rsidP="00365D26">
            <w:pPr>
              <w:jc w:val="both"/>
              <w:rPr>
                <w:rFonts w:ascii="Times New Roman" w:hAnsi="Times New Roman"/>
                <w:szCs w:val="28"/>
              </w:rPr>
            </w:pPr>
            <w:r w:rsidRPr="00365D26">
              <w:rPr>
                <w:rFonts w:ascii="Times New Roman" w:hAnsi="Times New Roman"/>
                <w:b/>
                <w:i/>
                <w:szCs w:val="28"/>
              </w:rPr>
              <w:t xml:space="preserve">- </w:t>
            </w:r>
            <w:r w:rsidRPr="00365D26">
              <w:rPr>
                <w:rFonts w:ascii="Times New Roman" w:hAnsi="Times New Roman"/>
                <w:szCs w:val="28"/>
              </w:rPr>
              <w:t>GV đọc lời dẫn của vở kịch Hăm lét.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Tại sao tác giả lại dẫn lời độc thoại nổi tiếng của nhân vật Hăm-let?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r w:rsidRPr="00365D26">
              <w:rPr>
                <w:rFonts w:ascii="Times New Roman" w:hAnsi="Times New Roman"/>
                <w:szCs w:val="28"/>
              </w:rPr>
              <w:t>GV KQ toàn bài.</w:t>
            </w:r>
          </w:p>
          <w:p w:rsidR="00365D26" w:rsidRPr="00365D26" w:rsidRDefault="00365D26" w:rsidP="00365D26">
            <w:pPr>
              <w:rPr>
                <w:rFonts w:ascii="Times New Roman" w:hAnsi="Times New Roman"/>
              </w:rPr>
            </w:pPr>
          </w:p>
        </w:tc>
        <w:tc>
          <w:tcPr>
            <w:tcW w:w="1710" w:type="dxa"/>
          </w:tcPr>
          <w:p w:rsidR="00365D26" w:rsidRPr="00365D26" w:rsidRDefault="00365D26" w:rsidP="00365D26">
            <w:pPr>
              <w:rPr>
                <w:rFonts w:ascii="Times New Roman" w:hAnsi="Times New Roman"/>
                <w:szCs w:val="28"/>
              </w:rPr>
            </w:pPr>
            <w:r w:rsidRPr="00365D26">
              <w:rPr>
                <w:rFonts w:ascii="Times New Roman" w:hAnsi="Times New Roman"/>
                <w:szCs w:val="28"/>
              </w:rPr>
              <w:lastRenderedPageBreak/>
              <w:t xml:space="preserve">HS đọc phần </w:t>
            </w:r>
            <w:r w:rsidRPr="00365D26">
              <w:rPr>
                <w:rFonts w:ascii="Times New Roman" w:hAnsi="Times New Roman"/>
                <w:szCs w:val="28"/>
              </w:rPr>
              <w:lastRenderedPageBreak/>
              <w:t>1.</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Phát hiện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thảo luận, trình bày ý kiến.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Phát hiện, phân tích.</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Khái quát</w:t>
            </w:r>
          </w:p>
          <w:p w:rsidR="00365D26" w:rsidRPr="00365D26" w:rsidRDefault="00365D26" w:rsidP="00365D26">
            <w:pP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Nhận xét cách diễn đạt.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Nhận xét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đọc</w:t>
            </w:r>
          </w:p>
          <w:p w:rsidR="00365D26" w:rsidRPr="00365D26" w:rsidRDefault="00365D26" w:rsidP="00365D26">
            <w:pPr>
              <w:rPr>
                <w:rFonts w:ascii="Times New Roman" w:hAnsi="Times New Roman"/>
                <w:szCs w:val="28"/>
              </w:rPr>
            </w:pPr>
            <w:r w:rsidRPr="00365D26">
              <w:rPr>
                <w:rFonts w:ascii="Times New Roman" w:hAnsi="Times New Roman"/>
                <w:szCs w:val="28"/>
              </w:rPr>
              <w:t>- Phát hiện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HS nhắc lại</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Nhận xét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Phân tích, lí giải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Phân tích  suy luận</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thảo luận trình bày ý kiến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ghi ý đúng</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Nhận xét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lastRenderedPageBreak/>
              <w:t>- HS theo dõi đoạn 2,3 phần.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Phát hiện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dựa vào sgk để trình bày.</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nhận xét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phân tích suy luận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DF5590">
            <w:pPr>
              <w:rPr>
                <w:rFonts w:ascii="Times New Roman" w:hAnsi="Times New Roman"/>
              </w:rPr>
            </w:pPr>
          </w:p>
        </w:tc>
        <w:tc>
          <w:tcPr>
            <w:tcW w:w="4230" w:type="dxa"/>
          </w:tcPr>
          <w:p w:rsidR="00365D26" w:rsidRPr="00365D26" w:rsidRDefault="00365D26" w:rsidP="00365D26">
            <w:pPr>
              <w:keepNext/>
              <w:keepLines/>
              <w:jc w:val="both"/>
              <w:outlineLvl w:val="5"/>
              <w:rPr>
                <w:rFonts w:ascii="Times New Roman" w:eastAsiaTheme="majorEastAsia" w:hAnsi="Times New Roman"/>
                <w:b/>
                <w:iCs/>
                <w:color w:val="243F60" w:themeColor="accent1" w:themeShade="7F"/>
                <w:szCs w:val="28"/>
              </w:rPr>
            </w:pPr>
            <w:r w:rsidRPr="00365D26">
              <w:rPr>
                <w:rFonts w:ascii="Times New Roman" w:eastAsiaTheme="majorEastAsia" w:hAnsi="Times New Roman"/>
                <w:b/>
                <w:iCs/>
                <w:color w:val="243F60" w:themeColor="accent1" w:themeShade="7F"/>
                <w:szCs w:val="28"/>
              </w:rPr>
              <w:lastRenderedPageBreak/>
              <w:t>II. Đọc - Hiểu văn bản</w:t>
            </w:r>
          </w:p>
          <w:p w:rsidR="00365D26" w:rsidRPr="00365D26" w:rsidRDefault="00365D26" w:rsidP="00365D26">
            <w:pPr>
              <w:jc w:val="both"/>
              <w:rPr>
                <w:rFonts w:ascii="Times New Roman" w:hAnsi="Times New Roman"/>
                <w:b/>
                <w:bCs/>
                <w:i/>
                <w:iCs/>
                <w:szCs w:val="28"/>
                <w:u w:val="single"/>
              </w:rPr>
            </w:pPr>
          </w:p>
          <w:p w:rsidR="00365D26" w:rsidRPr="00365D26" w:rsidRDefault="00365D26" w:rsidP="00365D26">
            <w:pPr>
              <w:jc w:val="both"/>
              <w:rPr>
                <w:rFonts w:ascii="Times New Roman" w:hAnsi="Times New Roman"/>
                <w:b/>
                <w:bCs/>
                <w:i/>
                <w:iCs/>
                <w:szCs w:val="28"/>
                <w:u w:val="single"/>
              </w:rPr>
            </w:pPr>
            <w:r w:rsidRPr="00365D26">
              <w:rPr>
                <w:rFonts w:ascii="Times New Roman" w:hAnsi="Times New Roman"/>
                <w:b/>
                <w:bCs/>
                <w:i/>
                <w:iCs/>
                <w:szCs w:val="28"/>
                <w:u w:val="single"/>
              </w:rPr>
              <w:t>1. Bài toán dân số được đặt ra từ thời cổ đại.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Bài toán dân số thực chất là vấn đề dân số và kế hoạch hoá gia đình.</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Dân số là người dân sống trên 1 quốc gia, châu lục, toàn cầu.</w:t>
            </w:r>
          </w:p>
          <w:p w:rsidR="00365D26" w:rsidRPr="00365D26" w:rsidRDefault="00365D26" w:rsidP="00365D26">
            <w:pPr>
              <w:jc w:val="both"/>
              <w:rPr>
                <w:rFonts w:ascii="Times New Roman" w:hAnsi="Times New Roman"/>
                <w:szCs w:val="28"/>
              </w:rPr>
            </w:pPr>
            <w:r w:rsidRPr="00365D26">
              <w:rPr>
                <w:rFonts w:ascii="Times New Roman" w:hAnsi="Times New Roman"/>
                <w:szCs w:val="28"/>
              </w:rPr>
              <w:t>- Kế hoạch hoá gia đình: Là vấn đề sinh sản trong mỗi gia đình.</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Vấn đề dân số có từ thời cổ đại.</w:t>
            </w:r>
          </w:p>
          <w:p w:rsidR="00365D26" w:rsidRPr="00365D26" w:rsidRDefault="00365D26" w:rsidP="00365D26">
            <w:pPr>
              <w:jc w:val="both"/>
              <w:rPr>
                <w:rFonts w:ascii="Times New Roman" w:hAnsi="Times New Roman"/>
                <w:szCs w:val="28"/>
              </w:rPr>
            </w:pPr>
            <w:r w:rsidRPr="00365D26">
              <w:rPr>
                <w:rFonts w:ascii="Times New Roman" w:hAnsi="Times New Roman"/>
                <w:szCs w:val="28"/>
              </w:rPr>
              <w:t>- Vì qua câu chuyện kén rể của nhà thông thái.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Cùng sáng mắt ra về vấn đề: dân số và kế hoạch hoá gia đình.</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Cách nêu vấn đề ngắn gọn nhẹ nhàng dễ hiểu.</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Tác dụng: tạo sự bất ngờ hấp dẫn, lôi cuốn sự chú ý của người nghe.</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bCs/>
                <w:i/>
                <w:iCs/>
                <w:szCs w:val="28"/>
                <w:u w:val="single"/>
              </w:rPr>
              <w:t>2. Tập chung chứng minh, giải thích vấn đề dân số xung quanh bài toán cổ</w:t>
            </w:r>
            <w:r w:rsidRPr="00365D26">
              <w:rPr>
                <w:rFonts w:ascii="Times New Roman" w:hAnsi="Times New Roman"/>
                <w:szCs w:val="28"/>
              </w:rPr>
              <w: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Nêu bài toán cổ và dẫn đến kết luận.</w:t>
            </w:r>
          </w:p>
          <w:p w:rsidR="00365D26" w:rsidRPr="00365D26" w:rsidRDefault="00365D26" w:rsidP="00365D26">
            <w:pPr>
              <w:jc w:val="both"/>
              <w:rPr>
                <w:rFonts w:ascii="Times New Roman" w:hAnsi="Times New Roman"/>
                <w:szCs w:val="28"/>
              </w:rPr>
            </w:pPr>
            <w:r w:rsidRPr="00365D26">
              <w:rPr>
                <w:rFonts w:ascii="Times New Roman" w:hAnsi="Times New Roman"/>
                <w:szCs w:val="28"/>
              </w:rPr>
              <w:t>- So sánh sự gia tăng dân số.</w:t>
            </w:r>
          </w:p>
          <w:p w:rsidR="00365D26" w:rsidRPr="00365D26" w:rsidRDefault="00365D26" w:rsidP="00365D26">
            <w:pPr>
              <w:jc w:val="both"/>
              <w:rPr>
                <w:rFonts w:ascii="Times New Roman" w:hAnsi="Times New Roman"/>
                <w:szCs w:val="28"/>
              </w:rPr>
            </w:pPr>
            <w:r w:rsidRPr="00365D26">
              <w:rPr>
                <w:rFonts w:ascii="Times New Roman" w:hAnsi="Times New Roman"/>
                <w:szCs w:val="28"/>
              </w:rPr>
              <w:t>- Thực tế khả năng sinh sản của PN quá cao.</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szCs w:val="28"/>
              </w:rPr>
              <w:t>* Nội dung câu chuyện kén rể.</w:t>
            </w:r>
          </w:p>
          <w:p w:rsidR="00365D26" w:rsidRPr="00365D26" w:rsidRDefault="00365D26" w:rsidP="00365D26">
            <w:pPr>
              <w:jc w:val="both"/>
              <w:rPr>
                <w:rFonts w:ascii="Times New Roman" w:hAnsi="Times New Roman"/>
                <w:szCs w:val="28"/>
              </w:rPr>
            </w:pPr>
            <w:r w:rsidRPr="00365D26">
              <w:rPr>
                <w:rFonts w:ascii="Times New Roman" w:hAnsi="Times New Roman"/>
                <w:szCs w:val="28"/>
              </w:rPr>
              <w:t>- Đó là bài toán nổi tiếng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 Bài toán hạt thóc thực chất là đề cập đến vấn đề tăng theo cấp số nhân với  công bội là 2. Nghĩa là 1 ô đặt 1 hạt thì ô 2 là 2 và ô 3 là 4 ô 4 là 16 và thứ 5 là 32 .... như thế con số tăng lên khủng khiếp.</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Không có ai có đủ số thóc để xếp vào 64 ô bàn cờ. Vì số thóc quá lớn.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szCs w:val="28"/>
              </w:rPr>
              <w:t>- Thử thách trí thông minh</w:t>
            </w:r>
            <w:r w:rsidRPr="00365D26">
              <w:rPr>
                <w:rFonts w:ascii="Times New Roman" w:hAnsi="Times New Roman"/>
                <w:szCs w:val="28"/>
              </w:rPr>
              <w:t xml:space="preserve"> của các chàng trai.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Câu chuyện được đưa ra có ngụ ý rất thông minh dựa vào sự tăng nhanh của số hạt thóc theo cấp số nhân công bội 2 để so sánh với sự tăng nhanh dân số  của loài người.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szCs w:val="28"/>
              </w:rPr>
              <w:t>- Gây hứng thú cho người đọc và rất dễ hiểu.</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Đưa các số liệu so sánh và số liệu thực tế sinh sản của phụ nữ.</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Các số liệu cụ thể, con số chính xác thuyết phục.</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Chứng minh cho người đọc thấy được tỷ lệ sinh quá cao, Châu á và châu phi là những châu lục có nhịp độ tăng dân số cao nhất trên thế giới.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Dân số tăng tỷ lệ thuận với đói nghèo bệnh tật, lạc hậu và kém phát triển.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Cảnh báo nguy cơ bùng nổ dân số</w:t>
            </w:r>
            <w:r w:rsidRPr="00365D26">
              <w:rPr>
                <w:rFonts w:ascii="Times New Roman" w:hAnsi="Times New Roman"/>
                <w:szCs w:val="28"/>
              </w:rPr>
              <w:t xml:space="preserve"> luôn có thể xảy ra trong lịch sử </w:t>
            </w:r>
            <w:r w:rsidRPr="00365D26">
              <w:rPr>
                <w:rFonts w:ascii="Times New Roman" w:hAnsi="Times New Roman"/>
                <w:szCs w:val="28"/>
              </w:rPr>
              <w:lastRenderedPageBreak/>
              <w:t>nhân loại.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Chứng minh bằng con số chính xác, ngắn gọn, đáng tin cậy. Lập luận chặt chẽ.</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Làm cho người đọc phải sửng sốt giật mình trước tỷ lệ tăng dân số trên toàn cầu và Việt Nam nói riêng.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Thấy được thực trạng đáng lo ngại và có ý thức trong vấn đề dân số.</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i/>
                <w:iCs/>
                <w:szCs w:val="28"/>
              </w:rPr>
            </w:pPr>
          </w:p>
          <w:p w:rsidR="00365D26" w:rsidRPr="00365D26" w:rsidRDefault="00365D26" w:rsidP="00365D26">
            <w:pPr>
              <w:jc w:val="both"/>
              <w:rPr>
                <w:rFonts w:ascii="Times New Roman" w:hAnsi="Times New Roman"/>
                <w:i/>
                <w:iCs/>
                <w:szCs w:val="28"/>
              </w:rPr>
            </w:pPr>
            <w:r w:rsidRPr="00365D26">
              <w:rPr>
                <w:rFonts w:ascii="Times New Roman" w:hAnsi="Times New Roman"/>
                <w:i/>
                <w:iCs/>
                <w:szCs w:val="28"/>
              </w:rPr>
              <w:t>3. Con đường tồn tại và phát triển.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Kết bài hướng vào nội dung của chủ đề VB, nâng cao tầm trọng của vấn đề, nêu lên lời kêu gọi nhân loại trước vấn đề dân số.</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Lời dẫn đó đã diễn tả những suy tư dằn vặt da diết của con người thời kì phục hưng. Đó cũng chính là suy tư dằn vặt của mỗi con người hiện nay trước vấn đề dân số.</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rPr>
        <w:tab/>
      </w:r>
      <w:r w:rsidRPr="00365D26">
        <w:rPr>
          <w:rFonts w:ascii="Times New Roman" w:hAnsi="Times New Roman"/>
          <w:b/>
          <w:szCs w:val="28"/>
        </w:rPr>
        <w:t xml:space="preserve">HOẠT ĐỘNG 3: </w:t>
      </w:r>
      <w:r w:rsidRPr="00365D26">
        <w:rPr>
          <w:rFonts w:ascii="Times New Roman" w:hAnsi="Times New Roman"/>
          <w:szCs w:val="28"/>
        </w:rPr>
        <w:t>Hướng dẫn học sinh tổng kết.</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Mục ti</w:t>
      </w:r>
      <w:r w:rsidR="00DF5590">
        <w:rPr>
          <w:rFonts w:ascii="Times New Roman" w:hAnsi="Times New Roman"/>
          <w:b/>
          <w:szCs w:val="28"/>
        </w:rPr>
        <w:t>ê</w:t>
      </w:r>
      <w:r w:rsidRPr="00365D26">
        <w:rPr>
          <w:rFonts w:ascii="Times New Roman" w:hAnsi="Times New Roman"/>
          <w:b/>
          <w:szCs w:val="28"/>
        </w:rPr>
        <w:t>u</w:t>
      </w:r>
      <w:r w:rsidRPr="00365D26">
        <w:rPr>
          <w:rFonts w:ascii="Times New Roman" w:hAnsi="Times New Roman"/>
          <w:szCs w:val="28"/>
        </w:rPr>
        <w:t>: Nắm được những nét đặc sắc về nội dung và nghệ thuật của tác phẩm.</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DF5590">
        <w:rPr>
          <w:rFonts w:ascii="Times New Roman" w:hAnsi="Times New Roman"/>
          <w:szCs w:val="28"/>
        </w:rPr>
        <w:t>cá nhân</w:t>
      </w:r>
      <w:r w:rsidRPr="00365D26">
        <w:rPr>
          <w:rFonts w:ascii="Times New Roman" w:hAnsi="Times New Roman"/>
          <w:szCs w:val="28"/>
        </w:rPr>
        <w:t>.</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5ph</w:t>
      </w:r>
      <w:r w:rsidR="00DF5590">
        <w:rPr>
          <w:rFonts w:ascii="Times New Roman" w:hAnsi="Times New Roman"/>
          <w:szCs w:val="28"/>
        </w:rPr>
        <w:t>ú</w:t>
      </w:r>
      <w:r w:rsidRPr="00365D26">
        <w:rPr>
          <w:rFonts w:ascii="Times New Roman" w:hAnsi="Times New Roman"/>
          <w:szCs w:val="28"/>
        </w:rPr>
        <w:t>t</w:t>
      </w:r>
    </w:p>
    <w:p w:rsidR="00365D26" w:rsidRPr="00365D26" w:rsidRDefault="00365D26" w:rsidP="00365D26">
      <w:pPr>
        <w:tabs>
          <w:tab w:val="left" w:pos="1605"/>
        </w:tabs>
        <w:rPr>
          <w:rFonts w:ascii="Times New Roman" w:hAnsi="Times New Roman"/>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48"/>
        <w:gridCol w:w="2136"/>
        <w:gridCol w:w="3804"/>
      </w:tblGrid>
      <w:tr w:rsidR="00365D26" w:rsidRPr="00365D26" w:rsidTr="00E70F67">
        <w:tc>
          <w:tcPr>
            <w:tcW w:w="4248" w:type="dxa"/>
          </w:tcPr>
          <w:p w:rsidR="00365D26" w:rsidRPr="00365D26" w:rsidRDefault="00365D26" w:rsidP="00DF5590">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DF5590">
              <w:rPr>
                <w:rFonts w:ascii="Times New Roman" w:hAnsi="Times New Roman"/>
                <w:b/>
                <w:kern w:val="1"/>
                <w:szCs w:val="28"/>
              </w:rPr>
              <w:t>giáo viên</w:t>
            </w:r>
          </w:p>
        </w:tc>
        <w:tc>
          <w:tcPr>
            <w:tcW w:w="2136"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E70F67">
        <w:tc>
          <w:tcPr>
            <w:tcW w:w="4248" w:type="dxa"/>
          </w:tcPr>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Nêu phương pháp thuyết minh tiêu biểu trong VB trên?</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Bài toán dân số được đề cập giúp em hiểu thêm gì?</w:t>
            </w:r>
          </w:p>
          <w:p w:rsidR="00365D26" w:rsidRPr="00365D26" w:rsidRDefault="00365D26" w:rsidP="00365D26">
            <w:pPr>
              <w:jc w:val="both"/>
              <w:rPr>
                <w:rFonts w:ascii="Times New Roman" w:hAnsi="Times New Roman"/>
                <w:szCs w:val="28"/>
              </w:rPr>
            </w:pPr>
          </w:p>
          <w:p w:rsidR="00365D26" w:rsidRPr="00365D26" w:rsidRDefault="00365D26" w:rsidP="00365D26">
            <w:pPr>
              <w:keepNext/>
              <w:keepLines/>
              <w:jc w:val="both"/>
              <w:outlineLvl w:val="6"/>
              <w:rPr>
                <w:rFonts w:ascii="Times New Roman" w:eastAsiaTheme="majorEastAsia" w:hAnsi="Times New Roman"/>
                <w:i/>
                <w:iCs/>
                <w:color w:val="404040" w:themeColor="text1" w:themeTint="BF"/>
                <w:szCs w:val="28"/>
              </w:rPr>
            </w:pPr>
            <w:r w:rsidRPr="00365D26">
              <w:rPr>
                <w:rFonts w:ascii="Times New Roman" w:eastAsiaTheme="majorEastAsia" w:hAnsi="Times New Roman"/>
                <w:i/>
                <w:iCs/>
                <w:color w:val="404040" w:themeColor="text1" w:themeTint="BF"/>
                <w:szCs w:val="28"/>
              </w:rPr>
              <w:t>GV KQ ghi nhớ</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GV cho hs đọc phần đọc thêm sgk – 132 </w:t>
            </w:r>
          </w:p>
          <w:p w:rsidR="00365D26" w:rsidRPr="00365D26" w:rsidRDefault="00365D26" w:rsidP="00365D26">
            <w:pPr>
              <w:jc w:val="both"/>
              <w:rPr>
                <w:rFonts w:ascii="Times New Roman" w:hAnsi="Times New Roman"/>
                <w:szCs w:val="28"/>
              </w:rPr>
            </w:pPr>
            <w:r w:rsidRPr="00365D26">
              <w:rPr>
                <w:rFonts w:ascii="Times New Roman" w:hAnsi="Times New Roman"/>
                <w:b/>
                <w:i/>
                <w:szCs w:val="28"/>
              </w:rPr>
              <w:t xml:space="preserve">  ? Liên hệ phần vừa đọc em hãy cho biết con đường nào là con đường tốt nhất để hạn chế sự gia tăng dân số</w:t>
            </w:r>
            <w:r w:rsidRPr="00365D26">
              <w:rPr>
                <w:rFonts w:ascii="Times New Roman" w:hAnsi="Times New Roman"/>
                <w:szCs w:val="28"/>
              </w:rPr>
              <w: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GV cho các nhóm trình bày.</w:t>
            </w:r>
          </w:p>
          <w:p w:rsidR="00365D26" w:rsidRPr="00365D26" w:rsidRDefault="00365D26" w:rsidP="00365D26">
            <w:pPr>
              <w:jc w:val="both"/>
              <w:rPr>
                <w:rFonts w:ascii="Times New Roman" w:hAnsi="Times New Roman"/>
                <w:szCs w:val="28"/>
              </w:rPr>
            </w:pPr>
            <w:r w:rsidRPr="00365D26">
              <w:rPr>
                <w:rFonts w:ascii="Times New Roman" w:hAnsi="Times New Roman"/>
                <w:szCs w:val="28"/>
              </w:rPr>
              <w:t>GV kết luận</w:t>
            </w:r>
          </w:p>
          <w:p w:rsidR="00365D26" w:rsidRPr="00365D26" w:rsidRDefault="00365D26" w:rsidP="00365D26">
            <w:pPr>
              <w:rPr>
                <w:rFonts w:ascii="Times New Roman" w:hAnsi="Times New Roman"/>
              </w:rPr>
            </w:pPr>
          </w:p>
        </w:tc>
        <w:tc>
          <w:tcPr>
            <w:tcW w:w="2136" w:type="dxa"/>
          </w:tcPr>
          <w:p w:rsidR="00365D26" w:rsidRPr="00365D26" w:rsidRDefault="00365D26" w:rsidP="00365D26">
            <w:pPr>
              <w:rPr>
                <w:rFonts w:ascii="Times New Roman" w:hAnsi="Times New Roman"/>
                <w:szCs w:val="28"/>
              </w:rPr>
            </w:pPr>
            <w:r w:rsidRPr="00365D26">
              <w:rPr>
                <w:rFonts w:ascii="Times New Roman" w:hAnsi="Times New Roman"/>
                <w:szCs w:val="28"/>
              </w:rPr>
              <w:lastRenderedPageBreak/>
              <w:t>- HS ghi ý chính của bài.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khái quát lại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Trả lời độc lập</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HS đọc phần đọc thêm trang 132 sgk</w:t>
            </w:r>
          </w:p>
          <w:p w:rsidR="00365D26" w:rsidRPr="00365D26" w:rsidRDefault="00365D26" w:rsidP="00365D26">
            <w:pPr>
              <w:jc w:val="center"/>
              <w:rPr>
                <w:rFonts w:ascii="Times New Roman" w:hAnsi="Times New Roman"/>
                <w:szCs w:val="28"/>
              </w:rPr>
            </w:pPr>
          </w:p>
          <w:p w:rsidR="00365D26" w:rsidRPr="00365D26" w:rsidRDefault="00365D26" w:rsidP="00E70F67">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HS thảo luận nhóm</w:t>
            </w:r>
          </w:p>
          <w:p w:rsidR="00365D26" w:rsidRPr="00365D26" w:rsidRDefault="00365D26" w:rsidP="00365D26">
            <w:pPr>
              <w:rPr>
                <w:rFonts w:ascii="Times New Roman" w:hAnsi="Times New Roman"/>
              </w:rPr>
            </w:pPr>
          </w:p>
        </w:tc>
        <w:tc>
          <w:tcPr>
            <w:tcW w:w="3804" w:type="dxa"/>
          </w:tcPr>
          <w:p w:rsidR="00365D26" w:rsidRPr="00365D26" w:rsidRDefault="00365D26" w:rsidP="00365D26">
            <w:pPr>
              <w:keepNext/>
              <w:keepLines/>
              <w:jc w:val="both"/>
              <w:outlineLvl w:val="5"/>
              <w:rPr>
                <w:rFonts w:ascii="Times New Roman" w:eastAsiaTheme="majorEastAsia" w:hAnsi="Times New Roman"/>
                <w:b/>
                <w:iCs/>
                <w:color w:val="243F60" w:themeColor="accent1" w:themeShade="7F"/>
                <w:szCs w:val="28"/>
              </w:rPr>
            </w:pPr>
            <w:r w:rsidRPr="00365D26">
              <w:rPr>
                <w:rFonts w:ascii="Times New Roman" w:eastAsiaTheme="majorEastAsia" w:hAnsi="Times New Roman"/>
                <w:b/>
                <w:iCs/>
                <w:color w:val="243F60" w:themeColor="accent1" w:themeShade="7F"/>
                <w:szCs w:val="28"/>
              </w:rPr>
              <w:lastRenderedPageBreak/>
              <w:t>III. Tổng kết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 Lập luận, phân tích so sánh, thông tin số liệu chính xác.</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Vấn đề dân số là vấn đề nóng bỏng và cấp bách, ý thức của mỗi con người trước vấn đề dân số.</w:t>
            </w:r>
          </w:p>
          <w:p w:rsidR="00365D26" w:rsidRPr="00365D26" w:rsidRDefault="00365D26" w:rsidP="00365D26">
            <w:pPr>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p>
          <w:p w:rsidR="00365D26" w:rsidRPr="00365D26" w:rsidRDefault="00365D26" w:rsidP="00365D26">
            <w:pPr>
              <w:spacing w:line="480" w:lineRule="auto"/>
              <w:jc w:val="both"/>
              <w:rPr>
                <w:rFonts w:ascii="Times New Roman" w:hAnsi="Times New Roman"/>
                <w:szCs w:val="28"/>
              </w:rPr>
            </w:pPr>
            <w:r w:rsidRPr="00365D26">
              <w:rPr>
                <w:rFonts w:ascii="Times New Roman" w:hAnsi="Times New Roman"/>
                <w:szCs w:val="28"/>
              </w:rPr>
              <w:t>* Ghi nhớ: sgk  132.</w:t>
            </w:r>
          </w:p>
        </w:tc>
      </w:tr>
    </w:tbl>
    <w:p w:rsidR="00365D26" w:rsidRPr="00365D26" w:rsidRDefault="00365D26" w:rsidP="00365D26">
      <w:pPr>
        <w:tabs>
          <w:tab w:val="left" w:pos="60"/>
        </w:tabs>
        <w:jc w:val="both"/>
        <w:rPr>
          <w:rFonts w:ascii="Times New Roman" w:hAnsi="Times New Roman"/>
          <w:b/>
          <w:sz w:val="2"/>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HOẠT ĐỘNG 4: </w:t>
      </w:r>
      <w:r w:rsidR="00E70F67">
        <w:rPr>
          <w:rFonts w:ascii="Times New Roman" w:hAnsi="Times New Roman"/>
          <w:szCs w:val="28"/>
        </w:rPr>
        <w:t>CỦNG CỐ, VẬN DỤNG</w:t>
      </w:r>
    </w:p>
    <w:p w:rsidR="00365D26" w:rsidRPr="00365D26" w:rsidRDefault="00365D26" w:rsidP="00E70F67">
      <w:pPr>
        <w:spacing w:before="60" w:after="60"/>
        <w:rPr>
          <w:rFonts w:ascii="Times New Roman" w:hAnsi="Times New Roman"/>
          <w:szCs w:val="28"/>
        </w:rPr>
      </w:pPr>
      <w:r w:rsidRPr="00365D26">
        <w:rPr>
          <w:rFonts w:ascii="Times New Roman" w:hAnsi="Times New Roman"/>
          <w:b/>
          <w:szCs w:val="28"/>
        </w:rPr>
        <w:t>+ Mục ti</w:t>
      </w:r>
      <w:r w:rsidR="00E70F67">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 xml:space="preserve">Vận dụng, củng cố kiến thức, </w:t>
      </w:r>
      <w:r w:rsidRPr="00365D26">
        <w:rPr>
          <w:rFonts w:ascii="Times New Roman" w:hAnsi="Times New Roman"/>
          <w:bCs/>
          <w:szCs w:val="28"/>
        </w:rPr>
        <w:t>r</w:t>
      </w:r>
      <w:r w:rsidRPr="00365D26">
        <w:rPr>
          <w:rFonts w:ascii="Times New Roman" w:hAnsi="Times New Roman"/>
          <w:szCs w:val="28"/>
        </w:rPr>
        <w:t>èn kỹ năng đọc và phân tích lập luận chứng minh - giải thích trong 1 văn bản nhật dụng.</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sidR="00E70F67">
        <w:rPr>
          <w:rFonts w:ascii="Times New Roman" w:hAnsi="Times New Roman"/>
          <w:szCs w:val="28"/>
        </w:rPr>
        <w:t>Cá nhân</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5 ph</w:t>
      </w:r>
      <w:r w:rsidR="00E70F67">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b/>
          <w:szCs w:val="28"/>
        </w:rPr>
      </w:pPr>
    </w:p>
    <w:tbl>
      <w:tblPr>
        <w:tblW w:w="0" w:type="auto"/>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20"/>
        <w:gridCol w:w="1800"/>
        <w:gridCol w:w="4428"/>
      </w:tblGrid>
      <w:tr w:rsidR="00365D26" w:rsidRPr="00365D26" w:rsidTr="00365D26">
        <w:tc>
          <w:tcPr>
            <w:tcW w:w="342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giỏo viờn</w:t>
            </w:r>
          </w:p>
        </w:tc>
        <w:tc>
          <w:tcPr>
            <w:tcW w:w="180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428"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65D26">
        <w:trPr>
          <w:trHeight w:val="5801"/>
        </w:trPr>
        <w:tc>
          <w:tcPr>
            <w:tcW w:w="3420" w:type="dxa"/>
          </w:tcPr>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 Nêu các lí do chính để trả lời cho câu hỏi vì sao sự gia tăng dân số lại có tầm quan trọng to lớn đối với nhân loại và con người như thế nhất là các nước còn nghèo nàn, lạc hậu?</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GV phát phiếu học tập </w:t>
            </w:r>
          </w:p>
          <w:p w:rsidR="00365D26" w:rsidRPr="00365D26" w:rsidRDefault="00365D26" w:rsidP="00365D26">
            <w:pPr>
              <w:jc w:val="both"/>
              <w:rPr>
                <w:rFonts w:ascii="Times New Roman" w:hAnsi="Times New Roman"/>
                <w:szCs w:val="28"/>
              </w:rPr>
            </w:pPr>
            <w:r w:rsidRPr="00365D26">
              <w:rPr>
                <w:rFonts w:ascii="Times New Roman" w:hAnsi="Times New Roman"/>
                <w:szCs w:val="28"/>
              </w:rPr>
              <w:t>Cho các nhóm trình bày.</w:t>
            </w:r>
          </w:p>
          <w:p w:rsidR="00365D26" w:rsidRPr="00365D26" w:rsidRDefault="00365D26" w:rsidP="00365D26">
            <w:pPr>
              <w:jc w:val="both"/>
              <w:rPr>
                <w:rFonts w:ascii="Times New Roman" w:hAnsi="Times New Roman"/>
                <w:szCs w:val="28"/>
              </w:rPr>
            </w:pPr>
            <w:r w:rsidRPr="00365D26">
              <w:rPr>
                <w:rFonts w:ascii="Times New Roman" w:hAnsi="Times New Roman"/>
                <w:szCs w:val="28"/>
              </w:rPr>
              <w:t>GV kết luận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Gv khái quát các câu hỏi củng cố bài.</w:t>
            </w:r>
          </w:p>
          <w:p w:rsidR="00365D26" w:rsidRPr="00365D26" w:rsidRDefault="00365D26" w:rsidP="00365D26">
            <w:pPr>
              <w:rPr>
                <w:rFonts w:ascii="Times New Roman" w:hAnsi="Times New Roman"/>
              </w:rPr>
            </w:pPr>
            <w:r w:rsidRPr="00365D26">
              <w:rPr>
                <w:rFonts w:ascii="Times New Roman" w:hAnsi="Times New Roman"/>
                <w:szCs w:val="28"/>
                <w:lang w:val="nl-NL"/>
              </w:rPr>
              <w:t>Hướng dẫn h/s về nhà  làm tiếp câu 3.</w:t>
            </w:r>
          </w:p>
        </w:tc>
        <w:tc>
          <w:tcPr>
            <w:tcW w:w="1800" w:type="dxa"/>
          </w:tcPr>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Thảo luận nhóm đại diện trả lời.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Ghi ý đúng</w:t>
            </w:r>
          </w:p>
          <w:p w:rsidR="00365D26" w:rsidRPr="00365D26" w:rsidRDefault="00365D26" w:rsidP="00365D26">
            <w:pPr>
              <w:rPr>
                <w:rFonts w:ascii="Times New Roman" w:hAnsi="Times New Roman"/>
              </w:rPr>
            </w:pPr>
          </w:p>
        </w:tc>
        <w:tc>
          <w:tcPr>
            <w:tcW w:w="4428" w:type="dxa"/>
          </w:tcPr>
          <w:p w:rsidR="00365D26" w:rsidRPr="00365D26" w:rsidRDefault="00365D26" w:rsidP="00365D26">
            <w:pPr>
              <w:jc w:val="both"/>
              <w:rPr>
                <w:rFonts w:ascii="Times New Roman" w:hAnsi="Times New Roman"/>
                <w:b/>
                <w:bCs/>
                <w:i/>
                <w:szCs w:val="28"/>
                <w:u w:val="single"/>
              </w:rPr>
            </w:pPr>
            <w:r w:rsidRPr="00365D26">
              <w:rPr>
                <w:rFonts w:ascii="Times New Roman" w:hAnsi="Times New Roman"/>
                <w:b/>
                <w:bCs/>
                <w:i/>
                <w:szCs w:val="28"/>
                <w:u w:val="single"/>
              </w:rPr>
              <w:t>IV. Luyện tập</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Đẩy mạnh giáo dục là con đường tốt nhất để hạn chế sự gia tăng dân số.</w:t>
            </w:r>
          </w:p>
          <w:p w:rsidR="00365D26" w:rsidRPr="00365D26" w:rsidRDefault="00365D26" w:rsidP="00365D26">
            <w:pPr>
              <w:jc w:val="both"/>
              <w:rPr>
                <w:rFonts w:ascii="Times New Roman" w:hAnsi="Times New Roman"/>
                <w:szCs w:val="28"/>
              </w:rPr>
            </w:pPr>
            <w:r w:rsidRPr="00365D26">
              <w:rPr>
                <w:rFonts w:ascii="Times New Roman" w:hAnsi="Times New Roman"/>
                <w:szCs w:val="28"/>
              </w:rPr>
              <w:t>- Vì: sinh đẻ là quyền của phụ nữ ...</w:t>
            </w:r>
          </w:p>
          <w:p w:rsidR="00365D26" w:rsidRPr="00365D26" w:rsidRDefault="00365D26" w:rsidP="00365D26">
            <w:pPr>
              <w:jc w:val="both"/>
              <w:rPr>
                <w:rFonts w:ascii="Times New Roman" w:hAnsi="Times New Roman"/>
                <w:szCs w:val="28"/>
              </w:rPr>
            </w:pPr>
            <w:r w:rsidRPr="00365D26">
              <w:rPr>
                <w:rFonts w:ascii="Times New Roman" w:hAnsi="Times New Roman"/>
                <w:szCs w:val="28"/>
              </w:rPr>
              <w:t>đẩy mạnh giáo dục cho phụ nữ là hạ thấp tỷ lệ thụ thai cũng như tỷ lệ tử vong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Dân số phát triển đến con người ở các phương diện: lương thực, chỗ ở, môi trường, việc làm, giáo dục ....</w:t>
            </w:r>
          </w:p>
          <w:p w:rsidR="00365D26" w:rsidRPr="00365D26" w:rsidRDefault="00365D26" w:rsidP="00365D26">
            <w:pPr>
              <w:rPr>
                <w:rFonts w:ascii="Times New Roman" w:hAnsi="Times New Roman"/>
              </w:rPr>
            </w:pPr>
            <w:r w:rsidRPr="00365D26">
              <w:rPr>
                <w:rFonts w:ascii="Times New Roman" w:hAnsi="Times New Roman"/>
                <w:szCs w:val="28"/>
              </w:rPr>
              <w:t>- Đối với các nước còn nghèo nàn lạc hậu thì hạn chế sự phát triển giáo dục thì trở nên nghèo nàn lạc hậu hơn.</w:t>
            </w:r>
          </w:p>
        </w:tc>
      </w:tr>
    </w:tbl>
    <w:p w:rsidR="00365D26" w:rsidRPr="00365D26" w:rsidRDefault="00365D26" w:rsidP="00365D26">
      <w:pPr>
        <w:spacing w:line="360" w:lineRule="auto"/>
        <w:rPr>
          <w:rFonts w:ascii="Times New Roman" w:hAnsi="Times New Roman"/>
          <w:szCs w:val="28"/>
        </w:rPr>
      </w:pPr>
      <w:r w:rsidRPr="00365D26">
        <w:rPr>
          <w:rFonts w:ascii="Times New Roman" w:hAnsi="Times New Roman"/>
          <w:szCs w:val="28"/>
        </w:rPr>
        <w:t xml:space="preserve">Củng cố bài học: </w:t>
      </w:r>
      <w:r w:rsidRPr="00365D26">
        <w:rPr>
          <w:rFonts w:ascii="Times New Roman" w:hAnsi="Times New Roman"/>
          <w:b/>
          <w:szCs w:val="28"/>
        </w:rPr>
        <w:t>Gv tổng kết kiến thức bài học</w:t>
      </w:r>
    </w:p>
    <w:p w:rsidR="00365D26" w:rsidRPr="00365D26" w:rsidRDefault="00365D26" w:rsidP="00365D26">
      <w:pPr>
        <w:spacing w:line="360" w:lineRule="auto"/>
        <w:rPr>
          <w:rFonts w:ascii="Times New Roman" w:hAnsi="Times New Roman"/>
          <w:b/>
          <w:szCs w:val="28"/>
        </w:rPr>
      </w:pPr>
      <w:r w:rsidRPr="00365D26">
        <w:rPr>
          <w:rFonts w:ascii="Times New Roman" w:hAnsi="Times New Roman"/>
          <w:b/>
          <w:szCs w:val="28"/>
        </w:rPr>
        <w:t xml:space="preserve">   Hướng dẫn học sinh học ở nhà </w:t>
      </w:r>
    </w:p>
    <w:tbl>
      <w:tblPr>
        <w:tblW w:w="9381" w:type="dxa"/>
        <w:tblLook w:val="0000" w:firstRow="0" w:lastRow="0" w:firstColumn="0" w:lastColumn="0" w:noHBand="0" w:noVBand="0"/>
      </w:tblPr>
      <w:tblGrid>
        <w:gridCol w:w="9128"/>
        <w:gridCol w:w="253"/>
      </w:tblGrid>
      <w:tr w:rsidR="00365D26" w:rsidRPr="00365D26" w:rsidTr="00365D26">
        <w:trPr>
          <w:trHeight w:val="1571"/>
        </w:trPr>
        <w:tc>
          <w:tcPr>
            <w:tcW w:w="9128" w:type="dxa"/>
          </w:tcPr>
          <w:p w:rsidR="00365D26" w:rsidRPr="00365D26" w:rsidRDefault="00365D26" w:rsidP="00365D26">
            <w:pPr>
              <w:spacing w:line="360" w:lineRule="auto"/>
              <w:rPr>
                <w:rFonts w:ascii="Times New Roman" w:hAnsi="Times New Roman"/>
                <w:szCs w:val="28"/>
              </w:rPr>
            </w:pPr>
            <w:r w:rsidRPr="00365D26">
              <w:rPr>
                <w:rFonts w:ascii="Times New Roman" w:hAnsi="Times New Roman"/>
                <w:szCs w:val="28"/>
              </w:rPr>
              <w:t>- Về nhà chuẩn bị các  bài tập SBT.</w:t>
            </w:r>
          </w:p>
          <w:p w:rsidR="00365D26" w:rsidRPr="00365D26" w:rsidRDefault="00365D26" w:rsidP="00E70F67">
            <w:pPr>
              <w:spacing w:line="360" w:lineRule="auto"/>
              <w:rPr>
                <w:rFonts w:ascii="Times New Roman" w:hAnsi="Times New Roman"/>
                <w:szCs w:val="28"/>
              </w:rPr>
            </w:pPr>
            <w:r w:rsidRPr="00365D26">
              <w:rPr>
                <w:rFonts w:ascii="Times New Roman" w:hAnsi="Times New Roman"/>
                <w:szCs w:val="28"/>
              </w:rPr>
              <w:t>- Chuẩn bị bài</w:t>
            </w:r>
            <w:r w:rsidR="00E70F67">
              <w:rPr>
                <w:rFonts w:ascii="Times New Roman" w:hAnsi="Times New Roman"/>
                <w:szCs w:val="28"/>
              </w:rPr>
              <w:t xml:space="preserve"> tiếp theo</w:t>
            </w:r>
            <w:r w:rsidRPr="00365D26">
              <w:rPr>
                <w:rFonts w:ascii="Times New Roman" w:hAnsi="Times New Roman"/>
                <w:szCs w:val="28"/>
              </w:rPr>
              <w:t xml:space="preserve"> </w:t>
            </w:r>
          </w:p>
        </w:tc>
        <w:tc>
          <w:tcPr>
            <w:tcW w:w="253" w:type="dxa"/>
          </w:tcPr>
          <w:p w:rsidR="00365D26" w:rsidRPr="00365D26" w:rsidRDefault="00365D26" w:rsidP="00365D26">
            <w:pPr>
              <w:spacing w:line="360" w:lineRule="auto"/>
              <w:rPr>
                <w:rFonts w:ascii="Times New Roman" w:hAnsi="Times New Roman"/>
                <w:szCs w:val="28"/>
              </w:rPr>
            </w:pPr>
          </w:p>
        </w:tc>
      </w:tr>
    </w:tbl>
    <w:p w:rsidR="00365D26" w:rsidRPr="00365D26" w:rsidRDefault="00365D26" w:rsidP="00365D26">
      <w:pPr>
        <w:rPr>
          <w:rFonts w:ascii="Times New Roman" w:hAnsi="Times New Roman"/>
        </w:rPr>
      </w:pPr>
    </w:p>
    <w:p w:rsidR="00BA4831" w:rsidRDefault="00BA4831" w:rsidP="00365D26">
      <w:pPr>
        <w:rPr>
          <w:rFonts w:ascii="Times New Roman" w:hAnsi="Times New Roman"/>
        </w:rPr>
      </w:pPr>
    </w:p>
    <w:p w:rsidR="00BA4831" w:rsidRPr="00365D26" w:rsidRDefault="00BA4831" w:rsidP="00365D26">
      <w:pPr>
        <w:rPr>
          <w:rFonts w:ascii="Times New Roman" w:hAnsi="Times New Roman"/>
          <w:b/>
          <w:bCs/>
          <w:szCs w:val="28"/>
        </w:rPr>
      </w:pPr>
    </w:p>
    <w:p w:rsidR="00365D26" w:rsidRPr="00365D26" w:rsidRDefault="00365D26" w:rsidP="00365D26">
      <w:pPr>
        <w:rPr>
          <w:rFonts w:ascii="Times New Roman" w:hAnsi="Times New Roman"/>
          <w:szCs w:val="28"/>
        </w:rPr>
      </w:pPr>
    </w:p>
    <w:p w:rsidR="007D428D" w:rsidRDefault="007D428D" w:rsidP="00365D26">
      <w:pPr>
        <w:rPr>
          <w:rFonts w:ascii="Times New Roman" w:hAnsi="Times New Roman"/>
          <w:b/>
          <w:bCs/>
          <w:szCs w:val="28"/>
        </w:rPr>
      </w:pPr>
    </w:p>
    <w:p w:rsidR="00365D26" w:rsidRPr="00365D26" w:rsidRDefault="00F119EA" w:rsidP="00365D26">
      <w:pPr>
        <w:rPr>
          <w:rFonts w:ascii="Times New Roman" w:hAnsi="Times New Roman"/>
          <w:b/>
          <w:bCs/>
          <w:szCs w:val="28"/>
        </w:rPr>
      </w:pPr>
      <w:r>
        <w:rPr>
          <w:rFonts w:ascii="Times New Roman" w:hAnsi="Times New Roman"/>
          <w:b/>
          <w:bCs/>
          <w:szCs w:val="28"/>
        </w:rPr>
        <w:t>Tiết 49-50</w:t>
      </w:r>
      <w:r w:rsidR="00365D26" w:rsidRPr="00365D26">
        <w:rPr>
          <w:rFonts w:ascii="Times New Roman" w:hAnsi="Times New Roman"/>
          <w:b/>
          <w:bCs/>
          <w:szCs w:val="28"/>
        </w:rPr>
        <w:t xml:space="preserve">: </w:t>
      </w:r>
    </w:p>
    <w:p w:rsidR="00365D26" w:rsidRPr="00F119EA" w:rsidRDefault="00F119EA" w:rsidP="00365D26">
      <w:pPr>
        <w:ind w:firstLine="720"/>
        <w:jc w:val="center"/>
        <w:rPr>
          <w:rFonts w:ascii="Times New Roman" w:hAnsi="Times New Roman"/>
          <w:b/>
          <w:bCs/>
          <w:i/>
          <w:sz w:val="52"/>
          <w:szCs w:val="52"/>
        </w:rPr>
      </w:pPr>
      <w:r w:rsidRPr="00F119EA">
        <w:rPr>
          <w:rFonts w:ascii="Times New Roman" w:hAnsi="Times New Roman"/>
          <w:b/>
          <w:bCs/>
          <w:i/>
          <w:sz w:val="52"/>
          <w:szCs w:val="52"/>
        </w:rPr>
        <w:t>Nhận xét, đánh giá kết quả thực hành</w:t>
      </w:r>
    </w:p>
    <w:p w:rsidR="00365D26" w:rsidRPr="00365D26" w:rsidRDefault="00626A46" w:rsidP="00365D26">
      <w:pPr>
        <w:spacing w:before="60" w:after="60"/>
        <w:rPr>
          <w:rFonts w:ascii="Times New Roman" w:hAnsi="Times New Roman"/>
          <w:b/>
          <w:i/>
          <w:szCs w:val="28"/>
          <w:lang w:val="nl-NL"/>
        </w:rPr>
      </w:pPr>
      <w:r>
        <w:rPr>
          <w:rFonts w:ascii="Times New Roman" w:hAnsi="Times New Roman"/>
          <w:b/>
          <w:szCs w:val="28"/>
        </w:rPr>
        <w:t>I. Mục tiê</w:t>
      </w:r>
      <w:r w:rsidR="00365D26" w:rsidRPr="00365D26">
        <w:rPr>
          <w:rFonts w:ascii="Times New Roman" w:hAnsi="Times New Roman"/>
          <w:b/>
          <w:szCs w:val="28"/>
        </w:rPr>
        <w:t>u bài học:</w:t>
      </w:r>
    </w:p>
    <w:p w:rsidR="00365D26" w:rsidRPr="00365D26" w:rsidRDefault="00365D26" w:rsidP="00365D26">
      <w:pPr>
        <w:spacing w:before="60" w:after="60"/>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1. Về kiến thức:</w:t>
      </w:r>
    </w:p>
    <w:p w:rsidR="00365D26" w:rsidRPr="00365D26" w:rsidRDefault="00365D26" w:rsidP="00365D26">
      <w:pPr>
        <w:spacing w:before="60" w:after="60"/>
        <w:rPr>
          <w:rFonts w:ascii="Times New Roman" w:hAnsi="Times New Roman"/>
          <w:szCs w:val="28"/>
        </w:rPr>
      </w:pPr>
      <w:r w:rsidRPr="00365D26">
        <w:rPr>
          <w:rFonts w:ascii="Times New Roman" w:hAnsi="Times New Roman"/>
          <w:szCs w:val="28"/>
        </w:rPr>
        <w:tab/>
        <w:t>- Ôn tập củng cố kiến thức văn bản tự sự kết hợp miêu tả và biểu cảm đánh giá.</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ab/>
        <w:t>- Giúp học sinh có khả năng tự kiểm tra bài vết của  mình, có ý thức tích hợp với các phân môn  tập làm văn, tiếng việt.</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ab/>
        <w:t>- Thông qua bài kiểm  tra văn giúp các em nắm vững hơn kiến thức về phần văn học Việt Nam từ 1930 – 1945.</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szCs w:val="28"/>
        </w:rPr>
        <w:tab/>
        <w:t>- Học sinh biết sử dụng những lỗi mà thường gặp phải: Như tạo lập một đọan văn, diễn đạt từng từ ....</w:t>
      </w:r>
    </w:p>
    <w:p w:rsidR="00365D26" w:rsidRPr="00365D26" w:rsidRDefault="00F119EA" w:rsidP="00365D26">
      <w:pPr>
        <w:spacing w:before="60" w:after="60"/>
        <w:rPr>
          <w:rFonts w:ascii="Times New Roman" w:hAnsi="Times New Roman"/>
          <w:b/>
          <w:szCs w:val="28"/>
        </w:rPr>
      </w:pPr>
      <w:r>
        <w:rPr>
          <w:rFonts w:ascii="Times New Roman" w:hAnsi="Times New Roman"/>
          <w:b/>
          <w:szCs w:val="28"/>
        </w:rPr>
        <w:t>II.Chuẩn bị của giáo viê</w:t>
      </w:r>
      <w:r w:rsidR="00365D26" w:rsidRPr="00365D26">
        <w:rPr>
          <w:rFonts w:ascii="Times New Roman" w:hAnsi="Times New Roman"/>
          <w:b/>
          <w:szCs w:val="28"/>
        </w:rPr>
        <w:t>n và học sinh:</w:t>
      </w:r>
    </w:p>
    <w:p w:rsidR="00365D26" w:rsidRPr="00365D26" w:rsidRDefault="00F119EA" w:rsidP="00365D26">
      <w:pPr>
        <w:rPr>
          <w:rFonts w:ascii="Times New Roman" w:hAnsi="Times New Roman"/>
          <w:szCs w:val="28"/>
        </w:rPr>
      </w:pPr>
      <w:r>
        <w:rPr>
          <w:rFonts w:ascii="Times New Roman" w:hAnsi="Times New Roman"/>
          <w:b/>
          <w:szCs w:val="28"/>
        </w:rPr>
        <w:t xml:space="preserve">  1. Giáo viê</w:t>
      </w:r>
      <w:r w:rsidR="00365D26" w:rsidRPr="00365D26">
        <w:rPr>
          <w:rFonts w:ascii="Times New Roman" w:hAnsi="Times New Roman"/>
          <w:b/>
          <w:szCs w:val="28"/>
        </w:rPr>
        <w:t xml:space="preserve">n: </w:t>
      </w:r>
      <w:r w:rsidR="00365D26" w:rsidRPr="00365D26">
        <w:rPr>
          <w:rFonts w:ascii="Times New Roman" w:hAnsi="Times New Roman"/>
          <w:szCs w:val="28"/>
        </w:rPr>
        <w:t>Chấm, trả bài cho học sinh</w:t>
      </w:r>
    </w:p>
    <w:p w:rsidR="00365D26" w:rsidRPr="00365D26" w:rsidRDefault="00365D26" w:rsidP="00365D26">
      <w:pPr>
        <w:rPr>
          <w:rFonts w:ascii="Times New Roman" w:hAnsi="Times New Roman"/>
          <w:szCs w:val="28"/>
        </w:rPr>
      </w:pPr>
      <w:r w:rsidRPr="00365D26">
        <w:rPr>
          <w:rFonts w:ascii="Times New Roman" w:hAnsi="Times New Roman"/>
          <w:szCs w:val="28"/>
        </w:rPr>
        <w:lastRenderedPageBreak/>
        <w:t xml:space="preserve">  </w:t>
      </w:r>
      <w:r w:rsidRPr="00365D26">
        <w:rPr>
          <w:rFonts w:ascii="Times New Roman" w:hAnsi="Times New Roman"/>
          <w:b/>
          <w:szCs w:val="28"/>
        </w:rPr>
        <w:t>2. Học sinh</w:t>
      </w:r>
      <w:r w:rsidRPr="00365D26">
        <w:rPr>
          <w:rFonts w:ascii="Times New Roman" w:hAnsi="Times New Roman"/>
          <w:szCs w:val="28"/>
        </w:rPr>
        <w:t xml:space="preserve"> : ôn lại tất cả các kiến thức thuộc phần trên.</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III.Phương pháp dạy học: </w:t>
      </w:r>
      <w:r w:rsidR="00F119EA">
        <w:rPr>
          <w:rFonts w:ascii="Times New Roman" w:hAnsi="Times New Roman"/>
          <w:szCs w:val="28"/>
        </w:rPr>
        <w:t>Đọc hiểu, vấn đáp, thuyết trì</w:t>
      </w:r>
      <w:r w:rsidRPr="00365D26">
        <w:rPr>
          <w:rFonts w:ascii="Times New Roman" w:hAnsi="Times New Roman"/>
          <w:szCs w:val="28"/>
        </w:rPr>
        <w:t>nh</w:t>
      </w:r>
    </w:p>
    <w:p w:rsidR="00365D26" w:rsidRPr="00365D26" w:rsidRDefault="00F119EA" w:rsidP="00365D26">
      <w:pPr>
        <w:rPr>
          <w:rFonts w:ascii="Times New Roman" w:hAnsi="Times New Roman"/>
          <w:b/>
          <w:szCs w:val="28"/>
        </w:rPr>
      </w:pPr>
      <w:r>
        <w:rPr>
          <w:rFonts w:ascii="Times New Roman" w:hAnsi="Times New Roman"/>
          <w:b/>
          <w:szCs w:val="28"/>
        </w:rPr>
        <w:t>IV.Tiến trì</w:t>
      </w:r>
      <w:r w:rsidR="00365D26" w:rsidRPr="00365D26">
        <w:rPr>
          <w:rFonts w:ascii="Times New Roman" w:hAnsi="Times New Roman"/>
          <w:b/>
          <w:szCs w:val="28"/>
        </w:rPr>
        <w:t>nh dạy học:</w:t>
      </w:r>
    </w:p>
    <w:p w:rsidR="00365D26" w:rsidRPr="00365D26" w:rsidRDefault="00365D26" w:rsidP="00365D26">
      <w:pPr>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1.Ổn định trật tự:</w:t>
      </w:r>
      <w:r w:rsidRPr="00365D26">
        <w:rPr>
          <w:rFonts w:ascii="Times New Roman" w:hAnsi="Times New Roman"/>
          <w:szCs w:val="28"/>
        </w:rPr>
        <w:t xml:space="preserve"> Kiểm tra sĩ số</w:t>
      </w:r>
      <w:r w:rsidRPr="00365D26">
        <w:rPr>
          <w:rFonts w:ascii="Times New Roman" w:hAnsi="Times New Roman"/>
          <w:szCs w:val="28"/>
        </w:rPr>
        <w:br/>
        <w:t xml:space="preserve">  </w:t>
      </w:r>
      <w:r w:rsidRPr="00365D26">
        <w:rPr>
          <w:rFonts w:ascii="Times New Roman" w:hAnsi="Times New Roman"/>
          <w:b/>
          <w:szCs w:val="28"/>
        </w:rPr>
        <w:t>2.Kiểm tra bài cũ :</w:t>
      </w:r>
      <w:r w:rsidRPr="00365D26">
        <w:rPr>
          <w:rFonts w:ascii="Times New Roman" w:hAnsi="Times New Roman"/>
          <w:szCs w:val="28"/>
        </w:rPr>
        <w:t xml:space="preserve"> - Kiểm tra chuẩn bị của học sinh.</w:t>
      </w:r>
      <w:r w:rsidRPr="00365D26">
        <w:rPr>
          <w:rFonts w:ascii="Times New Roman" w:hAnsi="Times New Roman"/>
          <w:szCs w:val="28"/>
        </w:rPr>
        <w:br/>
      </w:r>
      <w:r w:rsidRPr="00365D26">
        <w:rPr>
          <w:rFonts w:ascii="Times New Roman" w:hAnsi="Times New Roman"/>
          <w:b/>
          <w:szCs w:val="28"/>
        </w:rPr>
        <w:t xml:space="preserve">  3.Giới thiệu và dạy bài học mới:</w:t>
      </w:r>
    </w:p>
    <w:p w:rsidR="00365D26" w:rsidRPr="00365D26" w:rsidRDefault="00365D26" w:rsidP="00365D26">
      <w:pPr>
        <w:spacing w:before="60" w:after="60"/>
        <w:ind w:firstLine="567"/>
        <w:rPr>
          <w:rFonts w:ascii="Times New Roman" w:hAnsi="Times New Roman"/>
          <w:szCs w:val="28"/>
        </w:rPr>
      </w:pPr>
      <w:r w:rsidRPr="00365D26">
        <w:rPr>
          <w:rFonts w:ascii="Times New Roman" w:hAnsi="Times New Roman"/>
          <w:b/>
          <w:bCs/>
          <w:sz w:val="16"/>
          <w:szCs w:val="28"/>
        </w:rPr>
        <w:tab/>
      </w:r>
      <w:r w:rsidRPr="00365D26">
        <w:rPr>
          <w:rFonts w:ascii="Times New Roman" w:hAnsi="Times New Roman"/>
          <w:bCs/>
          <w:szCs w:val="28"/>
        </w:rPr>
        <w:t>Để</w:t>
      </w:r>
      <w:r w:rsidR="00F119EA">
        <w:rPr>
          <w:rFonts w:ascii="Times New Roman" w:hAnsi="Times New Roman"/>
          <w:szCs w:val="28"/>
        </w:rPr>
        <w:t xml:space="preserve"> tiếp tục giờ học về kỹ năng khai thác cảm thụ các tác phẩm tự sự, hôm nay chúng ta cùng lắng nghe và nhận xét, rút kinh nghiệm qua phần báo cáo kết quả thực hành của các tổ</w:t>
      </w:r>
      <w:r w:rsidRPr="00365D26">
        <w:rPr>
          <w:rFonts w:ascii="Times New Roman" w:hAnsi="Times New Roman"/>
          <w:szCs w:val="28"/>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192"/>
      </w:tblGrid>
      <w:tr w:rsidR="00365D26" w:rsidRPr="00365D26" w:rsidTr="00365D26">
        <w:tc>
          <w:tcPr>
            <w:tcW w:w="3192"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w:t>
            </w:r>
            <w:r w:rsidR="00F119EA">
              <w:rPr>
                <w:rFonts w:ascii="Times New Roman" w:hAnsi="Times New Roman"/>
                <w:b/>
                <w:kern w:val="1"/>
                <w:szCs w:val="28"/>
              </w:rPr>
              <w:t>g của giáo viê</w:t>
            </w:r>
            <w:r w:rsidRPr="00365D26">
              <w:rPr>
                <w:rFonts w:ascii="Times New Roman" w:hAnsi="Times New Roman"/>
                <w:b/>
                <w:kern w:val="1"/>
                <w:szCs w:val="28"/>
              </w:rPr>
              <w:t>n</w:t>
            </w:r>
          </w:p>
        </w:tc>
        <w:tc>
          <w:tcPr>
            <w:tcW w:w="3192"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vAlign w:val="center"/>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65D26">
        <w:tc>
          <w:tcPr>
            <w:tcW w:w="3192" w:type="dxa"/>
          </w:tcPr>
          <w:p w:rsidR="00365D26" w:rsidRPr="00365D26" w:rsidRDefault="00365D26" w:rsidP="00365D26">
            <w:pPr>
              <w:rPr>
                <w:rFonts w:ascii="Times New Roman" w:hAnsi="Times New Roman"/>
                <w:szCs w:val="28"/>
              </w:rPr>
            </w:pPr>
            <w:r w:rsidRPr="00365D26">
              <w:rPr>
                <w:rFonts w:ascii="Times New Roman" w:hAnsi="Times New Roman"/>
                <w:szCs w:val="28"/>
              </w:rPr>
              <w:t>GV cho hs đọc đề bài.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GV cho hs đọc lại đề bài.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b/>
                <w:i/>
                <w:szCs w:val="28"/>
              </w:rPr>
            </w:pPr>
            <w:r w:rsidRPr="00365D26">
              <w:rPr>
                <w:rFonts w:ascii="Times New Roman" w:hAnsi="Times New Roman"/>
                <w:b/>
                <w:i/>
                <w:szCs w:val="28"/>
              </w:rPr>
              <w:t xml:space="preserve">     ? Xác định yêu cầu của đề bài?</w:t>
            </w:r>
          </w:p>
          <w:p w:rsidR="00365D26" w:rsidRPr="00365D26" w:rsidRDefault="00365D26" w:rsidP="00664E9B">
            <w:pPr>
              <w:rPr>
                <w:rFonts w:ascii="Times New Roman" w:hAnsi="Times New Roman"/>
                <w:b/>
                <w:i/>
                <w:szCs w:val="28"/>
              </w:rPr>
            </w:pPr>
            <w:r w:rsidRPr="00365D26">
              <w:rPr>
                <w:rFonts w:ascii="Times New Roman" w:hAnsi="Times New Roman"/>
                <w:b/>
                <w:i/>
                <w:szCs w:val="28"/>
              </w:rPr>
              <w:t xml:space="preserve">     </w:t>
            </w:r>
          </w:p>
          <w:p w:rsidR="00365D26" w:rsidRPr="00365D26" w:rsidRDefault="00365D26" w:rsidP="00365D26">
            <w:pPr>
              <w:rPr>
                <w:rFonts w:ascii="Times New Roman" w:hAnsi="Times New Roman"/>
                <w:szCs w:val="28"/>
              </w:rPr>
            </w:pPr>
            <w:r w:rsidRPr="00365D26">
              <w:rPr>
                <w:rFonts w:ascii="Times New Roman" w:hAnsi="Times New Roman"/>
                <w:szCs w:val="28"/>
              </w:rPr>
              <w:t>GV hướng dẫn h/s xây dựng dàn ý.</w:t>
            </w:r>
          </w:p>
          <w:p w:rsidR="00365D26" w:rsidRPr="00365D26" w:rsidRDefault="00365D26" w:rsidP="00365D26">
            <w:pPr>
              <w:rPr>
                <w:rFonts w:ascii="Times New Roman" w:hAnsi="Times New Roman"/>
                <w:b/>
                <w:i/>
                <w:szCs w:val="28"/>
              </w:rPr>
            </w:pPr>
            <w:r w:rsidRPr="00365D26">
              <w:rPr>
                <w:rFonts w:ascii="Times New Roman" w:hAnsi="Times New Roman"/>
                <w:b/>
                <w:i/>
                <w:szCs w:val="28"/>
              </w:rPr>
              <w:t xml:space="preserve">     </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GV khái quát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Yêu cầu hs nhận xét bài làm của mình theo dàn ý.</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GV nhận xét chung.</w:t>
            </w:r>
          </w:p>
          <w:p w:rsidR="00365D26" w:rsidRPr="00365D26" w:rsidRDefault="00365D26" w:rsidP="00365D26">
            <w:pPr>
              <w:rPr>
                <w:rFonts w:ascii="Times New Roman" w:hAnsi="Times New Roman"/>
                <w:szCs w:val="28"/>
              </w:rPr>
            </w:pPr>
            <w:r w:rsidRPr="00365D26">
              <w:rPr>
                <w:rFonts w:ascii="Times New Roman" w:hAnsi="Times New Roman"/>
                <w:szCs w:val="28"/>
              </w:rPr>
              <w:t>- GV nhận xét bài làm của hs về các mặt ưu điểm và nhược điểm.</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b/>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GV trả bài cho hs đối chiếu đáp án và nhận xét bài làm của mình.</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GV lấy điểm.</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Gv viết các lỗi hs mắc phải ra bảng phụ yêu cầu hs thảo luận và chữa.</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Gọi học sinh nhận xét, sửa chữa</w:t>
            </w:r>
          </w:p>
          <w:p w:rsidR="00365D26" w:rsidRPr="00365D26" w:rsidRDefault="00365D26" w:rsidP="00365D26">
            <w:pPr>
              <w:rPr>
                <w:rFonts w:ascii="Times New Roman" w:hAnsi="Times New Roman"/>
              </w:rPr>
            </w:pPr>
          </w:p>
        </w:tc>
        <w:tc>
          <w:tcPr>
            <w:tcW w:w="3192" w:type="dxa"/>
          </w:tcPr>
          <w:p w:rsidR="00365D26" w:rsidRPr="00365D26" w:rsidRDefault="00365D26" w:rsidP="00365D26">
            <w:pPr>
              <w:keepNext/>
              <w:keepLines/>
              <w:outlineLvl w:val="6"/>
              <w:rPr>
                <w:rFonts w:ascii="Times New Roman" w:eastAsiaTheme="majorEastAsia" w:hAnsi="Times New Roman"/>
                <w:b/>
                <w:bCs/>
                <w:i/>
                <w:iCs/>
                <w:color w:val="000000"/>
                <w:szCs w:val="28"/>
              </w:rPr>
            </w:pPr>
          </w:p>
          <w:p w:rsidR="00365D26" w:rsidRPr="00365D26" w:rsidRDefault="00365D26" w:rsidP="00365D26">
            <w:pPr>
              <w:rPr>
                <w:rFonts w:ascii="Times New Roman" w:hAnsi="Times New Roman"/>
                <w:color w:val="000000"/>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664E9B" w:rsidP="00365D26">
            <w:pPr>
              <w:rPr>
                <w:rFonts w:ascii="Times New Roman" w:hAnsi="Times New Roman"/>
                <w:szCs w:val="28"/>
              </w:rPr>
            </w:pPr>
            <w:r>
              <w:rPr>
                <w:rFonts w:ascii="Times New Roman" w:hAnsi="Times New Roman"/>
                <w:szCs w:val="28"/>
              </w:rPr>
              <w:t>- HS xác định yêu cầu của đề bài và trình bày bài viết</w:t>
            </w:r>
            <w:r w:rsidR="00365D26" w:rsidRPr="00365D26">
              <w:rPr>
                <w:rFonts w:ascii="Times New Roman" w:hAnsi="Times New Roman"/>
                <w:szCs w:val="28"/>
              </w:rPr>
              <w: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Nhận xét</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thảo luận</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ghi ý đúng.</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xml:space="preserve"> </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đọc bài và nhận xét bài làm của mình.</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lắng nghe</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Học sinh đọc, chữa bài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xml:space="preserve">- Chữa lỗi </w:t>
            </w:r>
          </w:p>
          <w:p w:rsidR="00365D26" w:rsidRPr="00365D26" w:rsidRDefault="00365D26" w:rsidP="00365D26">
            <w:pPr>
              <w:rPr>
                <w:rFonts w:ascii="Times New Roman" w:hAnsi="Times New Roman"/>
              </w:rPr>
            </w:pPr>
          </w:p>
        </w:tc>
        <w:tc>
          <w:tcPr>
            <w:tcW w:w="3192" w:type="dxa"/>
          </w:tcPr>
          <w:p w:rsidR="00365D26" w:rsidRPr="00365D26" w:rsidRDefault="00365D26" w:rsidP="00365D26">
            <w:pPr>
              <w:rPr>
                <w:rFonts w:ascii="Times New Roman" w:hAnsi="Times New Roman"/>
                <w:szCs w:val="28"/>
              </w:rPr>
            </w:pPr>
          </w:p>
          <w:p w:rsidR="00365D26" w:rsidRPr="00365D26" w:rsidRDefault="00664E9B" w:rsidP="00365D26">
            <w:pPr>
              <w:rPr>
                <w:rFonts w:ascii="Times New Roman" w:hAnsi="Times New Roman"/>
                <w:i/>
                <w:szCs w:val="28"/>
              </w:rPr>
            </w:pPr>
            <w:r>
              <w:rPr>
                <w:rFonts w:ascii="Times New Roman" w:hAnsi="Times New Roman"/>
                <w:i/>
                <w:szCs w:val="28"/>
              </w:rPr>
              <w:t>I. Kiểm tra việc chuẩn bị</w:t>
            </w:r>
            <w:r w:rsidR="00365D26" w:rsidRPr="00365D26">
              <w:rPr>
                <w:rFonts w:ascii="Times New Roman" w:hAnsi="Times New Roman"/>
                <w:i/>
                <w:szCs w:val="28"/>
              </w:rPr>
              <w:t xml:space="preserve"> bài của học sinh</w:t>
            </w:r>
          </w:p>
          <w:p w:rsidR="00365D26" w:rsidRPr="00365D26" w:rsidRDefault="00365D26" w:rsidP="00365D26">
            <w:pPr>
              <w:rPr>
                <w:rFonts w:ascii="Times New Roman" w:hAnsi="Times New Roman"/>
                <w:szCs w:val="28"/>
              </w:rPr>
            </w:pPr>
            <w:r w:rsidRPr="00365D26">
              <w:rPr>
                <w:rFonts w:ascii="Times New Roman" w:hAnsi="Times New Roman"/>
                <w:szCs w:val="28"/>
              </w:rPr>
              <w:t>- Học sinh kiểm tra lẫn nhau theo nhóm.</w:t>
            </w:r>
          </w:p>
          <w:p w:rsidR="00365D26" w:rsidRPr="00365D26" w:rsidRDefault="00365D26" w:rsidP="00365D26">
            <w:pPr>
              <w:rPr>
                <w:rFonts w:ascii="Times New Roman" w:hAnsi="Times New Roman"/>
                <w:szCs w:val="28"/>
              </w:rPr>
            </w:pPr>
            <w:r w:rsidRPr="00365D26">
              <w:rPr>
                <w:rFonts w:ascii="Times New Roman" w:hAnsi="Times New Roman"/>
                <w:szCs w:val="28"/>
              </w:rPr>
              <w:t>- Giáo viên kiểm tra bài chữa của học sinh.</w:t>
            </w:r>
          </w:p>
          <w:p w:rsidR="00365D26" w:rsidRPr="00365D26" w:rsidRDefault="00365D26" w:rsidP="00365D26">
            <w:pPr>
              <w:rPr>
                <w:rFonts w:ascii="Times New Roman" w:hAnsi="Times New Roman"/>
                <w:szCs w:val="28"/>
              </w:rPr>
            </w:pPr>
            <w:r w:rsidRPr="00365D26">
              <w:rPr>
                <w:rFonts w:ascii="Times New Roman" w:hAnsi="Times New Roman"/>
                <w:szCs w:val="28"/>
              </w:rPr>
              <w:t>- Nhận xét kết quả kiểm tra.</w:t>
            </w:r>
          </w:p>
          <w:p w:rsidR="00365D26" w:rsidRPr="00365D26" w:rsidRDefault="00365D26" w:rsidP="00365D26">
            <w:pPr>
              <w:rPr>
                <w:rFonts w:ascii="Times New Roman" w:hAnsi="Times New Roman"/>
                <w:i/>
                <w:szCs w:val="28"/>
              </w:rPr>
            </w:pPr>
            <w:r w:rsidRPr="00365D26">
              <w:rPr>
                <w:rFonts w:ascii="Times New Roman" w:hAnsi="Times New Roman"/>
                <w:i/>
                <w:szCs w:val="28"/>
              </w:rPr>
              <w:t>II. Nhận xét về kết quả làm bài của học sinh.</w:t>
            </w:r>
          </w:p>
          <w:p w:rsidR="00365D26" w:rsidRPr="00365D26" w:rsidRDefault="00365D26" w:rsidP="00365D26">
            <w:pPr>
              <w:rPr>
                <w:rFonts w:ascii="Times New Roman" w:hAnsi="Times New Roman"/>
                <w:b/>
                <w:bCs/>
                <w:i/>
                <w:iCs/>
                <w:szCs w:val="28"/>
                <w:u w:val="single"/>
              </w:rPr>
            </w:pPr>
            <w:r w:rsidRPr="00365D26">
              <w:rPr>
                <w:rFonts w:ascii="Times New Roman" w:hAnsi="Times New Roman"/>
                <w:b/>
                <w:bCs/>
                <w:szCs w:val="28"/>
                <w:u w:val="single"/>
              </w:rPr>
              <w:t xml:space="preserve">1. </w:t>
            </w:r>
            <w:r w:rsidRPr="00365D26">
              <w:rPr>
                <w:rFonts w:ascii="Times New Roman" w:hAnsi="Times New Roman"/>
                <w:b/>
                <w:bCs/>
                <w:i/>
                <w:iCs/>
                <w:szCs w:val="28"/>
                <w:u w:val="single"/>
              </w:rPr>
              <w:t>Ưu điểm</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Xác định được yêu cầu của đề bài. </w:t>
            </w:r>
          </w:p>
          <w:p w:rsidR="00365D26" w:rsidRPr="00365D26" w:rsidRDefault="00365D26" w:rsidP="00365D26">
            <w:pPr>
              <w:rPr>
                <w:rFonts w:ascii="Times New Roman" w:hAnsi="Times New Roman"/>
                <w:szCs w:val="28"/>
              </w:rPr>
            </w:pPr>
            <w:r w:rsidRPr="00365D26">
              <w:rPr>
                <w:rFonts w:ascii="Times New Roman" w:hAnsi="Times New Roman"/>
                <w:szCs w:val="28"/>
              </w:rPr>
              <w:t>- Bước đầu biết vận dụng phương pháp để giải quyết yêu cầu của đề bài</w:t>
            </w:r>
          </w:p>
          <w:p w:rsidR="00365D26" w:rsidRPr="00365D26" w:rsidRDefault="00365D26" w:rsidP="00365D26">
            <w:pPr>
              <w:rPr>
                <w:rFonts w:ascii="Times New Roman" w:hAnsi="Times New Roman"/>
                <w:szCs w:val="28"/>
              </w:rPr>
            </w:pPr>
            <w:r w:rsidRPr="00365D26">
              <w:rPr>
                <w:rFonts w:ascii="Times New Roman" w:hAnsi="Times New Roman"/>
                <w:szCs w:val="28"/>
              </w:rPr>
              <w:t>- Một số bài làm đạt yêu cầu.</w:t>
            </w:r>
          </w:p>
          <w:p w:rsidR="00365D26" w:rsidRPr="00664E9B" w:rsidRDefault="00664E9B" w:rsidP="00365D26">
            <w:pPr>
              <w:rPr>
                <w:rFonts w:ascii="Times New Roman" w:hAnsi="Times New Roman"/>
                <w:b/>
                <w:bCs/>
                <w:i/>
                <w:iCs/>
                <w:szCs w:val="28"/>
                <w:u w:val="single"/>
              </w:rPr>
            </w:pPr>
            <w:r>
              <w:rPr>
                <w:rFonts w:ascii="Times New Roman" w:hAnsi="Times New Roman"/>
                <w:b/>
                <w:bCs/>
                <w:i/>
                <w:iCs/>
                <w:szCs w:val="28"/>
                <w:u w:val="single"/>
              </w:rPr>
              <w:t>2. Hạn chế:</w:t>
            </w:r>
          </w:p>
          <w:p w:rsidR="00365D26" w:rsidRPr="00365D26" w:rsidRDefault="00664E9B" w:rsidP="00365D26">
            <w:pPr>
              <w:rPr>
                <w:rFonts w:ascii="Times New Roman" w:hAnsi="Times New Roman"/>
                <w:szCs w:val="28"/>
              </w:rPr>
            </w:pPr>
            <w:r>
              <w:rPr>
                <w:rFonts w:ascii="Times New Roman" w:hAnsi="Times New Roman"/>
                <w:szCs w:val="28"/>
              </w:rPr>
              <w:t>- Bài viết</w:t>
            </w:r>
            <w:r w:rsidR="00365D26" w:rsidRPr="00365D26">
              <w:rPr>
                <w:rFonts w:ascii="Times New Roman" w:hAnsi="Times New Roman"/>
                <w:szCs w:val="28"/>
              </w:rPr>
              <w:t xml:space="preserve"> chưa nêu được cảm nghĩ, tóm tắt sự việc chính trong tác phẩm.</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Nhiều bài viết lan man, rườm rà.</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Lưu ý: diễn đạt, dùng từ.</w:t>
            </w:r>
          </w:p>
          <w:p w:rsidR="00365D26" w:rsidRPr="00365D26" w:rsidRDefault="00365D26" w:rsidP="00365D26">
            <w:pPr>
              <w:rPr>
                <w:rFonts w:ascii="Times New Roman" w:hAnsi="Times New Roman"/>
                <w:szCs w:val="28"/>
              </w:rPr>
            </w:pPr>
            <w:r w:rsidRPr="00365D26">
              <w:rPr>
                <w:rFonts w:ascii="Times New Roman" w:hAnsi="Times New Roman"/>
                <w:szCs w:val="28"/>
              </w:rPr>
              <w:t>- Trình bày, chữ viết cẩu thả.</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xml:space="preserve">- Giáo viên nhận xét, đối chiếu với nhật ký chấm, thống nhất cách sửa. </w:t>
            </w:r>
          </w:p>
          <w:p w:rsidR="00365D26" w:rsidRPr="00365D26" w:rsidRDefault="00365D26" w:rsidP="00365D26">
            <w:pPr>
              <w:spacing w:line="360" w:lineRule="exact"/>
              <w:jc w:val="both"/>
              <w:rPr>
                <w:rFonts w:ascii="Times New Roman" w:hAnsi="Times New Roman"/>
                <w:b/>
                <w:szCs w:val="28"/>
              </w:rPr>
            </w:pPr>
          </w:p>
          <w:p w:rsidR="00664E9B" w:rsidRPr="00365D26" w:rsidRDefault="00664E9B" w:rsidP="00664E9B">
            <w:pPr>
              <w:spacing w:line="360" w:lineRule="exact"/>
              <w:jc w:val="both"/>
              <w:rPr>
                <w:rFonts w:ascii="Times New Roman" w:hAnsi="Times New Roman"/>
              </w:rPr>
            </w:pPr>
          </w:p>
          <w:p w:rsidR="00365D26" w:rsidRPr="00365D26" w:rsidRDefault="00365D26" w:rsidP="00365D26">
            <w:pPr>
              <w:rPr>
                <w:rFonts w:ascii="Times New Roman" w:hAnsi="Times New Roman"/>
              </w:rPr>
            </w:pPr>
          </w:p>
        </w:tc>
      </w:tr>
    </w:tbl>
    <w:p w:rsidR="00365D26" w:rsidRPr="00365D26" w:rsidRDefault="00365D26" w:rsidP="00365D26">
      <w:pPr>
        <w:rPr>
          <w:rFonts w:ascii="Times New Roman" w:hAnsi="Times New Roman"/>
          <w:b/>
          <w:bCs/>
          <w:szCs w:val="28"/>
          <w:lang w:val="nl-NL"/>
        </w:rPr>
      </w:pPr>
      <w:r w:rsidRPr="00365D26">
        <w:rPr>
          <w:rFonts w:ascii="Times New Roman" w:hAnsi="Times New Roman"/>
          <w:b/>
          <w:bCs/>
          <w:szCs w:val="28"/>
          <w:lang w:val="nl-NL"/>
        </w:rPr>
        <w:t xml:space="preserve">4.Củng cố bài học: </w:t>
      </w:r>
      <w:r w:rsidRPr="00365D26">
        <w:rPr>
          <w:rFonts w:ascii="Times New Roman" w:hAnsi="Times New Roman"/>
          <w:b/>
          <w:bCs/>
          <w:szCs w:val="28"/>
          <w:lang w:val="nl-NL"/>
        </w:rPr>
        <w:br/>
        <w:t>5.Hoạt động tiếp nối:</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xml:space="preserve">   Hướng dẫn học ở nhà.</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GV nhắc nhở hs tiếp tục ôn tập các nội dung đã kiểm tra. Tự luyện viết đoạn văn.</w:t>
      </w:r>
    </w:p>
    <w:p w:rsidR="00365D26" w:rsidRPr="00365D26" w:rsidRDefault="00365D26" w:rsidP="00365D26">
      <w:pPr>
        <w:tabs>
          <w:tab w:val="left" w:pos="1935"/>
          <w:tab w:val="center" w:pos="4680"/>
        </w:tabs>
        <w:rPr>
          <w:rFonts w:ascii="Times New Roman" w:hAnsi="Times New Roman"/>
          <w:b/>
          <w:bCs/>
          <w:szCs w:val="28"/>
        </w:rPr>
      </w:pPr>
    </w:p>
    <w:p w:rsidR="00521032" w:rsidRDefault="00521032" w:rsidP="00365D26">
      <w:pPr>
        <w:tabs>
          <w:tab w:val="left" w:pos="1935"/>
          <w:tab w:val="center" w:pos="4680"/>
        </w:tabs>
        <w:rPr>
          <w:rFonts w:ascii="Times New Roman" w:hAnsi="Times New Roman"/>
          <w:b/>
          <w:bCs/>
          <w:szCs w:val="28"/>
        </w:rPr>
      </w:pPr>
    </w:p>
    <w:p w:rsidR="00521032" w:rsidRDefault="00521032" w:rsidP="00365D26">
      <w:pPr>
        <w:tabs>
          <w:tab w:val="left" w:pos="1935"/>
          <w:tab w:val="center" w:pos="4680"/>
        </w:tabs>
        <w:rPr>
          <w:rFonts w:ascii="Times New Roman" w:hAnsi="Times New Roman"/>
          <w:b/>
          <w:bCs/>
          <w:szCs w:val="28"/>
        </w:rPr>
      </w:pPr>
    </w:p>
    <w:p w:rsidR="00521032" w:rsidRDefault="00521032" w:rsidP="00365D26">
      <w:pPr>
        <w:tabs>
          <w:tab w:val="left" w:pos="1935"/>
          <w:tab w:val="center" w:pos="4680"/>
        </w:tabs>
        <w:rPr>
          <w:rFonts w:ascii="Times New Roman" w:hAnsi="Times New Roman"/>
          <w:b/>
          <w:bCs/>
          <w:szCs w:val="28"/>
        </w:rPr>
      </w:pPr>
    </w:p>
    <w:p w:rsidR="00521032" w:rsidRDefault="00521032" w:rsidP="00365D26">
      <w:pPr>
        <w:tabs>
          <w:tab w:val="left" w:pos="1935"/>
          <w:tab w:val="center" w:pos="4680"/>
        </w:tabs>
        <w:rPr>
          <w:rFonts w:ascii="Times New Roman" w:hAnsi="Times New Roman"/>
          <w:b/>
          <w:bCs/>
          <w:szCs w:val="28"/>
        </w:rPr>
      </w:pPr>
    </w:p>
    <w:p w:rsidR="00664E9B" w:rsidRDefault="00664E9B" w:rsidP="00664E9B">
      <w:pPr>
        <w:spacing w:line="312" w:lineRule="auto"/>
        <w:rPr>
          <w:rFonts w:ascii="Times New Roman" w:hAnsi="Times New Roman"/>
          <w:b/>
          <w:szCs w:val="28"/>
        </w:rPr>
      </w:pPr>
    </w:p>
    <w:p w:rsidR="00664E9B" w:rsidRPr="00365D26" w:rsidRDefault="00664E9B" w:rsidP="00664E9B">
      <w:pPr>
        <w:spacing w:line="312" w:lineRule="auto"/>
        <w:rPr>
          <w:rFonts w:ascii="Times New Roman" w:hAnsi="Times New Roman"/>
          <w:b/>
          <w:bCs/>
          <w:szCs w:val="28"/>
        </w:rPr>
      </w:pPr>
      <w:r>
        <w:rPr>
          <w:rFonts w:ascii="Times New Roman" w:hAnsi="Times New Roman"/>
          <w:b/>
          <w:szCs w:val="28"/>
        </w:rPr>
        <w:t>Tiết 51-52</w:t>
      </w:r>
      <w:r w:rsidRPr="00365D26">
        <w:rPr>
          <w:rFonts w:ascii="Times New Roman" w:hAnsi="Times New Roman"/>
          <w:b/>
          <w:szCs w:val="28"/>
        </w:rPr>
        <w:t xml:space="preserve">: </w:t>
      </w:r>
    </w:p>
    <w:p w:rsidR="00664E9B" w:rsidRPr="00664E9B" w:rsidRDefault="00664E9B" w:rsidP="00664E9B">
      <w:pPr>
        <w:spacing w:line="312" w:lineRule="auto"/>
        <w:jc w:val="center"/>
        <w:rPr>
          <w:rFonts w:ascii="Times New Roman" w:hAnsi="Times New Roman"/>
          <w:b/>
          <w:bCs/>
          <w:i/>
          <w:sz w:val="52"/>
          <w:szCs w:val="52"/>
        </w:rPr>
      </w:pPr>
      <w:r w:rsidRPr="00664E9B">
        <w:rPr>
          <w:rFonts w:ascii="Times New Roman" w:hAnsi="Times New Roman"/>
          <w:b/>
          <w:bCs/>
          <w:i/>
          <w:sz w:val="52"/>
          <w:szCs w:val="52"/>
        </w:rPr>
        <w:t>Luyện nói: thuyết minh một thứ đồ dùng</w:t>
      </w: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lastRenderedPageBreak/>
        <w:t>I.</w:t>
      </w:r>
      <w:r>
        <w:rPr>
          <w:rFonts w:ascii="Times New Roman" w:hAnsi="Times New Roman"/>
          <w:b/>
          <w:szCs w:val="28"/>
          <w:lang w:val="nl-NL"/>
        </w:rPr>
        <w:t xml:space="preserve"> </w:t>
      </w:r>
      <w:r w:rsidRPr="00365D26">
        <w:rPr>
          <w:rFonts w:ascii="Times New Roman" w:hAnsi="Times New Roman"/>
          <w:b/>
          <w:szCs w:val="28"/>
          <w:lang w:val="nl-NL"/>
        </w:rPr>
        <w:t>Mục ti</w:t>
      </w:r>
      <w:r>
        <w:rPr>
          <w:rFonts w:ascii="Times New Roman" w:hAnsi="Times New Roman"/>
          <w:b/>
          <w:szCs w:val="28"/>
          <w:lang w:val="nl-NL"/>
        </w:rPr>
        <w:t>ê</w:t>
      </w:r>
      <w:r w:rsidRPr="00365D26">
        <w:rPr>
          <w:rFonts w:ascii="Times New Roman" w:hAnsi="Times New Roman"/>
          <w:b/>
          <w:szCs w:val="28"/>
          <w:lang w:val="nl-NL"/>
        </w:rPr>
        <w:t>u bài học:</w:t>
      </w: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1. Về kiến thức :</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Củng cố kiến thức về văn thuyết minh cho học sinh</w:t>
      </w: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2. Về kỹ năng :</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quan sát, suy nghĩ độc lập của h/s.</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xây dựng kiểu văn bản thuyết minh.</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Tạo điểu kiện cho h/s mạnh dạn suy nghĩ, phát biểu.</w:t>
      </w: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3. Về thái độ:</w:t>
      </w:r>
    </w:p>
    <w:p w:rsidR="00664E9B" w:rsidRPr="00365D26" w:rsidRDefault="00664E9B" w:rsidP="00664E9B">
      <w:pPr>
        <w:spacing w:before="60" w:after="60" w:line="312" w:lineRule="auto"/>
        <w:ind w:firstLine="720"/>
        <w:rPr>
          <w:rFonts w:ascii="Times New Roman" w:hAnsi="Times New Roman"/>
          <w:szCs w:val="28"/>
          <w:lang w:val="pt-BR"/>
        </w:rPr>
      </w:pPr>
      <w:r w:rsidRPr="00365D26">
        <w:rPr>
          <w:rFonts w:ascii="Times New Roman" w:hAnsi="Times New Roman"/>
          <w:szCs w:val="28"/>
          <w:lang w:val="pt-BR"/>
        </w:rPr>
        <w:t>- Có ý thức học tập bộ môn</w:t>
      </w:r>
    </w:p>
    <w:p w:rsidR="00664E9B" w:rsidRPr="00365D26" w:rsidRDefault="00664E9B" w:rsidP="00664E9B">
      <w:pPr>
        <w:spacing w:before="60" w:after="60" w:line="312" w:lineRule="auto"/>
        <w:rPr>
          <w:rFonts w:ascii="Times New Roman" w:hAnsi="Times New Roman"/>
          <w:b/>
          <w:szCs w:val="28"/>
        </w:rPr>
      </w:pPr>
      <w:r w:rsidRPr="00365D26">
        <w:rPr>
          <w:rFonts w:ascii="Times New Roman" w:hAnsi="Times New Roman"/>
          <w:b/>
          <w:szCs w:val="28"/>
        </w:rPr>
        <w:t>II.</w:t>
      </w:r>
      <w:r>
        <w:rPr>
          <w:rFonts w:ascii="Times New Roman" w:hAnsi="Times New Roman"/>
          <w:b/>
          <w:szCs w:val="28"/>
        </w:rPr>
        <w:t xml:space="preserve"> </w:t>
      </w:r>
      <w:r w:rsidRPr="00365D26">
        <w:rPr>
          <w:rFonts w:ascii="Times New Roman" w:hAnsi="Times New Roman"/>
          <w:b/>
          <w:szCs w:val="28"/>
        </w:rPr>
        <w:t>Chuẩn bị:</w:t>
      </w:r>
    </w:p>
    <w:p w:rsidR="00664E9B" w:rsidRPr="00365D26" w:rsidRDefault="00664E9B" w:rsidP="00664E9B">
      <w:pPr>
        <w:spacing w:before="60" w:after="60" w:line="312" w:lineRule="auto"/>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 theo yêu cầu </w:t>
      </w:r>
    </w:p>
    <w:p w:rsidR="00664E9B" w:rsidRPr="00365D26" w:rsidRDefault="00664E9B" w:rsidP="00664E9B">
      <w:pPr>
        <w:spacing w:before="60" w:after="60" w:line="312" w:lineRule="auto"/>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 Tìm hiểu quan sát, ghi chép xây dựng đề cương ở nhà.</w:t>
      </w:r>
    </w:p>
    <w:p w:rsidR="00664E9B" w:rsidRPr="00365D26" w:rsidRDefault="00664E9B" w:rsidP="00664E9B">
      <w:pPr>
        <w:spacing w:line="312" w:lineRule="auto"/>
        <w:jc w:val="both"/>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p>
    <w:p w:rsidR="00664E9B" w:rsidRPr="00365D26" w:rsidRDefault="00664E9B" w:rsidP="00664E9B">
      <w:pPr>
        <w:spacing w:before="60" w:after="60" w:line="312" w:lineRule="auto"/>
        <w:rPr>
          <w:rFonts w:ascii="Times New Roman" w:hAnsi="Times New Roman"/>
          <w:szCs w:val="28"/>
        </w:rPr>
      </w:pPr>
      <w:r w:rsidRPr="00365D26">
        <w:rPr>
          <w:rFonts w:ascii="Times New Roman" w:hAnsi="Times New Roman"/>
          <w:b/>
          <w:szCs w:val="28"/>
        </w:rPr>
        <w:t>IV.Tiến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r w:rsidRPr="00365D26">
        <w:rPr>
          <w:rFonts w:ascii="Times New Roman" w:hAnsi="Times New Roman"/>
          <w:szCs w:val="28"/>
        </w:rPr>
        <w:br/>
      </w:r>
      <w:r>
        <w:rPr>
          <w:rFonts w:ascii="Times New Roman" w:hAnsi="Times New Roman"/>
          <w:b/>
          <w:szCs w:val="28"/>
        </w:rPr>
        <w:t xml:space="preserve">           </w:t>
      </w:r>
      <w:r w:rsidRPr="00365D26">
        <w:rPr>
          <w:rFonts w:ascii="Times New Roman" w:hAnsi="Times New Roman"/>
          <w:b/>
          <w:szCs w:val="28"/>
        </w:rPr>
        <w:t xml:space="preserve">Kiểm tra bài cũ: </w:t>
      </w:r>
      <w:r w:rsidRPr="00365D26">
        <w:rPr>
          <w:rFonts w:ascii="Times New Roman" w:hAnsi="Times New Roman"/>
          <w:szCs w:val="28"/>
        </w:rPr>
        <w:t>? Nêu đặc điểm của đề văn thuyết minh và cách làm bài văn thuyết minh.</w:t>
      </w:r>
      <w:r w:rsidRPr="00365D26">
        <w:rPr>
          <w:rFonts w:ascii="Times New Roman" w:hAnsi="Times New Roman"/>
          <w:b/>
          <w:szCs w:val="28"/>
        </w:rPr>
        <w:br/>
      </w:r>
      <w:r>
        <w:rPr>
          <w:rFonts w:ascii="Times New Roman" w:hAnsi="Times New Roman"/>
          <w:b/>
          <w:szCs w:val="28"/>
        </w:rPr>
        <w:t xml:space="preserve">           </w:t>
      </w:r>
      <w:r w:rsidRPr="00365D26">
        <w:rPr>
          <w:rFonts w:ascii="Times New Roman" w:hAnsi="Times New Roman"/>
          <w:b/>
          <w:szCs w:val="28"/>
        </w:rPr>
        <w:t>Giới thiệu và dạy bài học mới</w:t>
      </w:r>
    </w:p>
    <w:p w:rsidR="00664E9B" w:rsidRPr="00365D26" w:rsidRDefault="00664E9B" w:rsidP="00664E9B">
      <w:pPr>
        <w:spacing w:before="60" w:after="60" w:line="312" w:lineRule="auto"/>
        <w:ind w:firstLine="720"/>
        <w:rPr>
          <w:rFonts w:ascii="Times New Roman" w:hAnsi="Times New Roman"/>
          <w:szCs w:val="28"/>
        </w:rPr>
      </w:pPr>
      <w:r w:rsidRPr="00365D26">
        <w:rPr>
          <w:rFonts w:ascii="Times New Roman" w:hAnsi="Times New Roman"/>
          <w:szCs w:val="28"/>
        </w:rPr>
        <w:t>Để giúp các em có kỹ năng xây dựng kiểu bài thuyết minh và rèn kỹ năng nói không phụ thuộc vào văn bản, tiết hôm nay cô cùng các em tìm hiểu ...........</w:t>
      </w:r>
    </w:p>
    <w:p w:rsidR="00664E9B" w:rsidRPr="00365D26" w:rsidRDefault="00664E9B" w:rsidP="00664E9B">
      <w:pPr>
        <w:tabs>
          <w:tab w:val="left" w:pos="60"/>
        </w:tabs>
        <w:spacing w:line="312" w:lineRule="auto"/>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đề bài sau đó học sinh nói trước lớp.</w:t>
      </w:r>
    </w:p>
    <w:p w:rsidR="00664E9B" w:rsidRPr="00365D26" w:rsidRDefault="00664E9B" w:rsidP="00664E9B">
      <w:pPr>
        <w:spacing w:before="60" w:after="60" w:line="312" w:lineRule="auto"/>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lang w:val="nl-NL"/>
        </w:rPr>
        <w:t>Củng cố kiến thức về văn thuyết minh cho học sinh, rèn khả năng nói trước lớp của học sinh.</w:t>
      </w:r>
    </w:p>
    <w:p w:rsidR="00664E9B" w:rsidRPr="00365D26" w:rsidRDefault="00664E9B" w:rsidP="00664E9B">
      <w:pPr>
        <w:tabs>
          <w:tab w:val="left" w:pos="60"/>
        </w:tabs>
        <w:spacing w:line="312" w:lineRule="auto"/>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664E9B" w:rsidRPr="00365D26" w:rsidRDefault="00664E9B" w:rsidP="00664E9B">
      <w:pPr>
        <w:tabs>
          <w:tab w:val="left" w:pos="60"/>
        </w:tabs>
        <w:spacing w:line="312" w:lineRule="auto"/>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664E9B" w:rsidRPr="00365D26" w:rsidRDefault="00664E9B" w:rsidP="00664E9B">
      <w:pPr>
        <w:spacing w:line="312" w:lineRule="auto"/>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30 ph</w:t>
      </w:r>
      <w:r>
        <w:rPr>
          <w:rFonts w:ascii="Times New Roman" w:hAnsi="Times New Roman"/>
          <w:szCs w:val="28"/>
        </w:rPr>
        <w:t>ú</w:t>
      </w:r>
      <w:r w:rsidRPr="00365D26">
        <w:rPr>
          <w:rFonts w:ascii="Times New Roman" w:hAnsi="Times New Roman"/>
          <w:szCs w:val="28"/>
        </w:rPr>
        <w:t>t</w:t>
      </w:r>
    </w:p>
    <w:p w:rsidR="00664E9B" w:rsidRPr="00365D26" w:rsidRDefault="00664E9B" w:rsidP="00664E9B">
      <w:pPr>
        <w:rPr>
          <w:rFonts w:ascii="Times New Roman" w:hAnsi="Times New Roman"/>
          <w:b/>
          <w:szCs w:val="28"/>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1710"/>
        <w:gridCol w:w="4860"/>
      </w:tblGrid>
      <w:tr w:rsidR="00664E9B" w:rsidRPr="00365D26" w:rsidTr="003B3DBD">
        <w:tc>
          <w:tcPr>
            <w:tcW w:w="3618" w:type="dxa"/>
          </w:tcPr>
          <w:p w:rsidR="00664E9B" w:rsidRPr="00365D26" w:rsidRDefault="00664E9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710" w:type="dxa"/>
          </w:tcPr>
          <w:p w:rsidR="00664E9B" w:rsidRPr="00365D26" w:rsidRDefault="00664E9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860" w:type="dxa"/>
          </w:tcPr>
          <w:p w:rsidR="00664E9B" w:rsidRPr="00365D26" w:rsidRDefault="00664E9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664E9B" w:rsidRPr="00365D26" w:rsidTr="003B3DBD">
        <w:tc>
          <w:tcPr>
            <w:tcW w:w="3618" w:type="dxa"/>
          </w:tcPr>
          <w:p w:rsidR="00664E9B" w:rsidRPr="00365D26" w:rsidRDefault="00664E9B" w:rsidP="003B3DBD">
            <w:pPr>
              <w:jc w:val="both"/>
              <w:rPr>
                <w:rFonts w:ascii="Times New Roman" w:hAnsi="Times New Roman"/>
                <w:szCs w:val="28"/>
              </w:rPr>
            </w:pPr>
            <w:r w:rsidRPr="00365D26">
              <w:rPr>
                <w:rFonts w:ascii="Times New Roman" w:hAnsi="Times New Roman"/>
                <w:szCs w:val="28"/>
              </w:rPr>
              <w:t>- Gv nêu đề bài</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Đề bài yêu cầu trình bày loại văn bản nào?</w:t>
            </w:r>
          </w:p>
          <w:p w:rsidR="00664E9B" w:rsidRPr="00365D26" w:rsidRDefault="00664E9B"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Đối tượng cần thuyết minh ở đây là gì?</w:t>
            </w:r>
          </w:p>
          <w:p w:rsidR="00664E9B" w:rsidRPr="00365D26" w:rsidRDefault="00664E9B" w:rsidP="003B3DBD">
            <w:pPr>
              <w:jc w:val="both"/>
              <w:rPr>
                <w:rFonts w:ascii="Times New Roman" w:hAnsi="Times New Roman"/>
                <w:b/>
                <w:i/>
                <w:szCs w:val="28"/>
              </w:rPr>
            </w:pPr>
            <w:r w:rsidRPr="00365D26">
              <w:rPr>
                <w:rFonts w:ascii="Times New Roman" w:hAnsi="Times New Roman"/>
                <w:b/>
                <w:i/>
                <w:szCs w:val="28"/>
              </w:rPr>
              <w:t xml:space="preserve">   ? Mục đích để làm gì?</w:t>
            </w:r>
          </w:p>
          <w:p w:rsidR="00664E9B" w:rsidRPr="00365D26" w:rsidRDefault="00664E9B" w:rsidP="003B3DBD">
            <w:pPr>
              <w:jc w:val="both"/>
              <w:rPr>
                <w:rFonts w:ascii="Times New Roman" w:hAnsi="Times New Roman"/>
                <w:b/>
                <w:i/>
                <w:szCs w:val="28"/>
              </w:rPr>
            </w:pPr>
          </w:p>
          <w:p w:rsidR="00664E9B" w:rsidRPr="00365D26" w:rsidRDefault="00664E9B" w:rsidP="003B3DBD">
            <w:pPr>
              <w:jc w:val="both"/>
              <w:rPr>
                <w:rFonts w:ascii="Times New Roman" w:hAnsi="Times New Roman"/>
                <w:b/>
                <w:i/>
                <w:szCs w:val="28"/>
              </w:rPr>
            </w:pPr>
          </w:p>
          <w:p w:rsidR="00664E9B" w:rsidRPr="00365D26" w:rsidRDefault="00664E9B" w:rsidP="003B3DBD">
            <w:pPr>
              <w:jc w:val="both"/>
              <w:rPr>
                <w:rFonts w:ascii="Times New Roman" w:hAnsi="Times New Roman"/>
                <w:b/>
                <w:i/>
                <w:szCs w:val="28"/>
              </w:rPr>
            </w:pPr>
            <w:r w:rsidRPr="00365D26">
              <w:rPr>
                <w:rFonts w:ascii="Times New Roman" w:hAnsi="Times New Roman"/>
                <w:b/>
                <w:i/>
                <w:szCs w:val="28"/>
              </w:rPr>
              <w:t xml:space="preserve">   ? Dàn ý cần trình bày như thế nào?</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 GV nêu cho hs luyện nói theo nhóm để các em nói với nhau cho tự nhiên.</w:t>
            </w: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 GV nêu yêu cầu: Nói tự nhiên, thoát ly văn bản, có thưa gửi ...</w:t>
            </w: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 GV tổ chức nhận xét, rút kinh nghiệm.</w:t>
            </w: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 Bài thuyết minh tham khảo:</w:t>
            </w: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Kính thưa cô giáo! Các bạn thân mến!</w:t>
            </w:r>
          </w:p>
          <w:p w:rsidR="00664E9B" w:rsidRPr="00365D26" w:rsidRDefault="00664E9B" w:rsidP="003B3DBD">
            <w:pPr>
              <w:rPr>
                <w:rFonts w:ascii="Times New Roman" w:hAnsi="Times New Roman"/>
              </w:rPr>
            </w:pPr>
            <w:r w:rsidRPr="00365D26">
              <w:rPr>
                <w:rFonts w:ascii="Times New Roman" w:hAnsi="Times New Roman"/>
                <w:szCs w:val="28"/>
              </w:rPr>
              <w:t xml:space="preserve">    Hiện nay tuy có nhiều gia đình khá giả đã có bình nóng lạnh hoặc các loại phích hiện đại, nhưng đa số các gia đình có thu nhập thấp vẫn coi cái phích nước là một đồ dùng tiện dụng và hữu ích. Cái phích nước dùng để chứa nước sôi pha trà cho người lớn, pha sữa cho trẻ em ... cái phích có cấu tạo thật đơn giản ... giá một cái rất phù hợp với túi tiền của đại đa số người lao động, nhất là bà con nông dân: Vì vậy từ lâu cái phích đã trở thành vật dụng quen </w:t>
            </w:r>
            <w:r w:rsidRPr="00365D26">
              <w:rPr>
                <w:rFonts w:ascii="Times New Roman" w:hAnsi="Times New Roman"/>
                <w:szCs w:val="28"/>
              </w:rPr>
              <w:lastRenderedPageBreak/>
              <w:t xml:space="preserve">thuộc trong gia đình người Việt Nam chúng ta.  </w:t>
            </w:r>
          </w:p>
        </w:tc>
        <w:tc>
          <w:tcPr>
            <w:tcW w:w="1710" w:type="dxa"/>
          </w:tcPr>
          <w:p w:rsidR="00664E9B" w:rsidRPr="00365D26" w:rsidRDefault="00664E9B" w:rsidP="003B3DBD">
            <w:pPr>
              <w:rPr>
                <w:rFonts w:ascii="Times New Roman" w:hAnsi="Times New Roman"/>
                <w:szCs w:val="28"/>
              </w:rPr>
            </w:pPr>
            <w:r w:rsidRPr="00365D26">
              <w:rPr>
                <w:rFonts w:ascii="Times New Roman" w:hAnsi="Times New Roman"/>
                <w:szCs w:val="28"/>
              </w:rPr>
              <w:lastRenderedPageBreak/>
              <w:t>- Đọc đề bài</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r w:rsidRPr="00365D26">
              <w:rPr>
                <w:rFonts w:ascii="Times New Roman" w:hAnsi="Times New Roman"/>
                <w:szCs w:val="28"/>
              </w:rPr>
              <w:t>- HS xác định</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r w:rsidRPr="00365D26">
              <w:rPr>
                <w:rFonts w:ascii="Times New Roman" w:hAnsi="Times New Roman"/>
                <w:szCs w:val="28"/>
              </w:rPr>
              <w:t xml:space="preserve">- HS nhận </w:t>
            </w:r>
            <w:r w:rsidRPr="00365D26">
              <w:rPr>
                <w:rFonts w:ascii="Times New Roman" w:hAnsi="Times New Roman"/>
                <w:szCs w:val="28"/>
              </w:rPr>
              <w:lastRenderedPageBreak/>
              <w:t>xét</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r w:rsidRPr="00365D26">
              <w:rPr>
                <w:rFonts w:ascii="Times New Roman" w:hAnsi="Times New Roman"/>
                <w:szCs w:val="28"/>
              </w:rPr>
              <w:t>- HS thảo luận trình bày</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r w:rsidRPr="00365D26">
              <w:rPr>
                <w:rFonts w:ascii="Times New Roman" w:hAnsi="Times New Roman"/>
                <w:szCs w:val="28"/>
              </w:rPr>
              <w:t>- HS tập nói trước nhóm</w:t>
            </w: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r w:rsidRPr="00365D26">
              <w:rPr>
                <w:rFonts w:ascii="Times New Roman" w:hAnsi="Times New Roman"/>
                <w:szCs w:val="28"/>
              </w:rPr>
              <w:t>- HS lên nói trước lớp</w:t>
            </w:r>
          </w:p>
          <w:p w:rsidR="00664E9B" w:rsidRPr="00365D26" w:rsidRDefault="00664E9B" w:rsidP="003B3DBD">
            <w:pPr>
              <w:rPr>
                <w:rFonts w:ascii="Times New Roman" w:hAnsi="Times New Roman"/>
              </w:rPr>
            </w:pPr>
          </w:p>
        </w:tc>
        <w:tc>
          <w:tcPr>
            <w:tcW w:w="4860" w:type="dxa"/>
          </w:tcPr>
          <w:p w:rsidR="00664E9B" w:rsidRPr="00365D26" w:rsidRDefault="00664E9B" w:rsidP="003B3DBD">
            <w:pPr>
              <w:jc w:val="both"/>
              <w:rPr>
                <w:rFonts w:ascii="Times New Roman" w:hAnsi="Times New Roman"/>
                <w:szCs w:val="28"/>
              </w:rPr>
            </w:pPr>
            <w:r w:rsidRPr="00365D26">
              <w:rPr>
                <w:rFonts w:ascii="Times New Roman" w:hAnsi="Times New Roman"/>
                <w:b/>
                <w:bCs/>
                <w:i/>
                <w:szCs w:val="28"/>
                <w:u w:val="single"/>
              </w:rPr>
              <w:lastRenderedPageBreak/>
              <w:t>Đề bài</w:t>
            </w:r>
            <w:r w:rsidRPr="00365D26">
              <w:rPr>
                <w:rFonts w:ascii="Times New Roman" w:hAnsi="Times New Roman"/>
                <w:i/>
                <w:szCs w:val="28"/>
              </w:rPr>
              <w:t>:</w:t>
            </w:r>
            <w:r w:rsidRPr="00365D26">
              <w:rPr>
                <w:rFonts w:ascii="Times New Roman" w:hAnsi="Times New Roman"/>
                <w:szCs w:val="28"/>
              </w:rPr>
              <w:t xml:space="preserve"> Thuyết minh cái phích nước</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r w:rsidRPr="00365D26">
              <w:rPr>
                <w:rFonts w:ascii="Times New Roman" w:hAnsi="Times New Roman"/>
                <w:szCs w:val="28"/>
              </w:rPr>
              <w:t>- Kiểu bài: Thuyết minh</w:t>
            </w:r>
          </w:p>
          <w:p w:rsidR="00664E9B" w:rsidRPr="00365D26" w:rsidRDefault="00664E9B" w:rsidP="003B3DBD">
            <w:pPr>
              <w:jc w:val="both"/>
              <w:rPr>
                <w:rFonts w:ascii="Times New Roman" w:hAnsi="Times New Roman"/>
                <w:szCs w:val="28"/>
              </w:rPr>
            </w:pPr>
            <w:r w:rsidRPr="00365D26">
              <w:rPr>
                <w:rFonts w:ascii="Times New Roman" w:hAnsi="Times New Roman"/>
                <w:szCs w:val="28"/>
              </w:rPr>
              <w:t>- Đối tượng: Cái phích nước</w:t>
            </w: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Mục đích: Giúp người nghe có hiểu biết tương đối đầy đủ về cái phích nước </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r w:rsidRPr="00365D26">
              <w:rPr>
                <w:rFonts w:ascii="Times New Roman" w:hAnsi="Times New Roman"/>
                <w:b/>
                <w:bCs/>
                <w:szCs w:val="28"/>
              </w:rPr>
              <w:lastRenderedPageBreak/>
              <w:t>* Dàn ý:</w:t>
            </w:r>
            <w:r w:rsidRPr="00365D26">
              <w:rPr>
                <w:rFonts w:ascii="Times New Roman" w:hAnsi="Times New Roman"/>
                <w:szCs w:val="28"/>
              </w:rPr>
              <w:t xml:space="preserve"> 3 phần</w:t>
            </w:r>
          </w:p>
          <w:p w:rsidR="00664E9B" w:rsidRPr="00365D26" w:rsidRDefault="00664E9B" w:rsidP="003B3DBD">
            <w:pPr>
              <w:jc w:val="both"/>
              <w:rPr>
                <w:rFonts w:ascii="Times New Roman" w:hAnsi="Times New Roman"/>
                <w:szCs w:val="28"/>
              </w:rPr>
            </w:pPr>
            <w:r w:rsidRPr="00365D26">
              <w:rPr>
                <w:rFonts w:ascii="Times New Roman" w:hAnsi="Times New Roman"/>
                <w:szCs w:val="28"/>
              </w:rPr>
              <w:t>+ Mở bài: Giới thiệu đối tượng: Cái phích một vật dụng quen thuộc trong gia đình.</w:t>
            </w:r>
          </w:p>
          <w:p w:rsidR="00664E9B" w:rsidRPr="00365D26" w:rsidRDefault="00664E9B" w:rsidP="003B3DBD">
            <w:pPr>
              <w:jc w:val="both"/>
              <w:rPr>
                <w:rFonts w:ascii="Times New Roman" w:hAnsi="Times New Roman"/>
                <w:szCs w:val="28"/>
              </w:rPr>
            </w:pPr>
            <w:r w:rsidRPr="00365D26">
              <w:rPr>
                <w:rFonts w:ascii="Times New Roman" w:hAnsi="Times New Roman"/>
                <w:szCs w:val="28"/>
              </w:rPr>
              <w:t>+ Thân bài: cấu tạo:</w:t>
            </w:r>
          </w:p>
          <w:p w:rsidR="00664E9B" w:rsidRPr="00365D26" w:rsidRDefault="00664E9B" w:rsidP="003B3DBD">
            <w:pPr>
              <w:jc w:val="both"/>
              <w:rPr>
                <w:rFonts w:ascii="Times New Roman" w:hAnsi="Times New Roman"/>
                <w:szCs w:val="28"/>
                <w:lang w:val="nl-NL"/>
              </w:rPr>
            </w:pPr>
            <w:r w:rsidRPr="00365D26">
              <w:rPr>
                <w:rFonts w:ascii="Times New Roman" w:hAnsi="Times New Roman"/>
                <w:szCs w:val="28"/>
                <w:lang w:val="nl-NL"/>
              </w:rPr>
              <w:t>- Chất liệu vỏ: sắt,  nhựa ....</w:t>
            </w:r>
          </w:p>
          <w:p w:rsidR="00664E9B" w:rsidRPr="00365D26" w:rsidRDefault="00664E9B" w:rsidP="003B3DBD">
            <w:pPr>
              <w:jc w:val="both"/>
              <w:rPr>
                <w:rFonts w:ascii="Times New Roman" w:hAnsi="Times New Roman"/>
                <w:szCs w:val="28"/>
                <w:lang w:val="nl-NL"/>
              </w:rPr>
            </w:pPr>
            <w:r w:rsidRPr="00365D26">
              <w:rPr>
                <w:rFonts w:ascii="Times New Roman" w:hAnsi="Times New Roman"/>
                <w:szCs w:val="28"/>
                <w:lang w:val="nl-NL"/>
              </w:rPr>
              <w:t>- Màu sắc: trắng, xanh, đỏ ...</w:t>
            </w:r>
          </w:p>
          <w:p w:rsidR="00664E9B" w:rsidRPr="00365D26" w:rsidRDefault="00664E9B" w:rsidP="003B3DBD">
            <w:pPr>
              <w:jc w:val="both"/>
              <w:rPr>
                <w:rFonts w:ascii="Times New Roman" w:hAnsi="Times New Roman"/>
                <w:szCs w:val="28"/>
                <w:lang w:val="nl-NL"/>
              </w:rPr>
            </w:pPr>
            <w:r w:rsidRPr="00365D26">
              <w:rPr>
                <w:rFonts w:ascii="Times New Roman" w:hAnsi="Times New Roman"/>
                <w:szCs w:val="28"/>
                <w:lang w:val="nl-NL"/>
              </w:rPr>
              <w:t>- Ruột: hai lớp thuỷ tinh có lớp chân không ở giữa, phía trong lớp thuỷ tinh có tráng bạc.</w:t>
            </w:r>
          </w:p>
          <w:p w:rsidR="00664E9B" w:rsidRPr="00365D26" w:rsidRDefault="00664E9B" w:rsidP="003B3DBD">
            <w:pPr>
              <w:jc w:val="both"/>
              <w:rPr>
                <w:rFonts w:ascii="Times New Roman" w:hAnsi="Times New Roman"/>
                <w:szCs w:val="28"/>
                <w:lang w:val="nl-NL"/>
              </w:rPr>
            </w:pPr>
            <w:r w:rsidRPr="00365D26">
              <w:rPr>
                <w:rFonts w:ascii="Times New Roman" w:hAnsi="Times New Roman"/>
                <w:b/>
                <w:bCs/>
                <w:szCs w:val="28"/>
                <w:lang w:val="nl-NL"/>
              </w:rPr>
              <w:t>* Công dụng</w:t>
            </w:r>
            <w:r w:rsidRPr="00365D26">
              <w:rPr>
                <w:rFonts w:ascii="Times New Roman" w:hAnsi="Times New Roman"/>
                <w:szCs w:val="28"/>
                <w:lang w:val="nl-NL"/>
              </w:rPr>
              <w:t>: Giữ nhiệt, dùng cho sinh hoạt và đời sống.</w:t>
            </w:r>
          </w:p>
          <w:p w:rsidR="00664E9B" w:rsidRPr="00365D26" w:rsidRDefault="00664E9B" w:rsidP="003B3DBD">
            <w:pPr>
              <w:jc w:val="both"/>
              <w:rPr>
                <w:rFonts w:ascii="Times New Roman" w:hAnsi="Times New Roman"/>
                <w:szCs w:val="28"/>
                <w:lang w:val="nl-NL"/>
              </w:rPr>
            </w:pPr>
            <w:r w:rsidRPr="00365D26">
              <w:rPr>
                <w:rFonts w:ascii="Times New Roman" w:hAnsi="Times New Roman"/>
                <w:b/>
                <w:bCs/>
                <w:szCs w:val="28"/>
                <w:lang w:val="nl-NL"/>
              </w:rPr>
              <w:t>* Cách bảo quản</w:t>
            </w:r>
            <w:r w:rsidRPr="00365D26">
              <w:rPr>
                <w:rFonts w:ascii="Times New Roman" w:hAnsi="Times New Roman"/>
                <w:szCs w:val="28"/>
                <w:lang w:val="nl-NL"/>
              </w:rPr>
              <w:t>: Để xa tầm tay trẻ em, nơi khuất.</w:t>
            </w:r>
          </w:p>
          <w:p w:rsidR="00664E9B" w:rsidRPr="00365D26" w:rsidRDefault="00664E9B" w:rsidP="003B3DBD">
            <w:pPr>
              <w:jc w:val="both"/>
              <w:rPr>
                <w:rFonts w:ascii="Times New Roman" w:hAnsi="Times New Roman"/>
                <w:szCs w:val="28"/>
                <w:lang w:val="nl-NL"/>
              </w:rPr>
            </w:pPr>
            <w:r w:rsidRPr="00365D26">
              <w:rPr>
                <w:rFonts w:ascii="Times New Roman" w:hAnsi="Times New Roman"/>
                <w:szCs w:val="28"/>
                <w:lang w:val="nl-NL"/>
              </w:rPr>
              <w:t>+ Kết bài: Vị trí của phích nước trong  đời sống.</w:t>
            </w:r>
          </w:p>
          <w:p w:rsidR="00664E9B" w:rsidRPr="00365D26" w:rsidRDefault="00664E9B" w:rsidP="003B3DBD">
            <w:pPr>
              <w:jc w:val="both"/>
              <w:rPr>
                <w:rFonts w:ascii="Times New Roman" w:hAnsi="Times New Roman"/>
                <w:szCs w:val="28"/>
                <w:lang w:val="nl-NL"/>
              </w:rPr>
            </w:pPr>
          </w:p>
          <w:p w:rsidR="00664E9B" w:rsidRPr="005133A0" w:rsidRDefault="00664E9B" w:rsidP="003B3DBD">
            <w:pPr>
              <w:keepNext/>
              <w:keepLines/>
              <w:jc w:val="both"/>
              <w:outlineLvl w:val="5"/>
              <w:rPr>
                <w:rFonts w:asciiTheme="majorHAnsi" w:eastAsiaTheme="majorEastAsia" w:hAnsiTheme="majorHAnsi"/>
                <w:iCs/>
                <w:szCs w:val="28"/>
                <w:lang w:val="nl-NL"/>
              </w:rPr>
            </w:pPr>
            <w:r w:rsidRPr="005133A0">
              <w:rPr>
                <w:rFonts w:asciiTheme="majorHAnsi" w:eastAsiaTheme="majorEastAsia" w:hAnsiTheme="majorHAnsi"/>
                <w:iCs/>
                <w:szCs w:val="28"/>
                <w:lang w:val="nl-NL"/>
              </w:rPr>
              <w:t>I. Tập nói trước nhóm</w:t>
            </w:r>
          </w:p>
          <w:p w:rsidR="00664E9B" w:rsidRPr="00365D26" w:rsidRDefault="00664E9B" w:rsidP="003B3DBD">
            <w:pPr>
              <w:jc w:val="both"/>
              <w:rPr>
                <w:rFonts w:ascii="Times New Roman" w:hAnsi="Times New Roman"/>
                <w:szCs w:val="28"/>
              </w:rPr>
            </w:pPr>
            <w:r w:rsidRPr="00365D26">
              <w:rPr>
                <w:rFonts w:ascii="Times New Roman" w:hAnsi="Times New Roman"/>
                <w:szCs w:val="28"/>
              </w:rPr>
              <w:t>* Trình bày dàn ý.</w:t>
            </w:r>
          </w:p>
          <w:p w:rsidR="00664E9B" w:rsidRPr="00365D26" w:rsidRDefault="00664E9B" w:rsidP="003B3DBD">
            <w:pPr>
              <w:jc w:val="both"/>
              <w:rPr>
                <w:rFonts w:ascii="Times New Roman" w:hAnsi="Times New Roman"/>
                <w:szCs w:val="28"/>
              </w:rPr>
            </w:pPr>
            <w:r w:rsidRPr="00365D26">
              <w:rPr>
                <w:rFonts w:ascii="Times New Roman" w:hAnsi="Times New Roman"/>
                <w:szCs w:val="28"/>
              </w:rPr>
              <w:t>* Sửa chữa bổ xung dàn ý.</w:t>
            </w:r>
          </w:p>
          <w:p w:rsidR="00664E9B" w:rsidRPr="00365D26" w:rsidRDefault="00664E9B" w:rsidP="003B3DBD">
            <w:pPr>
              <w:jc w:val="both"/>
              <w:rPr>
                <w:rFonts w:ascii="Times New Roman" w:hAnsi="Times New Roman"/>
                <w:szCs w:val="28"/>
              </w:rPr>
            </w:pPr>
            <w:r w:rsidRPr="00365D26">
              <w:rPr>
                <w:rFonts w:ascii="Times New Roman" w:hAnsi="Times New Roman"/>
                <w:szCs w:val="28"/>
              </w:rPr>
              <w:t>* Từng hs trình bày.</w:t>
            </w:r>
          </w:p>
          <w:p w:rsidR="00664E9B" w:rsidRPr="00365D26" w:rsidRDefault="00664E9B" w:rsidP="003B3DBD">
            <w:pPr>
              <w:jc w:val="both"/>
              <w:rPr>
                <w:rFonts w:ascii="Times New Roman" w:hAnsi="Times New Roman"/>
                <w:b/>
                <w:bCs/>
                <w:i/>
                <w:szCs w:val="28"/>
                <w:u w:val="single"/>
              </w:rPr>
            </w:pPr>
            <w:r w:rsidRPr="00365D26">
              <w:rPr>
                <w:rFonts w:ascii="Times New Roman" w:hAnsi="Times New Roman"/>
                <w:b/>
                <w:bCs/>
                <w:i/>
                <w:szCs w:val="28"/>
                <w:u w:val="single"/>
              </w:rPr>
              <w:t>II. Luyện nói trước tập thể</w:t>
            </w:r>
          </w:p>
          <w:p w:rsidR="00664E9B" w:rsidRPr="00365D26" w:rsidRDefault="00664E9B" w:rsidP="003B3DBD">
            <w:pPr>
              <w:jc w:val="both"/>
              <w:rPr>
                <w:rFonts w:ascii="Times New Roman" w:hAnsi="Times New Roman"/>
                <w:szCs w:val="28"/>
              </w:rPr>
            </w:pPr>
            <w:r w:rsidRPr="00365D26">
              <w:rPr>
                <w:rFonts w:ascii="Times New Roman" w:hAnsi="Times New Roman"/>
                <w:szCs w:val="28"/>
              </w:rPr>
              <w:t>- HS nói trước tập thể lớp.</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rPr>
                <w:rFonts w:ascii="Times New Roman" w:hAnsi="Times New Roman"/>
              </w:rPr>
            </w:pPr>
          </w:p>
        </w:tc>
      </w:tr>
    </w:tbl>
    <w:p w:rsidR="00664E9B" w:rsidRPr="00365D26" w:rsidRDefault="00664E9B" w:rsidP="00664E9B">
      <w:pPr>
        <w:rPr>
          <w:rFonts w:ascii="Times New Roman" w:hAnsi="Times New Roman"/>
          <w:b/>
          <w:bCs/>
          <w:szCs w:val="28"/>
        </w:rPr>
      </w:pPr>
    </w:p>
    <w:p w:rsidR="00664E9B" w:rsidRDefault="00664E9B" w:rsidP="00664E9B">
      <w:pPr>
        <w:rPr>
          <w:rFonts w:ascii="Times New Roman" w:hAnsi="Times New Roman"/>
          <w:b/>
          <w:bCs/>
          <w:szCs w:val="28"/>
        </w:rPr>
      </w:pPr>
      <w:r>
        <w:rPr>
          <w:rFonts w:ascii="Times New Roman" w:hAnsi="Times New Roman"/>
          <w:b/>
          <w:bCs/>
          <w:szCs w:val="28"/>
        </w:rPr>
        <w:t>HOẠT ĐỘNG 4: CỦNG CỐ, VẬN DỤNG</w:t>
      </w:r>
    </w:p>
    <w:p w:rsidR="00664E9B" w:rsidRPr="00365D26" w:rsidRDefault="00664E9B" w:rsidP="00664E9B">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
          <w:bCs/>
          <w:szCs w:val="28"/>
        </w:rPr>
        <w:br/>
        <w:t>Hoạt động tiếp nối:</w:t>
      </w:r>
    </w:p>
    <w:p w:rsidR="00664E9B" w:rsidRPr="00365D26" w:rsidRDefault="00664E9B" w:rsidP="00664E9B">
      <w:pPr>
        <w:rPr>
          <w:rFonts w:ascii="Times New Roman" w:hAnsi="Times New Roman"/>
          <w:szCs w:val="28"/>
        </w:rPr>
      </w:pPr>
      <w:r w:rsidRPr="00365D26">
        <w:rPr>
          <w:rFonts w:ascii="Times New Roman" w:hAnsi="Times New Roman"/>
          <w:i/>
          <w:szCs w:val="28"/>
        </w:rPr>
        <w:t>H</w:t>
      </w:r>
      <w:r w:rsidRPr="00365D26">
        <w:rPr>
          <w:rFonts w:ascii="Times New Roman" w:hAnsi="Times New Roman"/>
          <w:szCs w:val="28"/>
        </w:rPr>
        <w:t>ướng dẫn học ở nhà</w:t>
      </w:r>
    </w:p>
    <w:p w:rsidR="00664E9B" w:rsidRPr="00365D26" w:rsidRDefault="00664E9B" w:rsidP="00664E9B">
      <w:pPr>
        <w:rPr>
          <w:rFonts w:ascii="Times New Roman" w:hAnsi="Times New Roman"/>
          <w:szCs w:val="28"/>
        </w:rPr>
      </w:pPr>
      <w:r w:rsidRPr="00365D26">
        <w:rPr>
          <w:rFonts w:ascii="Times New Roman" w:hAnsi="Times New Roman"/>
          <w:szCs w:val="28"/>
        </w:rPr>
        <w:t>- Ôn tập phương pháp làm văn thuyết minh, xem các đề văn TM chuẩn bị viết bài.</w:t>
      </w:r>
    </w:p>
    <w:p w:rsidR="00664E9B" w:rsidRPr="00365D26" w:rsidRDefault="00664E9B" w:rsidP="00664E9B">
      <w:pPr>
        <w:rPr>
          <w:rFonts w:ascii="Times New Roman" w:hAnsi="Times New Roman"/>
          <w:szCs w:val="28"/>
        </w:rPr>
      </w:pPr>
    </w:p>
    <w:p w:rsidR="00664E9B" w:rsidRPr="00365D26" w:rsidRDefault="00664E9B" w:rsidP="00664E9B">
      <w:pPr>
        <w:jc w:val="center"/>
        <w:rPr>
          <w:rFonts w:ascii="Times New Roman" w:hAnsi="Times New Roman"/>
          <w:szCs w:val="28"/>
        </w:rPr>
      </w:pPr>
      <w:r w:rsidRPr="00365D26">
        <w:rPr>
          <w:rFonts w:ascii="Times New Roman" w:hAnsi="Times New Roman"/>
          <w:szCs w:val="28"/>
        </w:rPr>
        <w:t>* * * * * * *</w:t>
      </w:r>
    </w:p>
    <w:p w:rsidR="00664E9B" w:rsidRPr="00365D26" w:rsidRDefault="00664E9B" w:rsidP="00664E9B">
      <w:pPr>
        <w:rPr>
          <w:rFonts w:ascii="Times New Roman" w:hAnsi="Times New Roman"/>
        </w:rPr>
      </w:pPr>
    </w:p>
    <w:p w:rsidR="00664E9B" w:rsidRPr="00365D26" w:rsidRDefault="00664E9B" w:rsidP="00664E9B">
      <w:pPr>
        <w:rPr>
          <w:rFonts w:ascii="Times New Roman" w:hAnsi="Times New Roman"/>
        </w:rPr>
      </w:pPr>
    </w:p>
    <w:p w:rsidR="00664E9B" w:rsidRPr="00365D26" w:rsidRDefault="00664E9B" w:rsidP="00664E9B">
      <w:pPr>
        <w:rPr>
          <w:rFonts w:ascii="Times New Roman" w:hAnsi="Times New Roman"/>
        </w:rPr>
      </w:pPr>
    </w:p>
    <w:p w:rsidR="00664E9B" w:rsidRPr="00365D26" w:rsidRDefault="00664E9B" w:rsidP="00664E9B">
      <w:pPr>
        <w:rPr>
          <w:rFonts w:ascii="Times New Roman" w:hAnsi="Times New Roman"/>
        </w:rPr>
      </w:pPr>
    </w:p>
    <w:p w:rsidR="00664E9B" w:rsidRPr="00365D26" w:rsidRDefault="00664E9B" w:rsidP="00664E9B">
      <w:pPr>
        <w:rPr>
          <w:rFonts w:ascii="Times New Roman" w:hAnsi="Times New Roman"/>
        </w:rPr>
      </w:pPr>
    </w:p>
    <w:p w:rsidR="00521032" w:rsidRDefault="00664E9B" w:rsidP="00365D26">
      <w:pPr>
        <w:tabs>
          <w:tab w:val="left" w:pos="1935"/>
          <w:tab w:val="center" w:pos="4680"/>
        </w:tabs>
        <w:rPr>
          <w:rFonts w:ascii="Times New Roman" w:hAnsi="Times New Roman"/>
          <w:b/>
          <w:bCs/>
          <w:szCs w:val="28"/>
        </w:rPr>
      </w:pPr>
      <w:r>
        <w:rPr>
          <w:rFonts w:ascii="Times New Roman" w:hAnsi="Times New Roman"/>
          <w:b/>
          <w:bCs/>
          <w:szCs w:val="28"/>
        </w:rPr>
        <w:t>Tiết 53-54</w:t>
      </w:r>
    </w:p>
    <w:p w:rsidR="00664E9B" w:rsidRPr="00664E9B" w:rsidRDefault="00664E9B" w:rsidP="00664E9B">
      <w:pPr>
        <w:tabs>
          <w:tab w:val="left" w:pos="1935"/>
          <w:tab w:val="center" w:pos="4680"/>
        </w:tabs>
        <w:jc w:val="center"/>
        <w:rPr>
          <w:rFonts w:ascii="Times New Roman" w:hAnsi="Times New Roman"/>
          <w:b/>
          <w:bCs/>
          <w:i/>
          <w:sz w:val="52"/>
          <w:szCs w:val="52"/>
        </w:rPr>
      </w:pPr>
      <w:r w:rsidRPr="00664E9B">
        <w:rPr>
          <w:rFonts w:ascii="Times New Roman" w:hAnsi="Times New Roman"/>
          <w:b/>
          <w:bCs/>
          <w:i/>
          <w:sz w:val="52"/>
          <w:szCs w:val="52"/>
        </w:rPr>
        <w:t>Báo cáo dự án học tập</w:t>
      </w:r>
    </w:p>
    <w:p w:rsidR="00521032" w:rsidRPr="00664E9B" w:rsidRDefault="00521032" w:rsidP="00365D26">
      <w:pPr>
        <w:tabs>
          <w:tab w:val="left" w:pos="1935"/>
          <w:tab w:val="center" w:pos="4680"/>
        </w:tabs>
        <w:rPr>
          <w:rFonts w:ascii="Times New Roman" w:hAnsi="Times New Roman"/>
          <w:bCs/>
          <w:szCs w:val="28"/>
        </w:rPr>
      </w:pP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t>I.</w:t>
      </w:r>
      <w:r>
        <w:rPr>
          <w:rFonts w:ascii="Times New Roman" w:hAnsi="Times New Roman"/>
          <w:b/>
          <w:szCs w:val="28"/>
          <w:lang w:val="nl-NL"/>
        </w:rPr>
        <w:t xml:space="preserve"> </w:t>
      </w:r>
      <w:r w:rsidRPr="00365D26">
        <w:rPr>
          <w:rFonts w:ascii="Times New Roman" w:hAnsi="Times New Roman"/>
          <w:b/>
          <w:szCs w:val="28"/>
          <w:lang w:val="nl-NL"/>
        </w:rPr>
        <w:t>Mục ti</w:t>
      </w:r>
      <w:r>
        <w:rPr>
          <w:rFonts w:ascii="Times New Roman" w:hAnsi="Times New Roman"/>
          <w:b/>
          <w:szCs w:val="28"/>
          <w:lang w:val="nl-NL"/>
        </w:rPr>
        <w:t>ê</w:t>
      </w:r>
      <w:r w:rsidRPr="00365D26">
        <w:rPr>
          <w:rFonts w:ascii="Times New Roman" w:hAnsi="Times New Roman"/>
          <w:b/>
          <w:szCs w:val="28"/>
          <w:lang w:val="nl-NL"/>
        </w:rPr>
        <w:t>u bài học:</w:t>
      </w: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1. Về kiến thức :</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Củng cố kiến thức về văn thuyết minh cho học sinh</w:t>
      </w: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2. Về kỹ năng :</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quan sát, suy nghĩ độc lập của h/s.</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xây dựng kiểu văn bản thuyết minh.</w:t>
      </w:r>
    </w:p>
    <w:p w:rsidR="00664E9B" w:rsidRPr="00365D26" w:rsidRDefault="00664E9B" w:rsidP="00664E9B">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Tạo điểu kiện cho h/s mạnh dạn suy nghĩ, phát biểu.</w:t>
      </w:r>
    </w:p>
    <w:p w:rsidR="00664E9B" w:rsidRPr="00365D26" w:rsidRDefault="00664E9B" w:rsidP="00664E9B">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3. Về thái độ:</w:t>
      </w:r>
    </w:p>
    <w:p w:rsidR="00664E9B" w:rsidRPr="00365D26" w:rsidRDefault="00664E9B" w:rsidP="00664E9B">
      <w:pPr>
        <w:spacing w:before="60" w:after="60" w:line="312" w:lineRule="auto"/>
        <w:ind w:firstLine="720"/>
        <w:rPr>
          <w:rFonts w:ascii="Times New Roman" w:hAnsi="Times New Roman"/>
          <w:szCs w:val="28"/>
          <w:lang w:val="pt-BR"/>
        </w:rPr>
      </w:pPr>
      <w:r w:rsidRPr="00365D26">
        <w:rPr>
          <w:rFonts w:ascii="Times New Roman" w:hAnsi="Times New Roman"/>
          <w:szCs w:val="28"/>
          <w:lang w:val="pt-BR"/>
        </w:rPr>
        <w:t>- Có ý thức học tập bộ môn</w:t>
      </w:r>
    </w:p>
    <w:p w:rsidR="00664E9B" w:rsidRPr="00365D26" w:rsidRDefault="00664E9B" w:rsidP="00664E9B">
      <w:pPr>
        <w:spacing w:before="60" w:after="60" w:line="312" w:lineRule="auto"/>
        <w:rPr>
          <w:rFonts w:ascii="Times New Roman" w:hAnsi="Times New Roman"/>
          <w:b/>
          <w:szCs w:val="28"/>
        </w:rPr>
      </w:pPr>
      <w:r w:rsidRPr="00365D26">
        <w:rPr>
          <w:rFonts w:ascii="Times New Roman" w:hAnsi="Times New Roman"/>
          <w:b/>
          <w:szCs w:val="28"/>
        </w:rPr>
        <w:t>II.</w:t>
      </w:r>
      <w:r>
        <w:rPr>
          <w:rFonts w:ascii="Times New Roman" w:hAnsi="Times New Roman"/>
          <w:b/>
          <w:szCs w:val="28"/>
        </w:rPr>
        <w:t xml:space="preserve"> </w:t>
      </w:r>
      <w:r w:rsidRPr="00365D26">
        <w:rPr>
          <w:rFonts w:ascii="Times New Roman" w:hAnsi="Times New Roman"/>
          <w:b/>
          <w:szCs w:val="28"/>
        </w:rPr>
        <w:t>Chuẩn bị:</w:t>
      </w:r>
    </w:p>
    <w:p w:rsidR="00664E9B" w:rsidRPr="00365D26" w:rsidRDefault="00664E9B" w:rsidP="00664E9B">
      <w:pPr>
        <w:spacing w:before="60" w:after="60" w:line="312" w:lineRule="auto"/>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 theo yêu cầu </w:t>
      </w:r>
    </w:p>
    <w:p w:rsidR="00664E9B" w:rsidRPr="00365D26" w:rsidRDefault="00664E9B" w:rsidP="00664E9B">
      <w:pPr>
        <w:spacing w:before="60" w:after="60" w:line="312" w:lineRule="auto"/>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 Tìm hiểu quan sát, ghi chép xây dựng đề cương ở nhà.</w:t>
      </w:r>
    </w:p>
    <w:p w:rsidR="00664E9B" w:rsidRPr="00365D26" w:rsidRDefault="00664E9B" w:rsidP="00664E9B">
      <w:pPr>
        <w:spacing w:line="312" w:lineRule="auto"/>
        <w:jc w:val="both"/>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p>
    <w:p w:rsidR="00664E9B" w:rsidRPr="00365D26" w:rsidRDefault="00664E9B" w:rsidP="00664E9B">
      <w:pPr>
        <w:spacing w:before="60" w:after="60" w:line="312" w:lineRule="auto"/>
        <w:rPr>
          <w:rFonts w:ascii="Times New Roman" w:hAnsi="Times New Roman"/>
          <w:szCs w:val="28"/>
        </w:rPr>
      </w:pPr>
      <w:r w:rsidRPr="00365D26">
        <w:rPr>
          <w:rFonts w:ascii="Times New Roman" w:hAnsi="Times New Roman"/>
          <w:b/>
          <w:szCs w:val="28"/>
        </w:rPr>
        <w:t>IV.Tiến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r w:rsidRPr="00365D26">
        <w:rPr>
          <w:rFonts w:ascii="Times New Roman" w:hAnsi="Times New Roman"/>
          <w:szCs w:val="28"/>
        </w:rPr>
        <w:br/>
      </w:r>
      <w:r>
        <w:rPr>
          <w:rFonts w:ascii="Times New Roman" w:hAnsi="Times New Roman"/>
          <w:b/>
          <w:szCs w:val="28"/>
        </w:rPr>
        <w:t xml:space="preserve">           </w:t>
      </w:r>
      <w:r w:rsidRPr="00365D26">
        <w:rPr>
          <w:rFonts w:ascii="Times New Roman" w:hAnsi="Times New Roman"/>
          <w:b/>
          <w:szCs w:val="28"/>
        </w:rPr>
        <w:t xml:space="preserve">Kiểm tra bài cũ: </w:t>
      </w:r>
      <w:r w:rsidRPr="00365D26">
        <w:rPr>
          <w:rFonts w:ascii="Times New Roman" w:hAnsi="Times New Roman"/>
          <w:szCs w:val="28"/>
        </w:rPr>
        <w:t>? Nêu đặc điểm của đề văn thuyết minh và cách làm bài văn thuyết minh.</w:t>
      </w:r>
      <w:r w:rsidRPr="00365D26">
        <w:rPr>
          <w:rFonts w:ascii="Times New Roman" w:hAnsi="Times New Roman"/>
          <w:b/>
          <w:szCs w:val="28"/>
        </w:rPr>
        <w:br/>
      </w:r>
      <w:r>
        <w:rPr>
          <w:rFonts w:ascii="Times New Roman" w:hAnsi="Times New Roman"/>
          <w:b/>
          <w:szCs w:val="28"/>
        </w:rPr>
        <w:t xml:space="preserve">           </w:t>
      </w:r>
      <w:r w:rsidRPr="00365D26">
        <w:rPr>
          <w:rFonts w:ascii="Times New Roman" w:hAnsi="Times New Roman"/>
          <w:b/>
          <w:szCs w:val="28"/>
        </w:rPr>
        <w:t>Giới thiệu và dạy bài học mới</w:t>
      </w:r>
    </w:p>
    <w:p w:rsidR="00664E9B" w:rsidRPr="00365D26" w:rsidRDefault="00905CF4" w:rsidP="00664E9B">
      <w:pPr>
        <w:spacing w:before="60" w:after="60" w:line="312" w:lineRule="auto"/>
        <w:ind w:firstLine="720"/>
        <w:rPr>
          <w:rFonts w:ascii="Times New Roman" w:hAnsi="Times New Roman"/>
          <w:szCs w:val="28"/>
        </w:rPr>
      </w:pPr>
      <w:r>
        <w:rPr>
          <w:rFonts w:ascii="Times New Roman" w:hAnsi="Times New Roman"/>
          <w:szCs w:val="28"/>
        </w:rPr>
        <w:lastRenderedPageBreak/>
        <w:t>Để giúp các con</w:t>
      </w:r>
      <w:r w:rsidR="00664E9B" w:rsidRPr="00365D26">
        <w:rPr>
          <w:rFonts w:ascii="Times New Roman" w:hAnsi="Times New Roman"/>
          <w:szCs w:val="28"/>
        </w:rPr>
        <w:t xml:space="preserve"> có kỹ năng xây dựng kiểu bài thuyết minh và rèn kỹ năng nói không phụ thuộc vào văn </w:t>
      </w:r>
      <w:r>
        <w:rPr>
          <w:rFonts w:ascii="Times New Roman" w:hAnsi="Times New Roman"/>
          <w:szCs w:val="28"/>
        </w:rPr>
        <w:t>bản, tiết hôm nay cô cùng các con lắng nghe báo cáo dự án học tập của các nhóm.</w:t>
      </w:r>
    </w:p>
    <w:p w:rsidR="00664E9B" w:rsidRPr="00365D26" w:rsidRDefault="00664E9B" w:rsidP="00664E9B">
      <w:pPr>
        <w:tabs>
          <w:tab w:val="left" w:pos="60"/>
        </w:tabs>
        <w:spacing w:line="312" w:lineRule="auto"/>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đề bài sau đó học sinh nói trước lớp.</w:t>
      </w:r>
    </w:p>
    <w:p w:rsidR="00664E9B" w:rsidRPr="00365D26" w:rsidRDefault="00664E9B" w:rsidP="00664E9B">
      <w:pPr>
        <w:spacing w:before="60" w:after="60" w:line="312" w:lineRule="auto"/>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lang w:val="nl-NL"/>
        </w:rPr>
        <w:t>Củng cố kiến thức về văn thuyết minh cho học sinh, rèn khả năng nói trước lớp của học sinh.</w:t>
      </w:r>
    </w:p>
    <w:p w:rsidR="00664E9B" w:rsidRPr="00365D26" w:rsidRDefault="00664E9B" w:rsidP="00664E9B">
      <w:pPr>
        <w:tabs>
          <w:tab w:val="left" w:pos="60"/>
        </w:tabs>
        <w:spacing w:line="312" w:lineRule="auto"/>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664E9B" w:rsidRPr="00365D26" w:rsidRDefault="00664E9B" w:rsidP="00664E9B">
      <w:pPr>
        <w:tabs>
          <w:tab w:val="left" w:pos="60"/>
        </w:tabs>
        <w:spacing w:line="312" w:lineRule="auto"/>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664E9B" w:rsidRPr="00365D26" w:rsidRDefault="00664E9B" w:rsidP="00664E9B">
      <w:pPr>
        <w:spacing w:line="312" w:lineRule="auto"/>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30 ph</w:t>
      </w:r>
      <w:r>
        <w:rPr>
          <w:rFonts w:ascii="Times New Roman" w:hAnsi="Times New Roman"/>
          <w:szCs w:val="28"/>
        </w:rPr>
        <w:t>ú</w:t>
      </w:r>
      <w:r w:rsidRPr="00365D26">
        <w:rPr>
          <w:rFonts w:ascii="Times New Roman" w:hAnsi="Times New Roman"/>
          <w:szCs w:val="28"/>
        </w:rPr>
        <w:t>t</w:t>
      </w:r>
    </w:p>
    <w:p w:rsidR="00664E9B" w:rsidRPr="00365D26" w:rsidRDefault="00664E9B" w:rsidP="00664E9B">
      <w:pPr>
        <w:rPr>
          <w:rFonts w:ascii="Times New Roman" w:hAnsi="Times New Roman"/>
          <w:b/>
          <w:szCs w:val="28"/>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1710"/>
        <w:gridCol w:w="4860"/>
      </w:tblGrid>
      <w:tr w:rsidR="00664E9B" w:rsidRPr="00365D26" w:rsidTr="003B3DBD">
        <w:tc>
          <w:tcPr>
            <w:tcW w:w="3618" w:type="dxa"/>
          </w:tcPr>
          <w:p w:rsidR="00664E9B" w:rsidRPr="00365D26" w:rsidRDefault="00664E9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710" w:type="dxa"/>
          </w:tcPr>
          <w:p w:rsidR="00664E9B" w:rsidRPr="00365D26" w:rsidRDefault="00664E9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860" w:type="dxa"/>
          </w:tcPr>
          <w:p w:rsidR="00664E9B" w:rsidRPr="00365D26" w:rsidRDefault="00664E9B"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664E9B" w:rsidRPr="00365D26" w:rsidTr="003B3DBD">
        <w:tc>
          <w:tcPr>
            <w:tcW w:w="3618" w:type="dxa"/>
          </w:tcPr>
          <w:p w:rsidR="00664E9B" w:rsidRPr="00365D26" w:rsidRDefault="00664E9B" w:rsidP="00905CF4">
            <w:pPr>
              <w:jc w:val="both"/>
              <w:rPr>
                <w:rFonts w:ascii="Times New Roman" w:hAnsi="Times New Roman"/>
                <w:b/>
                <w:i/>
                <w:szCs w:val="28"/>
              </w:rPr>
            </w:pPr>
            <w:r w:rsidRPr="00365D26">
              <w:rPr>
                <w:rFonts w:ascii="Times New Roman" w:hAnsi="Times New Roman"/>
                <w:szCs w:val="28"/>
              </w:rPr>
              <w:t xml:space="preserve">- Gv nêu </w:t>
            </w:r>
            <w:r w:rsidR="00905CF4">
              <w:rPr>
                <w:rFonts w:ascii="Times New Roman" w:hAnsi="Times New Roman"/>
                <w:szCs w:val="28"/>
              </w:rPr>
              <w:t>nhiệm vụ của từng nhóm</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 GV nêu cho hs luyện nói theo nhóm để các em nói với nhau cho tự nhiên.</w:t>
            </w: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 GV nêu yêu cầu: Nói tự nhiên, thoát ly văn bản, có thưa gửi ...</w:t>
            </w:r>
          </w:p>
          <w:p w:rsidR="00664E9B" w:rsidRPr="00365D26" w:rsidRDefault="00664E9B" w:rsidP="003B3DBD">
            <w:pPr>
              <w:jc w:val="both"/>
              <w:rPr>
                <w:rFonts w:ascii="Times New Roman" w:hAnsi="Times New Roman"/>
                <w:szCs w:val="28"/>
              </w:rPr>
            </w:pPr>
            <w:r w:rsidRPr="00365D26">
              <w:rPr>
                <w:rFonts w:ascii="Times New Roman" w:hAnsi="Times New Roman"/>
                <w:szCs w:val="28"/>
              </w:rPr>
              <w:t xml:space="preserve">   * GV tổ chức nhận xét, rút kinh nghiệm.</w:t>
            </w:r>
          </w:p>
          <w:p w:rsidR="00664E9B" w:rsidRPr="00365D26" w:rsidRDefault="00664E9B" w:rsidP="00905CF4">
            <w:pPr>
              <w:jc w:val="both"/>
              <w:rPr>
                <w:rFonts w:ascii="Times New Roman" w:hAnsi="Times New Roman"/>
              </w:rPr>
            </w:pPr>
            <w:r w:rsidRPr="00365D26">
              <w:rPr>
                <w:rFonts w:ascii="Times New Roman" w:hAnsi="Times New Roman"/>
                <w:szCs w:val="28"/>
              </w:rPr>
              <w:t xml:space="preserve"> </w:t>
            </w:r>
          </w:p>
        </w:tc>
        <w:tc>
          <w:tcPr>
            <w:tcW w:w="1710" w:type="dxa"/>
          </w:tcPr>
          <w:p w:rsidR="00664E9B" w:rsidRPr="00365D26" w:rsidRDefault="00664E9B" w:rsidP="003B3DBD">
            <w:pPr>
              <w:rPr>
                <w:rFonts w:ascii="Times New Roman" w:hAnsi="Times New Roman"/>
                <w:szCs w:val="28"/>
              </w:rPr>
            </w:pPr>
            <w:r w:rsidRPr="00365D26">
              <w:rPr>
                <w:rFonts w:ascii="Times New Roman" w:hAnsi="Times New Roman"/>
                <w:szCs w:val="28"/>
              </w:rPr>
              <w:t>- Đọc đề bài</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r w:rsidRPr="00365D26">
              <w:rPr>
                <w:rFonts w:ascii="Times New Roman" w:hAnsi="Times New Roman"/>
                <w:szCs w:val="28"/>
              </w:rPr>
              <w:t>- HS xác định</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r w:rsidRPr="00365D26">
              <w:rPr>
                <w:rFonts w:ascii="Times New Roman" w:hAnsi="Times New Roman"/>
                <w:szCs w:val="28"/>
              </w:rPr>
              <w:t>- HS nhận xét</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r w:rsidRPr="00365D26">
              <w:rPr>
                <w:rFonts w:ascii="Times New Roman" w:hAnsi="Times New Roman"/>
                <w:szCs w:val="28"/>
              </w:rPr>
              <w:t>- HS thảo luận trình bày</w:t>
            </w: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3B3DBD">
            <w:pPr>
              <w:jc w:val="center"/>
              <w:rPr>
                <w:rFonts w:ascii="Times New Roman" w:hAnsi="Times New Roman"/>
                <w:szCs w:val="28"/>
              </w:rPr>
            </w:pPr>
          </w:p>
          <w:p w:rsidR="00664E9B" w:rsidRPr="00365D26" w:rsidRDefault="00664E9B" w:rsidP="00905CF4">
            <w:pPr>
              <w:rPr>
                <w:rFonts w:ascii="Times New Roman" w:hAnsi="Times New Roman"/>
              </w:rPr>
            </w:pPr>
          </w:p>
        </w:tc>
        <w:tc>
          <w:tcPr>
            <w:tcW w:w="4860" w:type="dxa"/>
          </w:tcPr>
          <w:p w:rsidR="00664E9B" w:rsidRPr="00365D26" w:rsidRDefault="00664E9B" w:rsidP="003B3DBD">
            <w:pPr>
              <w:jc w:val="both"/>
              <w:rPr>
                <w:rFonts w:ascii="Times New Roman" w:hAnsi="Times New Roman"/>
                <w:szCs w:val="28"/>
              </w:rPr>
            </w:pPr>
            <w:r w:rsidRPr="00365D26">
              <w:rPr>
                <w:rFonts w:ascii="Times New Roman" w:hAnsi="Times New Roman"/>
                <w:b/>
                <w:bCs/>
                <w:i/>
                <w:szCs w:val="28"/>
                <w:u w:val="single"/>
              </w:rPr>
              <w:t>Đề bài</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r w:rsidRPr="00365D26">
              <w:rPr>
                <w:rFonts w:ascii="Times New Roman" w:hAnsi="Times New Roman"/>
                <w:szCs w:val="28"/>
              </w:rPr>
              <w:t>- Kiểu bài: Thuyết minh</w:t>
            </w:r>
          </w:p>
          <w:p w:rsidR="00664E9B" w:rsidRPr="00365D26" w:rsidRDefault="00664E9B" w:rsidP="003B3DBD">
            <w:pPr>
              <w:jc w:val="both"/>
              <w:rPr>
                <w:rFonts w:ascii="Times New Roman" w:hAnsi="Times New Roman"/>
                <w:szCs w:val="28"/>
              </w:rPr>
            </w:pPr>
            <w:r w:rsidRPr="00365D26">
              <w:rPr>
                <w:rFonts w:ascii="Times New Roman" w:hAnsi="Times New Roman"/>
                <w:b/>
                <w:bCs/>
                <w:szCs w:val="28"/>
              </w:rPr>
              <w:t>* Dàn ý:</w:t>
            </w:r>
            <w:r w:rsidRPr="00365D26">
              <w:rPr>
                <w:rFonts w:ascii="Times New Roman" w:hAnsi="Times New Roman"/>
                <w:szCs w:val="28"/>
              </w:rPr>
              <w:t xml:space="preserve"> 3 phần</w:t>
            </w:r>
          </w:p>
          <w:p w:rsidR="00664E9B" w:rsidRPr="00365D26" w:rsidRDefault="00664E9B" w:rsidP="003B3DBD">
            <w:pPr>
              <w:jc w:val="both"/>
              <w:rPr>
                <w:rFonts w:ascii="Times New Roman" w:hAnsi="Times New Roman"/>
                <w:szCs w:val="28"/>
              </w:rPr>
            </w:pPr>
            <w:r w:rsidRPr="00365D26">
              <w:rPr>
                <w:rFonts w:ascii="Times New Roman" w:hAnsi="Times New Roman"/>
                <w:szCs w:val="28"/>
              </w:rPr>
              <w:t>+ Mở bài: Giới t</w:t>
            </w:r>
            <w:r w:rsidR="00905CF4">
              <w:rPr>
                <w:rFonts w:ascii="Times New Roman" w:hAnsi="Times New Roman"/>
                <w:szCs w:val="28"/>
              </w:rPr>
              <w:t>hiệu đối tượng</w:t>
            </w:r>
            <w:r w:rsidRPr="00365D26">
              <w:rPr>
                <w:rFonts w:ascii="Times New Roman" w:hAnsi="Times New Roman"/>
                <w:szCs w:val="28"/>
              </w:rPr>
              <w:t>.</w:t>
            </w:r>
          </w:p>
          <w:p w:rsidR="00664E9B" w:rsidRPr="00365D26" w:rsidRDefault="00664E9B" w:rsidP="00905CF4">
            <w:pPr>
              <w:jc w:val="both"/>
              <w:rPr>
                <w:rFonts w:ascii="Times New Roman" w:hAnsi="Times New Roman"/>
                <w:szCs w:val="28"/>
                <w:lang w:val="nl-NL"/>
              </w:rPr>
            </w:pPr>
            <w:r w:rsidRPr="00365D26">
              <w:rPr>
                <w:rFonts w:ascii="Times New Roman" w:hAnsi="Times New Roman"/>
                <w:szCs w:val="28"/>
              </w:rPr>
              <w:t xml:space="preserve">+ Thân bài: </w:t>
            </w:r>
          </w:p>
          <w:p w:rsidR="00664E9B" w:rsidRPr="00365D26" w:rsidRDefault="00905CF4" w:rsidP="003B3DBD">
            <w:pPr>
              <w:jc w:val="both"/>
              <w:rPr>
                <w:rFonts w:ascii="Times New Roman" w:hAnsi="Times New Roman"/>
                <w:szCs w:val="28"/>
                <w:lang w:val="nl-NL"/>
              </w:rPr>
            </w:pPr>
            <w:r>
              <w:rPr>
                <w:rFonts w:ascii="Times New Roman" w:hAnsi="Times New Roman"/>
                <w:szCs w:val="28"/>
                <w:lang w:val="nl-NL"/>
              </w:rPr>
              <w:t xml:space="preserve">+ Kết bài: Vị trí của đối tượng thuyết minh trong </w:t>
            </w:r>
            <w:r w:rsidR="00664E9B" w:rsidRPr="00365D26">
              <w:rPr>
                <w:rFonts w:ascii="Times New Roman" w:hAnsi="Times New Roman"/>
                <w:szCs w:val="28"/>
                <w:lang w:val="nl-NL"/>
              </w:rPr>
              <w:t>đời sống.</w:t>
            </w:r>
          </w:p>
          <w:p w:rsidR="00664E9B" w:rsidRPr="00905CF4" w:rsidRDefault="00664E9B" w:rsidP="003B3DBD">
            <w:pPr>
              <w:jc w:val="both"/>
              <w:rPr>
                <w:rFonts w:ascii="Times New Roman" w:hAnsi="Times New Roman"/>
                <w:b/>
                <w:i/>
                <w:szCs w:val="28"/>
                <w:u w:val="single"/>
                <w:lang w:val="nl-NL"/>
              </w:rPr>
            </w:pPr>
          </w:p>
          <w:p w:rsidR="00664E9B" w:rsidRPr="00905CF4" w:rsidRDefault="00664E9B" w:rsidP="003B3DBD">
            <w:pPr>
              <w:keepNext/>
              <w:keepLines/>
              <w:jc w:val="both"/>
              <w:outlineLvl w:val="5"/>
              <w:rPr>
                <w:rFonts w:asciiTheme="majorHAnsi" w:eastAsiaTheme="majorEastAsia" w:hAnsiTheme="majorHAnsi"/>
                <w:b/>
                <w:i/>
                <w:iCs/>
                <w:szCs w:val="28"/>
                <w:u w:val="single"/>
                <w:lang w:val="nl-NL"/>
              </w:rPr>
            </w:pPr>
            <w:r w:rsidRPr="00905CF4">
              <w:rPr>
                <w:rFonts w:asciiTheme="majorHAnsi" w:eastAsiaTheme="majorEastAsia" w:hAnsiTheme="majorHAnsi"/>
                <w:b/>
                <w:i/>
                <w:iCs/>
                <w:szCs w:val="28"/>
                <w:u w:val="single"/>
                <w:lang w:val="nl-NL"/>
              </w:rPr>
              <w:t>I. Tập nói trước nhóm</w:t>
            </w:r>
          </w:p>
          <w:p w:rsidR="00664E9B" w:rsidRPr="00365D26" w:rsidRDefault="00664E9B" w:rsidP="003B3DBD">
            <w:pPr>
              <w:jc w:val="both"/>
              <w:rPr>
                <w:rFonts w:ascii="Times New Roman" w:hAnsi="Times New Roman"/>
                <w:szCs w:val="28"/>
              </w:rPr>
            </w:pPr>
            <w:r w:rsidRPr="00365D26">
              <w:rPr>
                <w:rFonts w:ascii="Times New Roman" w:hAnsi="Times New Roman"/>
                <w:szCs w:val="28"/>
              </w:rPr>
              <w:t>* Trình bày dàn ý.</w:t>
            </w:r>
          </w:p>
          <w:p w:rsidR="00664E9B" w:rsidRPr="00365D26" w:rsidRDefault="00664E9B" w:rsidP="003B3DBD">
            <w:pPr>
              <w:jc w:val="both"/>
              <w:rPr>
                <w:rFonts w:ascii="Times New Roman" w:hAnsi="Times New Roman"/>
                <w:szCs w:val="28"/>
              </w:rPr>
            </w:pPr>
            <w:r w:rsidRPr="00365D26">
              <w:rPr>
                <w:rFonts w:ascii="Times New Roman" w:hAnsi="Times New Roman"/>
                <w:szCs w:val="28"/>
              </w:rPr>
              <w:t>* Sửa chữa bổ xung dàn ý.</w:t>
            </w:r>
          </w:p>
          <w:p w:rsidR="00664E9B" w:rsidRPr="00365D26" w:rsidRDefault="00664E9B" w:rsidP="003B3DBD">
            <w:pPr>
              <w:jc w:val="both"/>
              <w:rPr>
                <w:rFonts w:ascii="Times New Roman" w:hAnsi="Times New Roman"/>
                <w:szCs w:val="28"/>
              </w:rPr>
            </w:pPr>
            <w:r w:rsidRPr="00365D26">
              <w:rPr>
                <w:rFonts w:ascii="Times New Roman" w:hAnsi="Times New Roman"/>
                <w:szCs w:val="28"/>
              </w:rPr>
              <w:t>* Từng hs trình bày.</w:t>
            </w:r>
          </w:p>
          <w:p w:rsidR="00664E9B" w:rsidRPr="00365D26" w:rsidRDefault="00905CF4" w:rsidP="003B3DBD">
            <w:pPr>
              <w:jc w:val="both"/>
              <w:rPr>
                <w:rFonts w:ascii="Times New Roman" w:hAnsi="Times New Roman"/>
                <w:b/>
                <w:bCs/>
                <w:i/>
                <w:szCs w:val="28"/>
                <w:u w:val="single"/>
              </w:rPr>
            </w:pPr>
            <w:r>
              <w:rPr>
                <w:rFonts w:ascii="Times New Roman" w:hAnsi="Times New Roman"/>
                <w:b/>
                <w:bCs/>
                <w:i/>
                <w:szCs w:val="28"/>
                <w:u w:val="single"/>
              </w:rPr>
              <w:t>II. Trình bày</w:t>
            </w:r>
            <w:r w:rsidR="00664E9B" w:rsidRPr="00365D26">
              <w:rPr>
                <w:rFonts w:ascii="Times New Roman" w:hAnsi="Times New Roman"/>
                <w:b/>
                <w:bCs/>
                <w:i/>
                <w:szCs w:val="28"/>
                <w:u w:val="single"/>
              </w:rPr>
              <w:t xml:space="preserve"> trước tập thể</w:t>
            </w:r>
          </w:p>
          <w:p w:rsidR="00664E9B" w:rsidRPr="00365D26" w:rsidRDefault="00664E9B" w:rsidP="003B3DBD">
            <w:pPr>
              <w:jc w:val="both"/>
              <w:rPr>
                <w:rFonts w:ascii="Times New Roman" w:hAnsi="Times New Roman"/>
                <w:szCs w:val="28"/>
              </w:rPr>
            </w:pPr>
            <w:r w:rsidRPr="00365D26">
              <w:rPr>
                <w:rFonts w:ascii="Times New Roman" w:hAnsi="Times New Roman"/>
                <w:szCs w:val="28"/>
              </w:rPr>
              <w:t>- HS nói trước tập thể lớp.</w:t>
            </w: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jc w:val="both"/>
              <w:rPr>
                <w:rFonts w:ascii="Times New Roman" w:hAnsi="Times New Roman"/>
                <w:szCs w:val="28"/>
              </w:rPr>
            </w:pPr>
          </w:p>
          <w:p w:rsidR="00664E9B" w:rsidRPr="00365D26" w:rsidRDefault="00664E9B" w:rsidP="003B3DBD">
            <w:pPr>
              <w:rPr>
                <w:rFonts w:ascii="Times New Roman" w:hAnsi="Times New Roman"/>
              </w:rPr>
            </w:pPr>
          </w:p>
        </w:tc>
      </w:tr>
    </w:tbl>
    <w:p w:rsidR="00664E9B" w:rsidRPr="00365D26" w:rsidRDefault="00664E9B" w:rsidP="00664E9B">
      <w:pPr>
        <w:rPr>
          <w:rFonts w:ascii="Times New Roman" w:hAnsi="Times New Roman"/>
          <w:b/>
          <w:bCs/>
          <w:szCs w:val="28"/>
        </w:rPr>
      </w:pPr>
    </w:p>
    <w:p w:rsidR="00664E9B" w:rsidRDefault="00664E9B" w:rsidP="00664E9B">
      <w:pPr>
        <w:rPr>
          <w:rFonts w:ascii="Times New Roman" w:hAnsi="Times New Roman"/>
          <w:b/>
          <w:bCs/>
          <w:szCs w:val="28"/>
        </w:rPr>
      </w:pPr>
      <w:r>
        <w:rPr>
          <w:rFonts w:ascii="Times New Roman" w:hAnsi="Times New Roman"/>
          <w:b/>
          <w:bCs/>
          <w:szCs w:val="28"/>
        </w:rPr>
        <w:t>HOẠT ĐỘNG 4: CỦNG CỐ, VẬN DỤNG</w:t>
      </w:r>
    </w:p>
    <w:p w:rsidR="00664E9B" w:rsidRPr="00365D26" w:rsidRDefault="00664E9B" w:rsidP="00664E9B">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
          <w:bCs/>
          <w:szCs w:val="28"/>
        </w:rPr>
        <w:br/>
        <w:t>Hoạt động tiếp nối:</w:t>
      </w:r>
    </w:p>
    <w:p w:rsidR="00664E9B" w:rsidRPr="00365D26" w:rsidRDefault="00664E9B" w:rsidP="00664E9B">
      <w:pPr>
        <w:rPr>
          <w:rFonts w:ascii="Times New Roman" w:hAnsi="Times New Roman"/>
          <w:szCs w:val="28"/>
        </w:rPr>
      </w:pPr>
      <w:r w:rsidRPr="00365D26">
        <w:rPr>
          <w:rFonts w:ascii="Times New Roman" w:hAnsi="Times New Roman"/>
          <w:i/>
          <w:szCs w:val="28"/>
        </w:rPr>
        <w:t>H</w:t>
      </w:r>
      <w:r w:rsidRPr="00365D26">
        <w:rPr>
          <w:rFonts w:ascii="Times New Roman" w:hAnsi="Times New Roman"/>
          <w:szCs w:val="28"/>
        </w:rPr>
        <w:t>ướng dẫn học ở nhà</w:t>
      </w:r>
    </w:p>
    <w:p w:rsidR="00664E9B" w:rsidRPr="00365D26" w:rsidRDefault="00664E9B" w:rsidP="00664E9B">
      <w:pPr>
        <w:rPr>
          <w:rFonts w:ascii="Times New Roman" w:hAnsi="Times New Roman"/>
          <w:szCs w:val="28"/>
        </w:rPr>
      </w:pPr>
      <w:r w:rsidRPr="00365D26">
        <w:rPr>
          <w:rFonts w:ascii="Times New Roman" w:hAnsi="Times New Roman"/>
          <w:szCs w:val="28"/>
        </w:rPr>
        <w:t>- Ôn tập phương pháp làm văn thuyết minh, xem các đề văn TM chuẩn bị viết bài.</w:t>
      </w:r>
    </w:p>
    <w:p w:rsidR="00664E9B" w:rsidRPr="00365D26" w:rsidRDefault="00664E9B" w:rsidP="00664E9B">
      <w:pPr>
        <w:rPr>
          <w:rFonts w:ascii="Times New Roman" w:hAnsi="Times New Roman"/>
          <w:szCs w:val="28"/>
        </w:rPr>
      </w:pPr>
    </w:p>
    <w:p w:rsidR="00521032" w:rsidRPr="00664E9B" w:rsidRDefault="00521032" w:rsidP="00365D26">
      <w:pPr>
        <w:tabs>
          <w:tab w:val="left" w:pos="1935"/>
          <w:tab w:val="center" w:pos="4680"/>
        </w:tabs>
        <w:rPr>
          <w:rFonts w:ascii="Times New Roman" w:hAnsi="Times New Roman"/>
          <w:b/>
          <w:bCs/>
          <w:i/>
          <w:sz w:val="52"/>
          <w:szCs w:val="52"/>
        </w:rPr>
      </w:pPr>
    </w:p>
    <w:p w:rsidR="00521032" w:rsidRDefault="00521032" w:rsidP="00365D26">
      <w:pPr>
        <w:tabs>
          <w:tab w:val="left" w:pos="1935"/>
          <w:tab w:val="center" w:pos="4680"/>
        </w:tabs>
        <w:rPr>
          <w:rFonts w:ascii="Times New Roman" w:hAnsi="Times New Roman"/>
          <w:b/>
          <w:bCs/>
          <w:szCs w:val="28"/>
        </w:rPr>
      </w:pPr>
    </w:p>
    <w:p w:rsidR="00521032" w:rsidRDefault="00521032" w:rsidP="00365D26">
      <w:pPr>
        <w:tabs>
          <w:tab w:val="left" w:pos="1935"/>
          <w:tab w:val="center" w:pos="4680"/>
        </w:tabs>
        <w:rPr>
          <w:rFonts w:ascii="Times New Roman" w:hAnsi="Times New Roman"/>
          <w:b/>
          <w:bCs/>
          <w:szCs w:val="28"/>
        </w:rPr>
      </w:pPr>
    </w:p>
    <w:p w:rsidR="00365D26" w:rsidRPr="00365D26" w:rsidRDefault="00521032" w:rsidP="00365D26">
      <w:pPr>
        <w:tabs>
          <w:tab w:val="left" w:pos="1935"/>
          <w:tab w:val="center" w:pos="4680"/>
        </w:tabs>
        <w:rPr>
          <w:rFonts w:ascii="Times New Roman" w:hAnsi="Times New Roman"/>
          <w:b/>
          <w:bCs/>
          <w:szCs w:val="28"/>
        </w:rPr>
      </w:pPr>
      <w:r>
        <w:rPr>
          <w:rFonts w:ascii="Times New Roman" w:hAnsi="Times New Roman"/>
          <w:b/>
          <w:bCs/>
          <w:szCs w:val="28"/>
        </w:rPr>
        <w:t>Tiết 52</w:t>
      </w:r>
      <w:r w:rsidR="00365D26" w:rsidRPr="00365D26">
        <w:rPr>
          <w:rFonts w:ascii="Times New Roman" w:hAnsi="Times New Roman"/>
          <w:b/>
          <w:bCs/>
          <w:szCs w:val="28"/>
        </w:rPr>
        <w:t xml:space="preserve">: </w:t>
      </w:r>
    </w:p>
    <w:p w:rsidR="00365D26" w:rsidRDefault="00365D26" w:rsidP="00365D26">
      <w:pPr>
        <w:tabs>
          <w:tab w:val="left" w:pos="1935"/>
          <w:tab w:val="center" w:pos="4680"/>
        </w:tabs>
        <w:spacing w:line="214" w:lineRule="auto"/>
        <w:jc w:val="center"/>
        <w:rPr>
          <w:rFonts w:ascii="Times New Roman" w:hAnsi="Times New Roman"/>
          <w:b/>
          <w:bCs/>
          <w:sz w:val="44"/>
          <w:szCs w:val="44"/>
        </w:rPr>
      </w:pPr>
      <w:r w:rsidRPr="00365D26">
        <w:rPr>
          <w:rFonts w:ascii="Times New Roman" w:hAnsi="Times New Roman"/>
          <w:b/>
          <w:bCs/>
          <w:sz w:val="44"/>
          <w:szCs w:val="44"/>
        </w:rPr>
        <w:t>Dấu ngoặc đơn và dấu hai chấm</w:t>
      </w:r>
    </w:p>
    <w:p w:rsidR="00521032" w:rsidRPr="00365D26" w:rsidRDefault="00521032" w:rsidP="00365D26">
      <w:pPr>
        <w:tabs>
          <w:tab w:val="left" w:pos="1935"/>
          <w:tab w:val="center" w:pos="4680"/>
        </w:tabs>
        <w:spacing w:line="214" w:lineRule="auto"/>
        <w:jc w:val="center"/>
        <w:rPr>
          <w:rFonts w:ascii="Times New Roman" w:hAnsi="Times New Roman"/>
          <w:b/>
          <w:bCs/>
          <w:sz w:val="44"/>
          <w:szCs w:val="44"/>
        </w:rPr>
      </w:pPr>
    </w:p>
    <w:p w:rsidR="00365D26" w:rsidRPr="00365D26" w:rsidRDefault="00365D26" w:rsidP="00365D26">
      <w:pPr>
        <w:spacing w:line="214" w:lineRule="auto"/>
        <w:rPr>
          <w:rFonts w:ascii="Times New Roman" w:hAnsi="Times New Roman"/>
          <w:b/>
          <w:bCs/>
          <w:sz w:val="8"/>
          <w:szCs w:val="28"/>
        </w:rPr>
      </w:pPr>
    </w:p>
    <w:p w:rsidR="00365D26" w:rsidRPr="00365D26" w:rsidRDefault="00365D26" w:rsidP="00365D26">
      <w:pPr>
        <w:spacing w:line="214" w:lineRule="auto"/>
        <w:rPr>
          <w:rFonts w:ascii="Times New Roman" w:hAnsi="Times New Roman"/>
          <w:b/>
          <w:szCs w:val="28"/>
          <w:lang w:val="nl-NL"/>
        </w:rPr>
      </w:pPr>
      <w:r w:rsidRPr="00365D26">
        <w:rPr>
          <w:rFonts w:ascii="Times New Roman" w:hAnsi="Times New Roman"/>
          <w:b/>
          <w:szCs w:val="28"/>
          <w:lang w:val="nl-NL"/>
        </w:rPr>
        <w:t>I.</w:t>
      </w:r>
      <w:r w:rsidR="00521032">
        <w:rPr>
          <w:rFonts w:ascii="Times New Roman" w:hAnsi="Times New Roman"/>
          <w:b/>
          <w:szCs w:val="28"/>
          <w:lang w:val="nl-NL"/>
        </w:rPr>
        <w:t xml:space="preserve"> </w:t>
      </w:r>
      <w:r w:rsidRPr="00365D26">
        <w:rPr>
          <w:rFonts w:ascii="Times New Roman" w:hAnsi="Times New Roman"/>
          <w:b/>
          <w:szCs w:val="28"/>
          <w:lang w:val="nl-NL"/>
        </w:rPr>
        <w:t>Mục ti</w:t>
      </w:r>
      <w:r w:rsidR="00521032">
        <w:rPr>
          <w:rFonts w:ascii="Times New Roman" w:hAnsi="Times New Roman"/>
          <w:b/>
          <w:szCs w:val="28"/>
          <w:lang w:val="nl-NL"/>
        </w:rPr>
        <w:t>ê</w:t>
      </w:r>
      <w:r w:rsidRPr="00365D26">
        <w:rPr>
          <w:rFonts w:ascii="Times New Roman" w:hAnsi="Times New Roman"/>
          <w:b/>
          <w:szCs w:val="28"/>
          <w:lang w:val="nl-NL"/>
        </w:rPr>
        <w:t>u bài học:</w:t>
      </w:r>
    </w:p>
    <w:p w:rsidR="00365D26" w:rsidRPr="00365D26" w:rsidRDefault="00365D26" w:rsidP="00365D26">
      <w:pPr>
        <w:spacing w:line="214" w:lineRule="auto"/>
        <w:rPr>
          <w:rFonts w:ascii="Times New Roman" w:hAnsi="Times New Roman"/>
          <w:b/>
          <w:szCs w:val="28"/>
        </w:rPr>
      </w:pPr>
      <w:r w:rsidRPr="00365D26">
        <w:rPr>
          <w:rFonts w:ascii="Times New Roman" w:hAnsi="Times New Roman"/>
          <w:szCs w:val="28"/>
          <w:lang w:val="nl-NL"/>
        </w:rPr>
        <w:t xml:space="preserve">  </w:t>
      </w:r>
      <w:r w:rsidRPr="00365D26">
        <w:rPr>
          <w:rFonts w:ascii="Times New Roman" w:hAnsi="Times New Roman"/>
          <w:b/>
          <w:szCs w:val="28"/>
        </w:rPr>
        <w:t>1. Về kiến thức:</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ab/>
        <w:t>- Hiểu rõ công dụng của dấu ngoặc đơn và dấu hai chấm.</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ab/>
        <w:t>- Biết dùng dấu ngoặc đơn và dấu hai chấm trong khi viết.</w:t>
      </w:r>
    </w:p>
    <w:p w:rsidR="00365D26" w:rsidRPr="00365D26" w:rsidRDefault="00365D26" w:rsidP="00365D26">
      <w:pPr>
        <w:spacing w:line="214" w:lineRule="auto"/>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2. Về kỹ năng :</w:t>
      </w:r>
    </w:p>
    <w:p w:rsidR="00365D26" w:rsidRPr="00365D26" w:rsidRDefault="00365D26" w:rsidP="00365D26">
      <w:pPr>
        <w:spacing w:line="214" w:lineRule="auto"/>
        <w:ind w:firstLine="720"/>
        <w:rPr>
          <w:rFonts w:ascii="Times New Roman" w:hAnsi="Times New Roman"/>
          <w:szCs w:val="28"/>
        </w:rPr>
      </w:pPr>
      <w:r w:rsidRPr="00365D26">
        <w:rPr>
          <w:rFonts w:ascii="Times New Roman" w:hAnsi="Times New Roman"/>
          <w:szCs w:val="28"/>
        </w:rPr>
        <w:t>- Biết rèn luyện kỹ năng sử dụng dấu nhoặc đơn và dấu hai chấm trong khi viết văn bản.</w:t>
      </w:r>
    </w:p>
    <w:p w:rsidR="00365D26" w:rsidRPr="00365D26" w:rsidRDefault="00365D26" w:rsidP="00365D26">
      <w:pPr>
        <w:spacing w:line="214" w:lineRule="auto"/>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3. Về thái độ :</w:t>
      </w:r>
    </w:p>
    <w:p w:rsidR="00365D26" w:rsidRPr="00365D26" w:rsidRDefault="00365D26" w:rsidP="00365D26">
      <w:pPr>
        <w:spacing w:line="214" w:lineRule="auto"/>
        <w:ind w:firstLine="720"/>
        <w:rPr>
          <w:rFonts w:ascii="Times New Roman" w:hAnsi="Times New Roman"/>
          <w:szCs w:val="28"/>
        </w:rPr>
      </w:pPr>
      <w:r w:rsidRPr="00365D26">
        <w:rPr>
          <w:rFonts w:ascii="Times New Roman" w:hAnsi="Times New Roman"/>
          <w:szCs w:val="28"/>
        </w:rPr>
        <w:t>- Đồng tình bồi dưỡng cho học sinh ý thức sử dụng dấu ngoặc đơn, dấu hai chấm trong khi viết.</w:t>
      </w:r>
    </w:p>
    <w:p w:rsidR="00365D26" w:rsidRPr="00365D26" w:rsidRDefault="00365D26" w:rsidP="00365D26">
      <w:pPr>
        <w:spacing w:line="214" w:lineRule="auto"/>
        <w:rPr>
          <w:rFonts w:ascii="Times New Roman" w:hAnsi="Times New Roman"/>
          <w:b/>
          <w:szCs w:val="28"/>
        </w:rPr>
      </w:pPr>
      <w:r w:rsidRPr="00365D26">
        <w:rPr>
          <w:rFonts w:ascii="Times New Roman" w:hAnsi="Times New Roman"/>
          <w:b/>
          <w:szCs w:val="28"/>
        </w:rPr>
        <w:t>II.</w:t>
      </w:r>
      <w:r w:rsidR="00521032">
        <w:rPr>
          <w:rFonts w:ascii="Times New Roman" w:hAnsi="Times New Roman"/>
          <w:b/>
          <w:szCs w:val="28"/>
        </w:rPr>
        <w:t xml:space="preserve"> </w:t>
      </w:r>
      <w:r w:rsidRPr="00365D26">
        <w:rPr>
          <w:rFonts w:ascii="Times New Roman" w:hAnsi="Times New Roman"/>
          <w:b/>
          <w:szCs w:val="28"/>
        </w:rPr>
        <w:t>Chuẩn bị:</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1.</w:t>
      </w:r>
      <w:r w:rsidR="00521032">
        <w:rPr>
          <w:rFonts w:ascii="Times New Roman" w:hAnsi="Times New Roman"/>
          <w:b/>
          <w:szCs w:val="28"/>
        </w:rPr>
        <w:t xml:space="preserve"> Giáo viên</w:t>
      </w:r>
      <w:r w:rsidRPr="00365D26">
        <w:rPr>
          <w:rFonts w:ascii="Times New Roman" w:hAnsi="Times New Roman"/>
          <w:b/>
          <w:szCs w:val="28"/>
        </w:rPr>
        <w:t>:</w:t>
      </w:r>
      <w:r w:rsidRPr="00365D26">
        <w:rPr>
          <w:rFonts w:ascii="Times New Roman" w:hAnsi="Times New Roman"/>
          <w:szCs w:val="28"/>
        </w:rPr>
        <w:t xml:space="preserve"> Chuẩn bị nội dung lên lớp, bảng phụ.</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xml:space="preserve"> Chuẩn bị bài theo hướng dẫn.</w:t>
      </w:r>
    </w:p>
    <w:p w:rsidR="00365D26" w:rsidRPr="00365D26" w:rsidRDefault="00365D26" w:rsidP="00521032">
      <w:pPr>
        <w:spacing w:line="214" w:lineRule="auto"/>
        <w:rPr>
          <w:rFonts w:ascii="Times New Roman" w:hAnsi="Times New Roman"/>
          <w:b/>
          <w:szCs w:val="28"/>
        </w:rPr>
      </w:pPr>
      <w:r w:rsidRPr="00365D26">
        <w:rPr>
          <w:rFonts w:ascii="Times New Roman" w:hAnsi="Times New Roman"/>
          <w:b/>
          <w:szCs w:val="28"/>
        </w:rPr>
        <w:t>III.</w:t>
      </w:r>
      <w:r w:rsidR="00521032">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trỡnh</w:t>
      </w:r>
    </w:p>
    <w:p w:rsidR="00365D26" w:rsidRPr="00365D26" w:rsidRDefault="00365D26" w:rsidP="00521032">
      <w:pPr>
        <w:spacing w:line="214" w:lineRule="auto"/>
        <w:rPr>
          <w:rFonts w:ascii="Times New Roman" w:hAnsi="Times New Roman"/>
          <w:b/>
          <w:i/>
          <w:szCs w:val="28"/>
        </w:rPr>
      </w:pPr>
      <w:r w:rsidRPr="00365D26">
        <w:rPr>
          <w:rFonts w:ascii="Times New Roman" w:hAnsi="Times New Roman"/>
          <w:b/>
          <w:szCs w:val="28"/>
        </w:rPr>
        <w:t>IV.</w:t>
      </w:r>
      <w:r w:rsidR="00521032">
        <w:rPr>
          <w:rFonts w:ascii="Times New Roman" w:hAnsi="Times New Roman"/>
          <w:b/>
          <w:szCs w:val="28"/>
        </w:rPr>
        <w:t xml:space="preserve"> </w:t>
      </w:r>
      <w:r w:rsidRPr="00365D26">
        <w:rPr>
          <w:rFonts w:ascii="Times New Roman" w:hAnsi="Times New Roman"/>
          <w:b/>
          <w:szCs w:val="28"/>
        </w:rPr>
        <w:t>Tiến trỡnh dạy học:</w:t>
      </w:r>
      <w:r w:rsidRPr="00365D26">
        <w:rPr>
          <w:rFonts w:ascii="Times New Roman" w:hAnsi="Times New Roman"/>
          <w:b/>
          <w:szCs w:val="28"/>
        </w:rPr>
        <w:br/>
      </w:r>
      <w:r w:rsidR="00521032">
        <w:rPr>
          <w:rFonts w:ascii="Times New Roman" w:hAnsi="Times New Roman"/>
          <w:b/>
          <w:szCs w:val="28"/>
        </w:rPr>
        <w:t>HOẠT ĐỘNG 1: KHỞI ĐỘNG</w:t>
      </w:r>
      <w:r w:rsidRPr="00365D26">
        <w:rPr>
          <w:rFonts w:ascii="Times New Roman" w:hAnsi="Times New Roman"/>
          <w:szCs w:val="28"/>
        </w:rPr>
        <w:br/>
      </w:r>
      <w:r w:rsidR="00521032">
        <w:rPr>
          <w:rFonts w:ascii="Times New Roman" w:hAnsi="Times New Roman"/>
          <w:b/>
          <w:szCs w:val="28"/>
        </w:rPr>
        <w:t xml:space="preserve">        </w:t>
      </w:r>
      <w:r w:rsidRPr="00365D26">
        <w:rPr>
          <w:rFonts w:ascii="Times New Roman" w:hAnsi="Times New Roman"/>
          <w:b/>
          <w:szCs w:val="28"/>
        </w:rPr>
        <w:t xml:space="preserve">Kiểm tra bài cũ: </w:t>
      </w:r>
      <w:r w:rsidRPr="00365D26">
        <w:rPr>
          <w:rFonts w:ascii="Times New Roman" w:hAnsi="Times New Roman"/>
          <w:szCs w:val="28"/>
        </w:rPr>
        <w:t>? Trình bày các mối quan hệ giữa các vế trong câu ghép? Làm bài tập 4 sgk.</w:t>
      </w:r>
      <w:r w:rsidRPr="00365D26">
        <w:rPr>
          <w:rFonts w:ascii="Times New Roman" w:hAnsi="Times New Roman"/>
          <w:b/>
          <w:szCs w:val="28"/>
        </w:rPr>
        <w:br/>
      </w:r>
      <w:r w:rsidR="00521032">
        <w:rPr>
          <w:rFonts w:ascii="Times New Roman" w:hAnsi="Times New Roman"/>
          <w:b/>
          <w:szCs w:val="28"/>
        </w:rPr>
        <w:t xml:space="preserve">        </w:t>
      </w:r>
      <w:r w:rsidRPr="00365D26">
        <w:rPr>
          <w:rFonts w:ascii="Times New Roman" w:hAnsi="Times New Roman"/>
          <w:b/>
          <w:szCs w:val="28"/>
        </w:rPr>
        <w:t>Giới thiệu và dạy bài học mới:</w:t>
      </w:r>
    </w:p>
    <w:p w:rsidR="00365D26" w:rsidRPr="00365D26" w:rsidRDefault="00365D26" w:rsidP="00521032">
      <w:pPr>
        <w:spacing w:line="214" w:lineRule="auto"/>
        <w:jc w:val="both"/>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Chúng ta đã được tìm hiểu công dụng của rất nhiều loại dấu câu trong chương trình ngữ văn lớp 6,7 để giúp các em có hiểu biết phong phú hơn về các loại dấu câu và biết sử dụng đúng chức năng của các dấu câu, chúng ta cùng tìm hiểu một loại dấu câu mới đó là: dấu ngoặc đơn, dấu hai chấm.</w:t>
      </w:r>
    </w:p>
    <w:p w:rsidR="00365D26" w:rsidRPr="00365D26" w:rsidRDefault="00365D26" w:rsidP="00521032">
      <w:pPr>
        <w:tabs>
          <w:tab w:val="left" w:pos="60"/>
        </w:tabs>
        <w:spacing w:line="214" w:lineRule="auto"/>
        <w:jc w:val="both"/>
        <w:rPr>
          <w:rFonts w:ascii="Times New Roman" w:hAnsi="Times New Roman"/>
          <w:szCs w:val="28"/>
        </w:rPr>
      </w:pPr>
      <w:r w:rsidRPr="00365D26">
        <w:rPr>
          <w:rFonts w:ascii="Times New Roman" w:hAnsi="Times New Roman"/>
          <w:b/>
          <w:szCs w:val="28"/>
        </w:rPr>
        <w:t xml:space="preserve">HOẠT ĐỘNG </w:t>
      </w:r>
      <w:r w:rsidR="00521032">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521032">
        <w:rPr>
          <w:rFonts w:ascii="Times New Roman" w:hAnsi="Times New Roman"/>
          <w:szCs w:val="28"/>
        </w:rPr>
        <w:t>ì</w:t>
      </w:r>
      <w:r w:rsidRPr="00365D26">
        <w:rPr>
          <w:rFonts w:ascii="Times New Roman" w:hAnsi="Times New Roman"/>
          <w:szCs w:val="28"/>
        </w:rPr>
        <w:t>m hiểu về “ Dấu ngoặc đơn”</w:t>
      </w:r>
    </w:p>
    <w:p w:rsidR="00365D26" w:rsidRPr="00365D26" w:rsidRDefault="00365D26" w:rsidP="00521032">
      <w:pPr>
        <w:tabs>
          <w:tab w:val="left" w:pos="60"/>
        </w:tabs>
        <w:spacing w:line="214" w:lineRule="auto"/>
        <w:jc w:val="both"/>
        <w:rPr>
          <w:rFonts w:ascii="Times New Roman" w:hAnsi="Times New Roman"/>
          <w:szCs w:val="28"/>
        </w:rPr>
      </w:pPr>
      <w:r w:rsidRPr="00365D26">
        <w:rPr>
          <w:rFonts w:ascii="Times New Roman" w:hAnsi="Times New Roman"/>
          <w:b/>
          <w:szCs w:val="28"/>
        </w:rPr>
        <w:t>+ Mục ti</w:t>
      </w:r>
      <w:r w:rsidR="00521032">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rừ đặc điểm và tác dụng của dấu ngoặc đơn.</w:t>
      </w:r>
    </w:p>
    <w:p w:rsidR="00365D26" w:rsidRPr="00365D26" w:rsidRDefault="00365D26" w:rsidP="00521032">
      <w:pPr>
        <w:tabs>
          <w:tab w:val="left" w:pos="60"/>
        </w:tabs>
        <w:spacing w:line="214" w:lineRule="auto"/>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365D26" w:rsidP="00521032">
      <w:pPr>
        <w:tabs>
          <w:tab w:val="left" w:pos="60"/>
        </w:tabs>
        <w:spacing w:line="214" w:lineRule="auto"/>
        <w:jc w:val="both"/>
        <w:rPr>
          <w:rFonts w:ascii="Times New Roman" w:hAnsi="Times New Roman"/>
          <w:szCs w:val="28"/>
        </w:rPr>
      </w:pPr>
      <w:r w:rsidRPr="00365D26">
        <w:rPr>
          <w:rFonts w:ascii="Times New Roman" w:hAnsi="Times New Roman"/>
          <w:b/>
          <w:szCs w:val="28"/>
        </w:rPr>
        <w:t>+ H</w:t>
      </w:r>
      <w:r w:rsidR="00521032">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365D26" w:rsidRDefault="00365D26" w:rsidP="00521032">
      <w:pPr>
        <w:spacing w:line="214" w:lineRule="auto"/>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10 ph</w:t>
      </w:r>
      <w:r w:rsidR="00521032">
        <w:rPr>
          <w:rFonts w:ascii="Times New Roman" w:hAnsi="Times New Roman"/>
          <w:szCs w:val="28"/>
        </w:rPr>
        <w:t>ú</w:t>
      </w:r>
      <w:r w:rsidRPr="00365D26">
        <w:rPr>
          <w:rFonts w:ascii="Times New Roman" w:hAnsi="Times New Roman"/>
          <w:szCs w:val="28"/>
        </w:rPr>
        <w:t>t</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08"/>
        <w:gridCol w:w="2160"/>
        <w:gridCol w:w="4320"/>
      </w:tblGrid>
      <w:tr w:rsidR="00365D26" w:rsidRPr="00365D26" w:rsidTr="00521032">
        <w:tc>
          <w:tcPr>
            <w:tcW w:w="3708" w:type="dxa"/>
          </w:tcPr>
          <w:p w:rsidR="00365D26" w:rsidRPr="00365D26" w:rsidRDefault="00365D26" w:rsidP="00521032">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 xml:space="preserve">Hoạt động của </w:t>
            </w:r>
            <w:r w:rsidR="00521032">
              <w:rPr>
                <w:rFonts w:ascii="Times New Roman" w:hAnsi="Times New Roman"/>
                <w:b/>
                <w:kern w:val="1"/>
                <w:szCs w:val="28"/>
              </w:rPr>
              <w:t>giáo viên</w:t>
            </w:r>
          </w:p>
        </w:tc>
        <w:tc>
          <w:tcPr>
            <w:tcW w:w="2160"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320"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521032">
        <w:tc>
          <w:tcPr>
            <w:tcW w:w="3708" w:type="dxa"/>
          </w:tcPr>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xml:space="preserve">- Gv đọc các bài tập sgk – 80 </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Bảng phụ.</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xml:space="preserve">   Chú ý các từ ngữ được đặt trong dấu ngoặc đơn.</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GV giới thiệu các đoạn trích.</w:t>
            </w: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Các phần được đặt trong dấu ngoặc đơn có nội dung gì?</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Như vậy ta thấy dấu ngoặc đơn trong những đoạn trích có tác dụng gì?</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GV bỏ các phần trong dấu ngoặc đơn và đọc lại các đoạn văn.</w:t>
            </w: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Nhận xét gì về ý nghiã của đoạn văn lược bỏ so với đoạn văn ban đầu?</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Dấu ngoặc đơn có tác dụng gì?</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GV KQ toàn phần rút ra ghi nhớ.</w:t>
            </w:r>
          </w:p>
          <w:p w:rsidR="00365D26" w:rsidRPr="00365D26" w:rsidRDefault="00365D26" w:rsidP="00365D26">
            <w:pPr>
              <w:spacing w:line="214" w:lineRule="auto"/>
              <w:jc w:val="both"/>
              <w:rPr>
                <w:rFonts w:ascii="Times New Roman" w:hAnsi="Times New Roman"/>
                <w:b/>
                <w:bCs/>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b/>
                <w:bCs/>
                <w:szCs w:val="28"/>
              </w:rPr>
              <w:t>GV lưu ý</w:t>
            </w:r>
            <w:r w:rsidRPr="00365D26">
              <w:rPr>
                <w:rFonts w:ascii="Times New Roman" w:hAnsi="Times New Roman"/>
                <w:szCs w:val="28"/>
              </w:rPr>
              <w:t>: Có trường hợp dùng dấu ngoặc đơn với dấu chấm hỏi ( ? ) để tỏ ý hoài nghi và dấu chấm ngoặc đơn với dấu chấm than ( ! ) để tỏ ý mỉa mai.</w:t>
            </w:r>
          </w:p>
          <w:p w:rsidR="00365D26" w:rsidRPr="00365D26" w:rsidRDefault="00365D26" w:rsidP="00365D26">
            <w:pPr>
              <w:spacing w:line="214" w:lineRule="auto"/>
              <w:jc w:val="both"/>
              <w:rPr>
                <w:rFonts w:ascii="Times New Roman" w:hAnsi="Times New Roman"/>
                <w:i/>
                <w:iCs/>
                <w:szCs w:val="28"/>
              </w:rPr>
            </w:pPr>
            <w:r w:rsidRPr="00365D26">
              <w:rPr>
                <w:rFonts w:ascii="Times New Roman" w:hAnsi="Times New Roman"/>
                <w:szCs w:val="28"/>
              </w:rPr>
              <w:t xml:space="preserve">VD: </w:t>
            </w:r>
            <w:r w:rsidRPr="00365D26">
              <w:rPr>
                <w:rFonts w:ascii="Times New Roman" w:hAnsi="Times New Roman"/>
                <w:i/>
                <w:iCs/>
                <w:szCs w:val="28"/>
              </w:rPr>
              <w:t>Trong tất cả những cố gắng của nhà khai hoá nhằm bồi dưỡng cho dân tộc Việt Nam và dìu dắt họ lên đường tiến bộ ( ? ) thì phải kể đến việc bán rượu ti cưỡng bức !.</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rPr>
              <w:t xml:space="preserve">GV cho hs làm bài tập vận dụng. </w:t>
            </w:r>
            <w:r w:rsidRPr="00365D26">
              <w:rPr>
                <w:rFonts w:ascii="Times New Roman" w:hAnsi="Times New Roman"/>
                <w:szCs w:val="28"/>
                <w:lang w:val="nl-NL"/>
              </w:rPr>
              <w:t>GV nêu yêu cầu BT.</w:t>
            </w:r>
          </w:p>
          <w:p w:rsidR="00365D26" w:rsidRPr="00365D26" w:rsidRDefault="00365D26" w:rsidP="00365D26">
            <w:pPr>
              <w:spacing w:line="214" w:lineRule="auto"/>
              <w:jc w:val="both"/>
              <w:rPr>
                <w:rFonts w:ascii="Times New Roman" w:hAnsi="Times New Roman"/>
                <w:b/>
                <w:i/>
                <w:szCs w:val="28"/>
                <w:lang w:val="nl-NL"/>
              </w:rPr>
            </w:pPr>
            <w:r w:rsidRPr="00365D26">
              <w:rPr>
                <w:rFonts w:ascii="Times New Roman" w:hAnsi="Times New Roman"/>
                <w:b/>
                <w:i/>
                <w:szCs w:val="28"/>
                <w:lang w:val="nl-NL"/>
              </w:rPr>
              <w:t xml:space="preserve">    ? Phần nào trong các câu sau có thể để trong dấu ngoặc đơn  được? Tại sao </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xml:space="preserve">(Phiếu học tập  ) </w:t>
            </w: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GV cho hs đại diện trình bày khái quát ý đúng.</w:t>
            </w:r>
          </w:p>
          <w:p w:rsidR="00365D26" w:rsidRPr="00365D26" w:rsidRDefault="00365D26" w:rsidP="00365D26">
            <w:pPr>
              <w:spacing w:line="214" w:lineRule="auto"/>
              <w:rPr>
                <w:rFonts w:ascii="Times New Roman" w:hAnsi="Times New Roman"/>
              </w:rPr>
            </w:pPr>
            <w:r w:rsidRPr="00365D26">
              <w:rPr>
                <w:rFonts w:ascii="Times New Roman" w:hAnsi="Times New Roman"/>
                <w:szCs w:val="28"/>
              </w:rPr>
              <w:t>- GVKQ chuyển ý.</w:t>
            </w:r>
          </w:p>
        </w:tc>
        <w:tc>
          <w:tcPr>
            <w:tcW w:w="2160" w:type="dxa"/>
          </w:tcPr>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đọc bài tập</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Nhận xét</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Suy nghĩ nêu ý kiến nhận xét.</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so sánh nhận xét.</w:t>
            </w: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khái quát</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đọc nghi nhớ sgk / 134</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nghe</w:t>
            </w: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nghe</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giải thích</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rPr>
            </w:pPr>
            <w:r w:rsidRPr="00365D26">
              <w:rPr>
                <w:rFonts w:ascii="Times New Roman" w:hAnsi="Times New Roman"/>
                <w:szCs w:val="28"/>
                <w:lang w:val="nl-NL"/>
              </w:rPr>
              <w:t>- HS nghe</w:t>
            </w:r>
          </w:p>
        </w:tc>
        <w:tc>
          <w:tcPr>
            <w:tcW w:w="4320" w:type="dxa"/>
          </w:tcPr>
          <w:p w:rsidR="00365D26" w:rsidRPr="00365D26" w:rsidRDefault="00365D26" w:rsidP="00365D26">
            <w:pPr>
              <w:spacing w:line="214" w:lineRule="auto"/>
              <w:jc w:val="both"/>
              <w:rPr>
                <w:rFonts w:ascii="Times New Roman" w:hAnsi="Times New Roman"/>
                <w:b/>
                <w:bCs/>
                <w:i/>
                <w:szCs w:val="28"/>
                <w:u w:val="single"/>
              </w:rPr>
            </w:pPr>
            <w:r w:rsidRPr="00365D26">
              <w:rPr>
                <w:rFonts w:ascii="Times New Roman" w:hAnsi="Times New Roman"/>
                <w:b/>
                <w:bCs/>
                <w:i/>
                <w:szCs w:val="28"/>
                <w:u w:val="single"/>
              </w:rPr>
              <w:lastRenderedPageBreak/>
              <w:t>I. Dấu ngoặc đơn.</w:t>
            </w:r>
          </w:p>
          <w:p w:rsidR="00365D26" w:rsidRPr="00365D26" w:rsidRDefault="00365D26" w:rsidP="00365D26">
            <w:pPr>
              <w:spacing w:line="214" w:lineRule="auto"/>
              <w:jc w:val="both"/>
              <w:rPr>
                <w:rFonts w:ascii="Times New Roman" w:hAnsi="Times New Roman"/>
                <w:b/>
                <w:bCs/>
                <w:szCs w:val="28"/>
                <w:u w:val="single"/>
              </w:rPr>
            </w:pPr>
            <w:r w:rsidRPr="00365D26">
              <w:rPr>
                <w:rFonts w:ascii="Times New Roman" w:hAnsi="Times New Roman"/>
                <w:b/>
                <w:bCs/>
                <w:i/>
                <w:szCs w:val="28"/>
                <w:u w:val="single"/>
              </w:rPr>
              <w:t>1. Bài tập sgk/ 134.</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a. Giải thích</w:t>
            </w:r>
            <w:r w:rsidRPr="00365D26">
              <w:rPr>
                <w:rFonts w:ascii="Times New Roman" w:hAnsi="Times New Roman"/>
                <w:b/>
                <w:bCs/>
                <w:szCs w:val="28"/>
              </w:rPr>
              <w:t xml:space="preserve"> </w:t>
            </w:r>
            <w:r w:rsidRPr="00365D26">
              <w:rPr>
                <w:rFonts w:ascii="Times New Roman" w:hAnsi="Times New Roman"/>
                <w:szCs w:val="28"/>
              </w:rPr>
              <w:t>rõ họ ngụ ý chỉ ai những người bản xứ.</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b. Thuyết minh về 1 loại động vật mà tên của nó là ba khía.</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xml:space="preserve">c. Bổ xung thông tin về năm sinh </w:t>
            </w:r>
            <w:r w:rsidRPr="00365D26">
              <w:rPr>
                <w:rFonts w:ascii="Times New Roman" w:hAnsi="Times New Roman"/>
                <w:szCs w:val="28"/>
              </w:rPr>
              <w:lastRenderedPageBreak/>
              <w:t>năm mất của tác giả Lí Bạch và giải thích rõ Miên Châu thuộc tỉnh nào.</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Dùng để đánh dấu các phần giải thích, thuyết minh, bổ xung một số nội dung nhất định.</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Nếu bỏ các phần trong dấu ngoặc đơn thì ý nghĩa của câc đoạn văn không thay đổi.</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Vì các phần trong dấu ngoặc đơn chỉ là bổ xung các thông tin kèm thêm chứ không thuộc phần nghĩa cơ bản của VB.</w:t>
            </w:r>
          </w:p>
          <w:p w:rsidR="00365D26" w:rsidRPr="00365D26" w:rsidRDefault="00365D26" w:rsidP="00365D26">
            <w:pPr>
              <w:spacing w:line="214" w:lineRule="auto"/>
              <w:jc w:val="both"/>
              <w:rPr>
                <w:rFonts w:ascii="Times New Roman" w:hAnsi="Times New Roman"/>
                <w:b/>
                <w:bCs/>
                <w:i/>
                <w:iCs/>
                <w:szCs w:val="28"/>
              </w:rPr>
            </w:pPr>
            <w:r w:rsidRPr="00365D26">
              <w:rPr>
                <w:rFonts w:ascii="Times New Roman" w:hAnsi="Times New Roman"/>
                <w:b/>
                <w:bCs/>
                <w:i/>
                <w:iCs/>
                <w:szCs w:val="28"/>
              </w:rPr>
              <w:t>-Dùng để đánh dấu phần chú thích( giải thích, thuyết minh, bổ xung thêm)</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b/>
                <w:bCs/>
                <w:i/>
                <w:szCs w:val="28"/>
                <w:u w:val="single"/>
              </w:rPr>
              <w:t>2. Ghi nhớ</w:t>
            </w:r>
            <w:r w:rsidRPr="00365D26">
              <w:rPr>
                <w:rFonts w:ascii="Times New Roman" w:hAnsi="Times New Roman"/>
                <w:i/>
                <w:szCs w:val="28"/>
                <w:u w:val="single"/>
              </w:rPr>
              <w:t>:</w:t>
            </w:r>
            <w:r w:rsidRPr="00365D26">
              <w:rPr>
                <w:rFonts w:ascii="Times New Roman" w:hAnsi="Times New Roman"/>
                <w:szCs w:val="28"/>
              </w:rPr>
              <w:t xml:space="preserve"> SGK/ 134.</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Bài tập.</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Nam ( Lớp trưởng lớp 8b) có một giọng hát hay.</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Mùa xuân ( mùa đầu tiên trong một măm) ây cối xanh tươi mát mắt.</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Vì: Đó là các phần có tác dụng giải thích thêm.</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i/>
                <w:szCs w:val="28"/>
              </w:rPr>
            </w:pPr>
          </w:p>
          <w:p w:rsidR="00365D26" w:rsidRPr="00365D26" w:rsidRDefault="00365D26" w:rsidP="00365D26">
            <w:pPr>
              <w:spacing w:line="214" w:lineRule="auto"/>
              <w:rPr>
                <w:rFonts w:ascii="Times New Roman" w:hAnsi="Times New Roman"/>
              </w:rPr>
            </w:pPr>
          </w:p>
        </w:tc>
      </w:tr>
    </w:tbl>
    <w:p w:rsidR="00365D26" w:rsidRPr="00365D26" w:rsidRDefault="00365D26" w:rsidP="00365D26">
      <w:pPr>
        <w:tabs>
          <w:tab w:val="left" w:pos="60"/>
        </w:tabs>
        <w:spacing w:line="214" w:lineRule="auto"/>
        <w:jc w:val="both"/>
        <w:rPr>
          <w:rFonts w:ascii="Times New Roman" w:hAnsi="Times New Roman"/>
          <w:szCs w:val="28"/>
        </w:rPr>
      </w:pPr>
      <w:r w:rsidRPr="00365D26">
        <w:rPr>
          <w:rFonts w:ascii="Times New Roman" w:hAnsi="Times New Roman"/>
          <w:b/>
          <w:szCs w:val="28"/>
        </w:rPr>
        <w:lastRenderedPageBreak/>
        <w:t xml:space="preserve">HOẠT ĐỘNG 2: </w:t>
      </w:r>
      <w:r w:rsidRPr="00365D26">
        <w:rPr>
          <w:rFonts w:ascii="Times New Roman" w:hAnsi="Times New Roman"/>
          <w:szCs w:val="28"/>
        </w:rPr>
        <w:t>Hướng dẫn học sinh t</w:t>
      </w:r>
      <w:r w:rsidR="00521032">
        <w:rPr>
          <w:rFonts w:ascii="Times New Roman" w:hAnsi="Times New Roman"/>
          <w:szCs w:val="28"/>
        </w:rPr>
        <w:t>ì</w:t>
      </w:r>
      <w:r w:rsidRPr="00365D26">
        <w:rPr>
          <w:rFonts w:ascii="Times New Roman" w:hAnsi="Times New Roman"/>
          <w:szCs w:val="28"/>
        </w:rPr>
        <w:t>m hiểu về “ Dấu hai chấm”</w:t>
      </w:r>
    </w:p>
    <w:p w:rsidR="00365D26" w:rsidRPr="00365D26" w:rsidRDefault="00365D26" w:rsidP="00365D26">
      <w:pPr>
        <w:tabs>
          <w:tab w:val="left" w:pos="60"/>
        </w:tabs>
        <w:spacing w:line="214" w:lineRule="auto"/>
        <w:jc w:val="both"/>
        <w:rPr>
          <w:rFonts w:ascii="Times New Roman" w:hAnsi="Times New Roman"/>
          <w:szCs w:val="28"/>
        </w:rPr>
      </w:pPr>
      <w:r w:rsidRPr="00365D26">
        <w:rPr>
          <w:rFonts w:ascii="Times New Roman" w:hAnsi="Times New Roman"/>
          <w:b/>
          <w:szCs w:val="28"/>
        </w:rPr>
        <w:t>+ Mục ti</w:t>
      </w:r>
      <w:r w:rsidR="00521032">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đặc điểm và công dụng của dấu hai chấm</w:t>
      </w:r>
    </w:p>
    <w:p w:rsidR="00365D26" w:rsidRPr="00365D26" w:rsidRDefault="00365D26" w:rsidP="00365D26">
      <w:pPr>
        <w:tabs>
          <w:tab w:val="left" w:pos="60"/>
        </w:tabs>
        <w:spacing w:line="214" w:lineRule="auto"/>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Vấn đáp, thuyết tr</w:t>
      </w:r>
      <w:r w:rsidR="00521032">
        <w:rPr>
          <w:rFonts w:ascii="Times New Roman" w:hAnsi="Times New Roman"/>
          <w:szCs w:val="28"/>
        </w:rPr>
        <w:t>ì</w:t>
      </w:r>
      <w:r w:rsidRPr="00365D26">
        <w:rPr>
          <w:rFonts w:ascii="Times New Roman" w:hAnsi="Times New Roman"/>
          <w:szCs w:val="28"/>
        </w:rPr>
        <w:t>nh</w:t>
      </w:r>
    </w:p>
    <w:p w:rsidR="00365D26" w:rsidRPr="00365D26" w:rsidRDefault="00365D26" w:rsidP="00365D26">
      <w:pPr>
        <w:tabs>
          <w:tab w:val="left" w:pos="60"/>
        </w:tabs>
        <w:spacing w:line="214" w:lineRule="auto"/>
        <w:jc w:val="both"/>
        <w:rPr>
          <w:rFonts w:ascii="Times New Roman" w:hAnsi="Times New Roman"/>
          <w:szCs w:val="28"/>
        </w:rPr>
      </w:pPr>
      <w:r w:rsidRPr="00365D26">
        <w:rPr>
          <w:rFonts w:ascii="Times New Roman" w:hAnsi="Times New Roman"/>
          <w:b/>
          <w:szCs w:val="28"/>
        </w:rPr>
        <w:t>+ H</w:t>
      </w:r>
      <w:r w:rsidR="00521032">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521032" w:rsidRDefault="00365D26" w:rsidP="00365D26">
      <w:pPr>
        <w:spacing w:line="214" w:lineRule="auto"/>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10 ph</w:t>
      </w:r>
      <w:r w:rsidR="00521032">
        <w:rPr>
          <w:rFonts w:ascii="Times New Roman" w:hAnsi="Times New Roman"/>
          <w:szCs w:val="28"/>
        </w:rPr>
        <w:t>ú</w:t>
      </w:r>
      <w:r w:rsidRPr="00365D26">
        <w:rPr>
          <w:rFonts w:ascii="Times New Roman" w:hAnsi="Times New Roman"/>
          <w:szCs w:val="28"/>
        </w:rPr>
        <w:t>t</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1980"/>
        <w:gridCol w:w="4320"/>
      </w:tblGrid>
      <w:tr w:rsidR="00365D26" w:rsidRPr="00365D26" w:rsidTr="00521032">
        <w:tc>
          <w:tcPr>
            <w:tcW w:w="3888" w:type="dxa"/>
          </w:tcPr>
          <w:p w:rsidR="00365D26" w:rsidRPr="00365D26" w:rsidRDefault="00365D26" w:rsidP="00521032">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lastRenderedPageBreak/>
              <w:t xml:space="preserve">Hoạt động của </w:t>
            </w:r>
            <w:r w:rsidR="00521032">
              <w:rPr>
                <w:rFonts w:ascii="Times New Roman" w:hAnsi="Times New Roman"/>
                <w:b/>
                <w:kern w:val="1"/>
                <w:szCs w:val="28"/>
              </w:rPr>
              <w:t>giáo viên</w:t>
            </w:r>
          </w:p>
        </w:tc>
        <w:tc>
          <w:tcPr>
            <w:tcW w:w="1980"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320"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521032">
        <w:tc>
          <w:tcPr>
            <w:tcW w:w="3888" w:type="dxa"/>
          </w:tcPr>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GV cho h/s đọc bài tập.</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Quan sát các câu sau dấu hai chấm.</w:t>
            </w: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Quan sát và cho biết nội dung của các câu sau dấu hai chấm.</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Vậy dấu hai chấm trong các đoạn trích có tác dụng gì?</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Quan sát các câu trên ta thấy khi viết các câu sau hai chấm cần lưu ý điều gì?</w:t>
            </w:r>
          </w:p>
          <w:p w:rsidR="00365D26" w:rsidRPr="00365D26" w:rsidRDefault="00365D26" w:rsidP="00365D26">
            <w:pPr>
              <w:spacing w:line="214" w:lineRule="auto"/>
              <w:jc w:val="both"/>
              <w:rPr>
                <w:rFonts w:ascii="Times New Roman" w:hAnsi="Times New Roman"/>
                <w:b/>
                <w:i/>
                <w:szCs w:val="28"/>
              </w:rPr>
            </w:pPr>
          </w:p>
          <w:p w:rsidR="00365D26" w:rsidRPr="00365D26" w:rsidRDefault="00365D26" w:rsidP="00365D26">
            <w:pPr>
              <w:spacing w:line="214" w:lineRule="auto"/>
              <w:jc w:val="both"/>
              <w:rPr>
                <w:rFonts w:ascii="Times New Roman" w:hAnsi="Times New Roman"/>
                <w:b/>
                <w:szCs w:val="28"/>
              </w:rPr>
            </w:pPr>
          </w:p>
          <w:p w:rsidR="00365D26" w:rsidRPr="00365D26" w:rsidRDefault="00365D26" w:rsidP="00365D26">
            <w:pPr>
              <w:keepNext/>
              <w:keepLines/>
              <w:spacing w:line="214" w:lineRule="auto"/>
              <w:jc w:val="both"/>
              <w:outlineLvl w:val="6"/>
              <w:rPr>
                <w:rFonts w:ascii="Times New Roman" w:eastAsiaTheme="majorEastAsia" w:hAnsi="Times New Roman"/>
                <w:b/>
                <w:i/>
                <w:iCs/>
                <w:szCs w:val="28"/>
              </w:rPr>
            </w:pPr>
            <w:r w:rsidRPr="00365D26">
              <w:rPr>
                <w:rFonts w:ascii="Times New Roman" w:eastAsiaTheme="majorEastAsia" w:hAnsi="Times New Roman"/>
                <w:b/>
                <w:i/>
                <w:iCs/>
                <w:szCs w:val="28"/>
              </w:rPr>
              <w:t>GV KQ ghi nhớ</w:t>
            </w:r>
          </w:p>
          <w:p w:rsidR="00365D26" w:rsidRPr="00365D26" w:rsidRDefault="00365D26" w:rsidP="00365D26">
            <w:pPr>
              <w:spacing w:line="214" w:lineRule="auto"/>
              <w:rPr>
                <w:rFonts w:ascii="Times New Roman" w:hAnsi="Times New Roman"/>
              </w:rPr>
            </w:pPr>
          </w:p>
        </w:tc>
        <w:tc>
          <w:tcPr>
            <w:tcW w:w="1980" w:type="dxa"/>
          </w:tcPr>
          <w:p w:rsidR="00365D26" w:rsidRPr="00365D26" w:rsidRDefault="00365D26" w:rsidP="00365D26">
            <w:pPr>
              <w:spacing w:line="214" w:lineRule="auto"/>
              <w:rPr>
                <w:rFonts w:ascii="Times New Roman" w:hAnsi="Times New Roman"/>
                <w:szCs w:val="28"/>
                <w:lang w:val="nl-NL"/>
              </w:rPr>
            </w:pPr>
            <w:r w:rsidRPr="00365D26">
              <w:rPr>
                <w:rFonts w:ascii="Times New Roman" w:hAnsi="Times New Roman"/>
                <w:szCs w:val="28"/>
                <w:lang w:val="nl-NL"/>
              </w:rPr>
              <w:t>- Đọc các câu văn</w:t>
            </w:r>
          </w:p>
          <w:p w:rsidR="00365D26" w:rsidRPr="00365D26" w:rsidRDefault="00365D26" w:rsidP="00365D26">
            <w:pPr>
              <w:spacing w:line="214" w:lineRule="auto"/>
              <w:rPr>
                <w:rFonts w:ascii="Times New Roman" w:hAnsi="Times New Roman"/>
                <w:szCs w:val="28"/>
                <w:lang w:val="nl-NL"/>
              </w:rPr>
            </w:pPr>
          </w:p>
          <w:p w:rsidR="00365D26" w:rsidRPr="00365D26" w:rsidRDefault="00365D26" w:rsidP="00365D26">
            <w:pPr>
              <w:spacing w:line="214" w:lineRule="auto"/>
              <w:rPr>
                <w:rFonts w:ascii="Times New Roman" w:hAnsi="Times New Roman"/>
                <w:szCs w:val="28"/>
                <w:lang w:val="nl-NL"/>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phân tích</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khái quát</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lang w:val="nl-NL"/>
              </w:rPr>
            </w:pPr>
            <w:r w:rsidRPr="00365D26">
              <w:rPr>
                <w:rFonts w:ascii="Times New Roman" w:hAnsi="Times New Roman"/>
                <w:szCs w:val="28"/>
                <w:lang w:val="nl-NL"/>
              </w:rPr>
              <w:t>- HS nêu ý kiến</w:t>
            </w:r>
          </w:p>
          <w:p w:rsidR="00365D26" w:rsidRPr="00365D26" w:rsidRDefault="00365D26" w:rsidP="00365D26">
            <w:pPr>
              <w:spacing w:line="214" w:lineRule="auto"/>
              <w:rPr>
                <w:rFonts w:ascii="Times New Roman" w:hAnsi="Times New Roman"/>
                <w:szCs w:val="28"/>
                <w:lang w:val="nl-NL"/>
              </w:rPr>
            </w:pPr>
          </w:p>
          <w:p w:rsidR="00365D26" w:rsidRPr="00365D26" w:rsidRDefault="00365D26" w:rsidP="00365D26">
            <w:pPr>
              <w:spacing w:line="214" w:lineRule="auto"/>
              <w:rPr>
                <w:rFonts w:ascii="Times New Roman" w:hAnsi="Times New Roman"/>
                <w:szCs w:val="28"/>
                <w:lang w:val="nl-NL"/>
              </w:rPr>
            </w:pPr>
          </w:p>
          <w:p w:rsidR="00365D26" w:rsidRPr="00365D26" w:rsidRDefault="00365D26" w:rsidP="00365D26">
            <w:pPr>
              <w:spacing w:line="214" w:lineRule="auto"/>
              <w:rPr>
                <w:rFonts w:ascii="Times New Roman" w:hAnsi="Times New Roman"/>
                <w:szCs w:val="28"/>
                <w:lang w:val="nl-NL"/>
              </w:rPr>
            </w:pPr>
            <w:r w:rsidRPr="00365D26">
              <w:rPr>
                <w:rFonts w:ascii="Times New Roman" w:hAnsi="Times New Roman"/>
                <w:szCs w:val="28"/>
                <w:lang w:val="nl-NL"/>
              </w:rPr>
              <w:t>- HS đọc nghi nhớ</w:t>
            </w:r>
          </w:p>
        </w:tc>
        <w:tc>
          <w:tcPr>
            <w:tcW w:w="4320" w:type="dxa"/>
          </w:tcPr>
          <w:p w:rsidR="00365D26" w:rsidRPr="00365D26" w:rsidRDefault="00365D26" w:rsidP="00365D26">
            <w:pPr>
              <w:spacing w:line="214" w:lineRule="auto"/>
              <w:jc w:val="both"/>
              <w:rPr>
                <w:rFonts w:ascii="Times New Roman" w:hAnsi="Times New Roman"/>
                <w:i/>
                <w:szCs w:val="28"/>
              </w:rPr>
            </w:pPr>
            <w:r w:rsidRPr="00365D26">
              <w:rPr>
                <w:rFonts w:ascii="Times New Roman" w:hAnsi="Times New Roman"/>
                <w:i/>
                <w:szCs w:val="28"/>
              </w:rPr>
              <w:t>II. Dấu hai chấm.</w:t>
            </w:r>
          </w:p>
          <w:p w:rsidR="00365D26" w:rsidRPr="00365D26" w:rsidRDefault="00365D26" w:rsidP="00365D26">
            <w:pPr>
              <w:spacing w:line="214" w:lineRule="auto"/>
              <w:jc w:val="both"/>
              <w:rPr>
                <w:rFonts w:ascii="Times New Roman" w:hAnsi="Times New Roman"/>
                <w:b/>
                <w:bCs/>
                <w:i/>
                <w:szCs w:val="28"/>
                <w:u w:val="single"/>
              </w:rPr>
            </w:pPr>
            <w:r w:rsidRPr="00365D26">
              <w:rPr>
                <w:rFonts w:ascii="Times New Roman" w:hAnsi="Times New Roman"/>
                <w:b/>
                <w:bCs/>
                <w:i/>
                <w:szCs w:val="28"/>
                <w:u w:val="single"/>
              </w:rPr>
              <w:t>1. Bài tập.</w:t>
            </w:r>
          </w:p>
          <w:p w:rsidR="00365D26" w:rsidRPr="00365D26" w:rsidRDefault="00365D26" w:rsidP="00365D26">
            <w:pPr>
              <w:spacing w:line="214" w:lineRule="auto"/>
              <w:jc w:val="both"/>
              <w:rPr>
                <w:rFonts w:ascii="Times New Roman" w:hAnsi="Times New Roman"/>
                <w:b/>
                <w:bCs/>
                <w:szCs w:val="28"/>
                <w:u w:val="single"/>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a. Là lời thoại của dế Mèn với Dế Choắt và của Dế Choắt nói với Dế Mèn.</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b. Là một lời dẫn trực tiếp của tác giả Thép mới dẫn lại của người xưa.</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c. Giải thích lí do tâm trạng của tác giả trong ngày đầu tiên đi học.</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bCs/>
                <w:i/>
                <w:iCs/>
                <w:szCs w:val="28"/>
              </w:rPr>
            </w:pPr>
            <w:r w:rsidRPr="00365D26">
              <w:rPr>
                <w:rFonts w:ascii="Times New Roman" w:hAnsi="Times New Roman"/>
                <w:b/>
                <w:bCs/>
                <w:i/>
                <w:iCs/>
                <w:szCs w:val="28"/>
              </w:rPr>
              <w:t>- Báo trước một lời thoại, một lời dẫn, hay một lời thông báo.</w:t>
            </w:r>
          </w:p>
          <w:p w:rsidR="00365D26" w:rsidRPr="00365D26" w:rsidRDefault="00365D26" w:rsidP="00365D26">
            <w:pPr>
              <w:spacing w:line="214" w:lineRule="auto"/>
              <w:jc w:val="both"/>
              <w:rPr>
                <w:rFonts w:ascii="Times New Roman" w:hAnsi="Times New Roman"/>
                <w:b/>
                <w:bCs/>
                <w:i/>
                <w:iCs/>
                <w:szCs w:val="28"/>
              </w:rPr>
            </w:pPr>
            <w:r w:rsidRPr="00365D26">
              <w:rPr>
                <w:rFonts w:ascii="Times New Roman" w:hAnsi="Times New Roman"/>
                <w:b/>
                <w:bCs/>
                <w:i/>
                <w:iCs/>
                <w:szCs w:val="28"/>
              </w:rPr>
              <w:t>- Đánh dấu phần giải thích, thuyết minh.</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Viết hoa khi báo trước một lời thoại, có thế không viết hoa khi giải thích một nội dung.</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bCs/>
                <w:i/>
                <w:szCs w:val="28"/>
                <w:u w:val="single"/>
              </w:rPr>
            </w:pPr>
          </w:p>
          <w:p w:rsidR="00365D26" w:rsidRPr="00365D26" w:rsidRDefault="00365D26" w:rsidP="00365D26">
            <w:pPr>
              <w:spacing w:line="214" w:lineRule="auto"/>
              <w:jc w:val="both"/>
              <w:rPr>
                <w:rFonts w:ascii="Times New Roman" w:hAnsi="Times New Roman"/>
                <w:b/>
                <w:bCs/>
                <w:i/>
                <w:szCs w:val="28"/>
                <w:u w:val="single"/>
              </w:rPr>
            </w:pPr>
          </w:p>
          <w:p w:rsidR="00365D26" w:rsidRPr="00365D26" w:rsidRDefault="00365D26" w:rsidP="00365D26">
            <w:pPr>
              <w:spacing w:line="214" w:lineRule="auto"/>
              <w:jc w:val="both"/>
              <w:rPr>
                <w:rFonts w:ascii="Times New Roman" w:hAnsi="Times New Roman"/>
                <w:i/>
                <w:szCs w:val="28"/>
              </w:rPr>
            </w:pPr>
            <w:r w:rsidRPr="00365D26">
              <w:rPr>
                <w:rFonts w:ascii="Times New Roman" w:hAnsi="Times New Roman"/>
                <w:b/>
                <w:bCs/>
                <w:i/>
                <w:szCs w:val="28"/>
                <w:u w:val="single"/>
              </w:rPr>
              <w:t>2. Ghi nhớ sgk</w:t>
            </w:r>
            <w:r w:rsidRPr="00365D26">
              <w:rPr>
                <w:rFonts w:ascii="Times New Roman" w:hAnsi="Times New Roman"/>
                <w:i/>
                <w:szCs w:val="28"/>
              </w:rPr>
              <w:t xml:space="preserve">  135.</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rPr>
                <w:rFonts w:ascii="Times New Roman" w:hAnsi="Times New Roman"/>
              </w:rPr>
            </w:pPr>
          </w:p>
        </w:tc>
      </w:tr>
    </w:tbl>
    <w:p w:rsidR="00365D26" w:rsidRPr="00365D26" w:rsidRDefault="00365D26" w:rsidP="00365D26">
      <w:pPr>
        <w:tabs>
          <w:tab w:val="left" w:pos="60"/>
        </w:tabs>
        <w:spacing w:line="214" w:lineRule="auto"/>
        <w:jc w:val="both"/>
        <w:rPr>
          <w:rFonts w:ascii="Times New Roman" w:hAnsi="Times New Roman"/>
          <w:szCs w:val="28"/>
        </w:rPr>
      </w:pPr>
      <w:r w:rsidRPr="00365D26">
        <w:rPr>
          <w:rFonts w:ascii="Times New Roman" w:hAnsi="Times New Roman"/>
          <w:b/>
          <w:szCs w:val="28"/>
        </w:rPr>
        <w:t xml:space="preserve"> HOẠT ĐỘNG 3: </w:t>
      </w:r>
      <w:r w:rsidRPr="00365D26">
        <w:rPr>
          <w:rFonts w:ascii="Times New Roman" w:hAnsi="Times New Roman"/>
          <w:szCs w:val="28"/>
        </w:rPr>
        <w:t>Hướng dẫn học sinh luyện tập</w:t>
      </w:r>
    </w:p>
    <w:p w:rsidR="00365D26" w:rsidRPr="00365D26" w:rsidRDefault="00365D26" w:rsidP="00521032">
      <w:pPr>
        <w:spacing w:line="214" w:lineRule="auto"/>
        <w:rPr>
          <w:rFonts w:ascii="Times New Roman" w:hAnsi="Times New Roman"/>
          <w:szCs w:val="28"/>
        </w:rPr>
      </w:pPr>
      <w:r w:rsidRPr="00365D26">
        <w:rPr>
          <w:rFonts w:ascii="Times New Roman" w:hAnsi="Times New Roman"/>
          <w:b/>
          <w:szCs w:val="28"/>
        </w:rPr>
        <w:t>+ Mục ti</w:t>
      </w:r>
      <w:r w:rsidR="00521032">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 thức, rèn luyện kỹ năng sử dụng dấu nhoặc đơn và dấu hai chấm trong khi viết văn bản.</w:t>
      </w:r>
    </w:p>
    <w:p w:rsidR="00365D26" w:rsidRPr="00365D26" w:rsidRDefault="00365D26" w:rsidP="00365D26">
      <w:pPr>
        <w:tabs>
          <w:tab w:val="left" w:pos="60"/>
        </w:tabs>
        <w:spacing w:line="214" w:lineRule="auto"/>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spacing w:line="214" w:lineRule="auto"/>
        <w:jc w:val="both"/>
        <w:rPr>
          <w:rFonts w:ascii="Times New Roman" w:hAnsi="Times New Roman"/>
          <w:b/>
          <w:szCs w:val="28"/>
        </w:rPr>
      </w:pPr>
      <w:r w:rsidRPr="00365D26">
        <w:rPr>
          <w:rFonts w:ascii="Times New Roman" w:hAnsi="Times New Roman"/>
          <w:b/>
          <w:szCs w:val="28"/>
        </w:rPr>
        <w:t>+ H</w:t>
      </w:r>
      <w:r w:rsidR="00521032">
        <w:rPr>
          <w:rFonts w:ascii="Times New Roman" w:hAnsi="Times New Roman"/>
          <w:b/>
          <w:szCs w:val="28"/>
        </w:rPr>
        <w:t>ì</w:t>
      </w:r>
      <w:r w:rsidRPr="00365D26">
        <w:rPr>
          <w:rFonts w:ascii="Times New Roman" w:hAnsi="Times New Roman"/>
          <w:b/>
          <w:szCs w:val="28"/>
        </w:rPr>
        <w:t xml:space="preserve">nh thức tổ chức dạy học: </w:t>
      </w:r>
      <w:r w:rsidR="00521032">
        <w:rPr>
          <w:rFonts w:ascii="Times New Roman" w:hAnsi="Times New Roman"/>
          <w:szCs w:val="28"/>
        </w:rPr>
        <w:t>cá nhân</w:t>
      </w:r>
    </w:p>
    <w:p w:rsidR="00365D26" w:rsidRPr="00365D26" w:rsidRDefault="00365D26" w:rsidP="00365D26">
      <w:pPr>
        <w:spacing w:line="214" w:lineRule="auto"/>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20 ph</w:t>
      </w:r>
      <w:r w:rsidR="00521032">
        <w:rPr>
          <w:rFonts w:ascii="Times New Roman" w:hAnsi="Times New Roman"/>
          <w:szCs w:val="28"/>
        </w:rPr>
        <w:t>ú</w:t>
      </w:r>
      <w:r w:rsidRPr="00365D26">
        <w:rPr>
          <w:rFonts w:ascii="Times New Roman" w:hAnsi="Times New Roman"/>
          <w:szCs w:val="28"/>
        </w:rPr>
        <w:t>t</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88"/>
        <w:gridCol w:w="1980"/>
        <w:gridCol w:w="4410"/>
      </w:tblGrid>
      <w:tr w:rsidR="00365D26" w:rsidRPr="00365D26" w:rsidTr="00521032">
        <w:tc>
          <w:tcPr>
            <w:tcW w:w="3888" w:type="dxa"/>
          </w:tcPr>
          <w:p w:rsidR="00365D26" w:rsidRPr="00365D26" w:rsidRDefault="00365D26" w:rsidP="00521032">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 xml:space="preserve">Hoạt động của </w:t>
            </w:r>
            <w:r w:rsidR="00521032">
              <w:rPr>
                <w:rFonts w:ascii="Times New Roman" w:hAnsi="Times New Roman"/>
                <w:b/>
                <w:kern w:val="1"/>
                <w:szCs w:val="28"/>
              </w:rPr>
              <w:t>giáo viên</w:t>
            </w:r>
          </w:p>
        </w:tc>
        <w:tc>
          <w:tcPr>
            <w:tcW w:w="1980"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410" w:type="dxa"/>
          </w:tcPr>
          <w:p w:rsidR="00365D26" w:rsidRPr="00365D26" w:rsidRDefault="00365D26" w:rsidP="00365D26">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521032">
        <w:tc>
          <w:tcPr>
            <w:tcW w:w="3888" w:type="dxa"/>
          </w:tcPr>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GV nêu yêu cầu bài tập 1 phát phiếu cho hs làm theo nhóm.</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Cho biết các nội dung của các từ ngữ trong dấu ngoặc đơn?</w:t>
            </w:r>
          </w:p>
          <w:p w:rsidR="00365D26" w:rsidRPr="00365D26" w:rsidRDefault="00365D26" w:rsidP="00365D26">
            <w:pPr>
              <w:spacing w:line="214" w:lineRule="auto"/>
              <w:jc w:val="both"/>
              <w:rPr>
                <w:rFonts w:ascii="Times New Roman" w:hAnsi="Times New Roman"/>
                <w:b/>
                <w:i/>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Từ đó xác định công dụng  của dấu ngoặc đơn.</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GVkhái quát ý đúng</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xml:space="preserve"> </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GV nêu yêu cầu bài tập 2.</w:t>
            </w: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lang w:val="nl-NL"/>
              </w:rPr>
              <w:t xml:space="preserve">     </w:t>
            </w:r>
            <w:r w:rsidRPr="00365D26">
              <w:rPr>
                <w:rFonts w:ascii="Times New Roman" w:hAnsi="Times New Roman"/>
                <w:b/>
                <w:i/>
                <w:szCs w:val="28"/>
              </w:rPr>
              <w:t>? Nội dung sau phần dấu hai chấm là gì.</w:t>
            </w: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Nêu công dụng của dấu hai chấm trong các trường hợp cụ thể?</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GV cho hs trình bày ý kiến và khái quát ý đúng.</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GV nêu yêu cầu bài tập 3.</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GV đọc đoạn văn.</w:t>
            </w:r>
          </w:p>
          <w:p w:rsidR="00365D26" w:rsidRPr="00365D26" w:rsidRDefault="00365D26" w:rsidP="00365D26">
            <w:pPr>
              <w:spacing w:line="214" w:lineRule="auto"/>
              <w:jc w:val="both"/>
              <w:rPr>
                <w:rFonts w:ascii="Times New Roman" w:hAnsi="Times New Roman"/>
                <w:b/>
                <w:i/>
                <w:szCs w:val="28"/>
                <w:lang w:val="nl-NL"/>
              </w:rPr>
            </w:pPr>
            <w:r w:rsidRPr="00365D26">
              <w:rPr>
                <w:rFonts w:ascii="Times New Roman" w:hAnsi="Times New Roman"/>
                <w:b/>
                <w:i/>
                <w:szCs w:val="28"/>
                <w:lang w:val="nl-NL"/>
              </w:rPr>
              <w:t xml:space="preserve">       ? Có thể bỏ dấu hai chấm trong đoạn trích được không? Trong đoạn trích này tác giả dùng dấu hai chấm nhằm mục đích gì?</w:t>
            </w:r>
          </w:p>
          <w:p w:rsidR="00365D26" w:rsidRPr="00365D26" w:rsidRDefault="00365D26" w:rsidP="00365D26">
            <w:pPr>
              <w:spacing w:line="214" w:lineRule="auto"/>
              <w:jc w:val="both"/>
              <w:rPr>
                <w:rFonts w:ascii="Times New Roman" w:hAnsi="Times New Roman"/>
                <w:b/>
                <w:i/>
                <w:szCs w:val="28"/>
                <w:lang w:val="nl-NL"/>
              </w:rPr>
            </w:pP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GV cho hs trình bày ý kiến.</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GV khái quát ý đúng</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GV nêu yêu cầu bài tập 4.</w:t>
            </w:r>
          </w:p>
          <w:p w:rsidR="00365D26" w:rsidRPr="00365D26" w:rsidRDefault="00365D26" w:rsidP="00365D26">
            <w:pPr>
              <w:spacing w:line="214" w:lineRule="auto"/>
              <w:jc w:val="both"/>
              <w:rPr>
                <w:rFonts w:ascii="Times New Roman" w:hAnsi="Times New Roman"/>
                <w:b/>
                <w:i/>
                <w:szCs w:val="28"/>
                <w:lang w:val="nl-NL"/>
              </w:rPr>
            </w:pPr>
            <w:r w:rsidRPr="00365D26">
              <w:rPr>
                <w:rFonts w:ascii="Times New Roman" w:hAnsi="Times New Roman"/>
                <w:b/>
                <w:i/>
                <w:szCs w:val="28"/>
                <w:lang w:val="nl-NL"/>
              </w:rPr>
              <w:t>? Có thể thay dấu hai chấm bằng dấu ngoặc đơn được hay không?</w:t>
            </w:r>
          </w:p>
          <w:p w:rsidR="00365D26" w:rsidRPr="00365D26" w:rsidRDefault="00365D26" w:rsidP="00365D26">
            <w:pPr>
              <w:spacing w:line="214" w:lineRule="auto"/>
              <w:jc w:val="both"/>
              <w:rPr>
                <w:rFonts w:ascii="Times New Roman" w:hAnsi="Times New Roman"/>
                <w:b/>
                <w:i/>
                <w:szCs w:val="28"/>
                <w:lang w:val="nl-NL"/>
              </w:rPr>
            </w:pPr>
            <w:r w:rsidRPr="00365D26">
              <w:rPr>
                <w:rFonts w:ascii="Times New Roman" w:hAnsi="Times New Roman"/>
                <w:b/>
                <w:i/>
                <w:szCs w:val="28"/>
                <w:lang w:val="nl-NL"/>
              </w:rPr>
              <w:t>? Nếu thay thì ý nghĩa của câu có thay đổi không?</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xml:space="preserve">  </w:t>
            </w: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szCs w:val="28"/>
                <w:lang w:val="nl-NL"/>
              </w:rPr>
              <w:t xml:space="preserve">      </w:t>
            </w:r>
            <w:r w:rsidRPr="00365D26">
              <w:rPr>
                <w:rFonts w:ascii="Times New Roman" w:hAnsi="Times New Roman"/>
                <w:b/>
                <w:i/>
                <w:szCs w:val="28"/>
                <w:lang w:val="nl-NL"/>
              </w:rPr>
              <w:t xml:space="preserve">? Nếu viết lại là </w:t>
            </w:r>
            <w:r w:rsidRPr="00365D26">
              <w:rPr>
                <w:rFonts w:ascii="Times New Roman" w:hAnsi="Times New Roman"/>
                <w:b/>
                <w:i/>
                <w:iCs/>
                <w:szCs w:val="28"/>
                <w:lang w:val="nl-NL"/>
              </w:rPr>
              <w:t>Phong Nha gồm: Động Khô và Động</w:t>
            </w:r>
            <w:r w:rsidRPr="00365D26">
              <w:rPr>
                <w:rFonts w:ascii="Times New Roman" w:hAnsi="Times New Roman"/>
                <w:b/>
                <w:i/>
                <w:szCs w:val="28"/>
                <w:lang w:val="nl-NL"/>
              </w:rPr>
              <w:t xml:space="preserve"> </w:t>
            </w:r>
            <w:r w:rsidRPr="00365D26">
              <w:rPr>
                <w:rFonts w:ascii="Times New Roman" w:hAnsi="Times New Roman"/>
                <w:b/>
                <w:i/>
                <w:iCs/>
                <w:szCs w:val="28"/>
                <w:lang w:val="nl-NL"/>
              </w:rPr>
              <w:t>nước</w:t>
            </w:r>
            <w:r w:rsidRPr="00365D26">
              <w:rPr>
                <w:rFonts w:ascii="Times New Roman" w:hAnsi="Times New Roman"/>
                <w:b/>
                <w:i/>
                <w:szCs w:val="28"/>
                <w:lang w:val="nl-NL"/>
              </w:rPr>
              <w:t xml:space="preserve"> thì có thể  thay dấu hai chấm bằng dấu ngoặc đơn được không? </w:t>
            </w:r>
            <w:r w:rsidRPr="00365D26">
              <w:rPr>
                <w:rFonts w:ascii="Times New Roman" w:hAnsi="Times New Roman"/>
                <w:b/>
                <w:i/>
                <w:szCs w:val="28"/>
              </w:rPr>
              <w:t>Vì sao?</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GV hướng dẫn h/s làm bài tập 5.</w:t>
            </w:r>
          </w:p>
          <w:p w:rsidR="00365D26" w:rsidRPr="00365D26" w:rsidRDefault="00365D26" w:rsidP="00365D26">
            <w:pPr>
              <w:spacing w:line="214" w:lineRule="auto"/>
              <w:jc w:val="both"/>
              <w:rPr>
                <w:rFonts w:ascii="Times New Roman" w:hAnsi="Times New Roman"/>
                <w:b/>
                <w:i/>
                <w:szCs w:val="28"/>
              </w:rPr>
            </w:pPr>
            <w:r w:rsidRPr="00365D26">
              <w:rPr>
                <w:rFonts w:ascii="Times New Roman" w:hAnsi="Times New Roman"/>
                <w:b/>
                <w:i/>
                <w:szCs w:val="28"/>
              </w:rPr>
              <w:t xml:space="preserve">    ? Cách viết như đoạn văn đúng hay sai? Vì sao.</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GV khái quát bài tập.</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rPr>
                <w:rFonts w:ascii="Times New Roman" w:hAnsi="Times New Roman"/>
              </w:rPr>
            </w:pPr>
            <w:r w:rsidRPr="00365D26">
              <w:rPr>
                <w:rFonts w:ascii="Times New Roman" w:hAnsi="Times New Roman"/>
                <w:b/>
                <w:i/>
                <w:szCs w:val="28"/>
              </w:rPr>
              <w:t xml:space="preserve">     ? Công dụng của dấu ngoặc đơn và dấu hai chấm.</w:t>
            </w:r>
          </w:p>
        </w:tc>
        <w:tc>
          <w:tcPr>
            <w:tcW w:w="1980" w:type="dxa"/>
          </w:tcPr>
          <w:p w:rsidR="00365D26" w:rsidRPr="00365D26" w:rsidRDefault="00365D26" w:rsidP="00365D26">
            <w:pPr>
              <w:spacing w:line="214" w:lineRule="auto"/>
              <w:rPr>
                <w:rFonts w:ascii="Times New Roman" w:hAnsi="Times New Roman"/>
                <w:szCs w:val="28"/>
                <w:lang w:val="nl-NL"/>
              </w:rPr>
            </w:pPr>
          </w:p>
          <w:p w:rsidR="00365D26" w:rsidRPr="00365D26" w:rsidRDefault="00365D26" w:rsidP="00365D26">
            <w:pPr>
              <w:spacing w:line="214" w:lineRule="auto"/>
              <w:rPr>
                <w:rFonts w:ascii="Times New Roman" w:hAnsi="Times New Roman"/>
                <w:szCs w:val="28"/>
                <w:lang w:val="nl-NL"/>
              </w:rPr>
            </w:pPr>
            <w:r w:rsidRPr="00365D26">
              <w:rPr>
                <w:rFonts w:ascii="Times New Roman" w:hAnsi="Times New Roman"/>
                <w:szCs w:val="28"/>
                <w:lang w:val="nl-NL"/>
              </w:rPr>
              <w:t>- Làm theo nhóm</w:t>
            </w:r>
          </w:p>
          <w:p w:rsidR="00365D26" w:rsidRPr="00365D26" w:rsidRDefault="00365D26" w:rsidP="00365D26">
            <w:pPr>
              <w:spacing w:line="214" w:lineRule="auto"/>
              <w:rPr>
                <w:rFonts w:ascii="Times New Roman" w:hAnsi="Times New Roman"/>
                <w:szCs w:val="28"/>
                <w:lang w:val="nl-NL"/>
              </w:rPr>
            </w:pPr>
          </w:p>
          <w:p w:rsidR="00365D26" w:rsidRPr="00365D26" w:rsidRDefault="00365D26" w:rsidP="00365D26">
            <w:pPr>
              <w:spacing w:line="214" w:lineRule="auto"/>
              <w:rPr>
                <w:rFonts w:ascii="Times New Roman" w:hAnsi="Times New Roman"/>
                <w:szCs w:val="28"/>
                <w:lang w:val="nl-NL"/>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Đại diện trình bày</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lastRenderedPageBreak/>
              <w:t>- Ghi ý đúng</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Thảo luận nhóm hai câu hỏi</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Trình bày ý kiến</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theo dõi bài tập</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đọc bài tập</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jc w:val="center"/>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Làm độc lập</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ghi ý đúng</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theo dõi yêu cầu</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Thảo luận hai câu hỏi</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Ghi ý chính</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 HS làm bài tập nhóm</w:t>
            </w:r>
          </w:p>
          <w:p w:rsidR="00365D26" w:rsidRPr="00365D26" w:rsidRDefault="00365D26" w:rsidP="00365D26">
            <w:pPr>
              <w:spacing w:line="214" w:lineRule="auto"/>
              <w:rPr>
                <w:rFonts w:ascii="Times New Roman" w:hAnsi="Times New Roman"/>
              </w:rPr>
            </w:pPr>
            <w:r w:rsidRPr="00365D26">
              <w:rPr>
                <w:rFonts w:ascii="Times New Roman" w:hAnsi="Times New Roman"/>
                <w:szCs w:val="28"/>
              </w:rPr>
              <w:t>-  HS khái quát lại.</w:t>
            </w:r>
          </w:p>
        </w:tc>
        <w:tc>
          <w:tcPr>
            <w:tcW w:w="4410" w:type="dxa"/>
          </w:tcPr>
          <w:p w:rsidR="00365D26" w:rsidRPr="00365D26" w:rsidRDefault="00365D26" w:rsidP="00365D26">
            <w:pPr>
              <w:spacing w:line="214" w:lineRule="auto"/>
              <w:jc w:val="both"/>
              <w:rPr>
                <w:rFonts w:ascii="Times New Roman" w:hAnsi="Times New Roman"/>
                <w:b/>
                <w:bCs/>
                <w:i/>
                <w:szCs w:val="28"/>
                <w:u w:val="single"/>
              </w:rPr>
            </w:pPr>
            <w:r w:rsidRPr="00365D26">
              <w:rPr>
                <w:rFonts w:ascii="Times New Roman" w:hAnsi="Times New Roman"/>
                <w:b/>
                <w:bCs/>
                <w:i/>
                <w:szCs w:val="28"/>
                <w:u w:val="single"/>
              </w:rPr>
              <w:lastRenderedPageBreak/>
              <w:t xml:space="preserve">III. Luyện tập </w:t>
            </w:r>
          </w:p>
          <w:p w:rsidR="00365D26" w:rsidRPr="00365D26" w:rsidRDefault="00365D26" w:rsidP="00365D26">
            <w:pPr>
              <w:spacing w:line="214" w:lineRule="auto"/>
              <w:jc w:val="both"/>
              <w:rPr>
                <w:rFonts w:ascii="Times New Roman" w:hAnsi="Times New Roman"/>
                <w:i/>
                <w:szCs w:val="28"/>
              </w:rPr>
            </w:pPr>
            <w:r w:rsidRPr="00365D26">
              <w:rPr>
                <w:rFonts w:ascii="Times New Roman" w:hAnsi="Times New Roman"/>
                <w:b/>
                <w:bCs/>
                <w:i/>
                <w:szCs w:val="28"/>
                <w:u w:val="single"/>
              </w:rPr>
              <w:t>1. Bài tập 2 -  135</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Giải thích công dụng của dấu ngoặc đơn trong các đoạn trích.</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xml:space="preserve">a. Các cụm từ trong dấu ngoặc đơn giải thích ý nghĩa cho các từ: </w:t>
            </w:r>
            <w:r w:rsidRPr="00365D26">
              <w:rPr>
                <w:rFonts w:ascii="Times New Roman" w:hAnsi="Times New Roman"/>
                <w:i/>
                <w:iCs/>
                <w:szCs w:val="28"/>
              </w:rPr>
              <w:t>tiệt nhiên, định phân tại thiên thư, hành khan thủ bại hư.</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Dấu ngoặc đơn dùng để đánh dấu phần giải thích.</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b. Phần đặt trong dấu ngoặc đơn thuyết minh cụ thể cho chiều dài của cây cầu.</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Dấu ngoặc đơn dùng để đánh dấu phần thuyết minh.</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lastRenderedPageBreak/>
              <w:t>c. Phần đặt trong dấu bổ xung ý cho phần trước.</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Dấu ngoặc đơn dùng để đánh dấu phần bổ xung.</w:t>
            </w:r>
          </w:p>
          <w:p w:rsidR="00365D26" w:rsidRPr="00365D26" w:rsidRDefault="00365D26" w:rsidP="00365D26">
            <w:pPr>
              <w:spacing w:line="214" w:lineRule="auto"/>
              <w:jc w:val="both"/>
              <w:rPr>
                <w:rFonts w:ascii="Times New Roman" w:hAnsi="Times New Roman"/>
                <w:szCs w:val="28"/>
              </w:rPr>
            </w:pP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2. Bài tập 2 – 136.</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Giải thích công dụng của dấu hai chấm.</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a. Giải thích rõ cho ý: họ thách cưới nặng.</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Dấu hai chấm báo trước phần giải thích.</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b. Báo trước 1 lời thoại.</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c. Thuyết minh đủ màu là những màu nào.</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Dấu hai chấm báo trước phần thuyết minh.</w:t>
            </w: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3. Bài tập 3 – 136.</w:t>
            </w: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Có thể bỏ dấu hai chấm được song phần sau dấu hai chấm không được nhấn mạnh bằng khi sử dụng dấu hai chấm.</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b/>
                <w:bCs/>
                <w:szCs w:val="28"/>
                <w:u w:val="single"/>
                <w:lang w:val="nl-NL"/>
              </w:rPr>
              <w:t>4. Bài tập 4</w:t>
            </w:r>
            <w:r w:rsidRPr="00365D26">
              <w:rPr>
                <w:rFonts w:ascii="Times New Roman" w:hAnsi="Times New Roman"/>
                <w:b/>
                <w:bCs/>
                <w:szCs w:val="28"/>
                <w:lang w:val="nl-NL"/>
              </w:rPr>
              <w:t xml:space="preserve"> </w:t>
            </w:r>
            <w:r w:rsidRPr="00365D26">
              <w:rPr>
                <w:rFonts w:ascii="Times New Roman" w:hAnsi="Times New Roman"/>
                <w:szCs w:val="28"/>
                <w:lang w:val="nl-NL"/>
              </w:rPr>
              <w:t>- 137</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Có thể thay dấu hai chấm bằng dấu ngoặc đơn được.</w:t>
            </w: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ý nghĩa của câu văn không thay đổi nhưng người viết chỉ coi phần trong dấu ngoặc đơn chỉ có tác dụng kèm thêm chứ không thuộc phần nghĩa cơ bản của câu như khi phần này đặt dấu hai chấm.</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Nếu viết  lại là Phong Nha gồm: Động Khô và Động nước thì có thể thay dấu hai chấm bằng dấu ngoặc đơn được. Vì trong câu này vế Động khô và Động nước không thể coi là phần thuộc phần chú thích.</w:t>
            </w:r>
          </w:p>
          <w:p w:rsidR="00365D26" w:rsidRPr="00365D26" w:rsidRDefault="00365D26" w:rsidP="00365D26">
            <w:pPr>
              <w:spacing w:line="214" w:lineRule="auto"/>
              <w:jc w:val="both"/>
              <w:rPr>
                <w:rFonts w:ascii="Times New Roman" w:hAnsi="Times New Roman"/>
                <w:szCs w:val="28"/>
                <w:lang w:val="nl-NL"/>
              </w:rPr>
            </w:pP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b/>
                <w:bCs/>
                <w:szCs w:val="28"/>
                <w:u w:val="single"/>
                <w:lang w:val="nl-NL"/>
              </w:rPr>
              <w:t>5. Bài tập 5</w:t>
            </w:r>
            <w:r w:rsidRPr="00365D26">
              <w:rPr>
                <w:rFonts w:ascii="Times New Roman" w:hAnsi="Times New Roman"/>
                <w:szCs w:val="28"/>
                <w:u w:val="single"/>
                <w:lang w:val="nl-NL"/>
              </w:rPr>
              <w:t xml:space="preserve"> </w:t>
            </w:r>
            <w:r w:rsidRPr="00365D26">
              <w:rPr>
                <w:rFonts w:ascii="Times New Roman" w:hAnsi="Times New Roman"/>
                <w:szCs w:val="28"/>
                <w:lang w:val="nl-NL"/>
              </w:rPr>
              <w:t>– 137.</w:t>
            </w:r>
          </w:p>
          <w:p w:rsidR="00365D26" w:rsidRPr="00365D26" w:rsidRDefault="00365D26" w:rsidP="00365D26">
            <w:pPr>
              <w:spacing w:line="214" w:lineRule="auto"/>
              <w:jc w:val="both"/>
              <w:rPr>
                <w:rFonts w:ascii="Times New Roman" w:hAnsi="Times New Roman"/>
                <w:szCs w:val="28"/>
                <w:lang w:val="nl-NL"/>
              </w:rPr>
            </w:pPr>
            <w:r w:rsidRPr="00365D26">
              <w:rPr>
                <w:rFonts w:ascii="Times New Roman" w:hAnsi="Times New Roman"/>
                <w:szCs w:val="28"/>
                <w:lang w:val="nl-NL"/>
              </w:rPr>
              <w:t>- Cách viết như thế là sai vì dấu ngoặc đơn cũng như dấu ngoặc kép bao giờ cũng được dùng thành cặp.</w:t>
            </w:r>
          </w:p>
          <w:p w:rsidR="00365D26" w:rsidRPr="00365D26" w:rsidRDefault="00365D26" w:rsidP="00365D26">
            <w:pPr>
              <w:spacing w:line="214" w:lineRule="auto"/>
              <w:jc w:val="both"/>
              <w:rPr>
                <w:rFonts w:ascii="Times New Roman" w:hAnsi="Times New Roman"/>
                <w:szCs w:val="28"/>
              </w:rPr>
            </w:pPr>
            <w:r w:rsidRPr="00365D26">
              <w:rPr>
                <w:rFonts w:ascii="Times New Roman" w:hAnsi="Times New Roman"/>
                <w:szCs w:val="28"/>
              </w:rPr>
              <w:t>- Đặt thêm 1 dấu ngoặc đơn nữa.</w:t>
            </w:r>
          </w:p>
          <w:p w:rsidR="00365D26" w:rsidRPr="00365D26" w:rsidRDefault="00365D26" w:rsidP="00365D26">
            <w:pPr>
              <w:spacing w:line="214" w:lineRule="auto"/>
              <w:rPr>
                <w:rFonts w:ascii="Times New Roman" w:hAnsi="Times New Roman"/>
              </w:rPr>
            </w:pPr>
            <w:r w:rsidRPr="00365D26">
              <w:rPr>
                <w:rFonts w:ascii="Times New Roman" w:hAnsi="Times New Roman"/>
                <w:szCs w:val="28"/>
              </w:rPr>
              <w:t>- Dùng để đánh dấu phần chú thích ( giải thích, thuyết minh, bổ xung thêm ) ....</w:t>
            </w:r>
          </w:p>
        </w:tc>
      </w:tr>
    </w:tbl>
    <w:p w:rsidR="00521032" w:rsidRDefault="00521032" w:rsidP="00365D26">
      <w:pPr>
        <w:spacing w:line="214" w:lineRule="auto"/>
        <w:rPr>
          <w:rFonts w:ascii="Times New Roman" w:hAnsi="Times New Roman"/>
          <w:b/>
          <w:bCs/>
          <w:szCs w:val="28"/>
        </w:rPr>
      </w:pPr>
      <w:r>
        <w:rPr>
          <w:rFonts w:ascii="Times New Roman" w:hAnsi="Times New Roman"/>
          <w:b/>
          <w:bCs/>
          <w:szCs w:val="28"/>
        </w:rPr>
        <w:lastRenderedPageBreak/>
        <w:t>HOẠT ĐỘNG 4: CỦNG CỐ, VẬN DỤNG</w:t>
      </w:r>
    </w:p>
    <w:p w:rsidR="00365D26" w:rsidRPr="00365D26" w:rsidRDefault="00365D26" w:rsidP="00521032">
      <w:pPr>
        <w:spacing w:line="214" w:lineRule="auto"/>
        <w:ind w:left="720"/>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tồng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365D26" w:rsidRPr="00365D26" w:rsidRDefault="00365D26" w:rsidP="00365D26">
      <w:pPr>
        <w:spacing w:line="214" w:lineRule="auto"/>
        <w:rPr>
          <w:rFonts w:ascii="Times New Roman" w:hAnsi="Times New Roman"/>
          <w:szCs w:val="28"/>
        </w:rPr>
      </w:pPr>
      <w:r w:rsidRPr="00365D26">
        <w:rPr>
          <w:rFonts w:ascii="Times New Roman" w:hAnsi="Times New Roman"/>
          <w:b/>
          <w:bCs/>
          <w:i/>
          <w:szCs w:val="28"/>
        </w:rPr>
        <w:t xml:space="preserve">   </w:t>
      </w:r>
      <w:r w:rsidRPr="00365D26">
        <w:rPr>
          <w:rFonts w:ascii="Times New Roman" w:hAnsi="Times New Roman"/>
          <w:i/>
          <w:szCs w:val="28"/>
        </w:rPr>
        <w:t>H</w:t>
      </w:r>
      <w:r w:rsidRPr="00365D26">
        <w:rPr>
          <w:rFonts w:ascii="Times New Roman" w:hAnsi="Times New Roman"/>
          <w:szCs w:val="28"/>
        </w:rPr>
        <w:t>ướng dẫn học ở nhà</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ab/>
        <w:t>- Học nắm nội dung của bài.</w:t>
      </w:r>
    </w:p>
    <w:p w:rsidR="00365D26" w:rsidRPr="00365D26" w:rsidRDefault="00365D26" w:rsidP="00365D26">
      <w:pPr>
        <w:spacing w:line="214" w:lineRule="auto"/>
        <w:rPr>
          <w:rFonts w:ascii="Times New Roman" w:hAnsi="Times New Roman"/>
          <w:szCs w:val="28"/>
        </w:rPr>
      </w:pPr>
      <w:r w:rsidRPr="00365D26">
        <w:rPr>
          <w:rFonts w:ascii="Times New Roman" w:hAnsi="Times New Roman"/>
          <w:szCs w:val="28"/>
        </w:rPr>
        <w:tab/>
        <w:t>- Chuẩn bị  bài tiếp theo</w:t>
      </w:r>
    </w:p>
    <w:p w:rsidR="00365D26" w:rsidRPr="00365D26" w:rsidRDefault="00365D26" w:rsidP="00365D26">
      <w:pPr>
        <w:spacing w:line="214" w:lineRule="auto"/>
        <w:rPr>
          <w:rFonts w:ascii="Times New Roman" w:hAnsi="Times New Roman"/>
          <w:szCs w:val="28"/>
        </w:rPr>
      </w:pPr>
    </w:p>
    <w:p w:rsidR="00365D26" w:rsidRPr="00365D26" w:rsidRDefault="00365D26" w:rsidP="00365D26">
      <w:pPr>
        <w:spacing w:line="214" w:lineRule="auto"/>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Default="00365D26"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Default="002F23E7" w:rsidP="00365D26">
      <w:pPr>
        <w:rPr>
          <w:rFonts w:ascii="Times New Roman" w:hAnsi="Times New Roman"/>
          <w:szCs w:val="28"/>
        </w:rPr>
      </w:pPr>
    </w:p>
    <w:p w:rsidR="002F23E7" w:rsidRPr="00365D26" w:rsidRDefault="002F23E7" w:rsidP="00365D26">
      <w:pPr>
        <w:rPr>
          <w:rFonts w:ascii="Times New Roman" w:hAnsi="Times New Roman"/>
          <w:szCs w:val="28"/>
        </w:rPr>
      </w:pPr>
    </w:p>
    <w:p w:rsidR="003C5F36" w:rsidRDefault="003C5F36" w:rsidP="00365D26">
      <w:pPr>
        <w:rPr>
          <w:rFonts w:ascii="Times New Roman" w:hAnsi="Times New Roman"/>
          <w:b/>
          <w:szCs w:val="28"/>
        </w:rPr>
      </w:pPr>
    </w:p>
    <w:p w:rsidR="003C5F36" w:rsidRDefault="003C5F36" w:rsidP="00365D26">
      <w:pPr>
        <w:rPr>
          <w:rFonts w:ascii="Times New Roman" w:hAnsi="Times New Roman"/>
          <w:b/>
          <w:szCs w:val="28"/>
        </w:rPr>
      </w:pPr>
    </w:p>
    <w:p w:rsidR="003C5F36" w:rsidRPr="00365D26" w:rsidRDefault="003C5F36" w:rsidP="00365D26">
      <w:pPr>
        <w:rPr>
          <w:rFonts w:ascii="Times New Roman" w:hAnsi="Times New Roman"/>
        </w:rPr>
      </w:pPr>
    </w:p>
    <w:p w:rsidR="00365D26" w:rsidRPr="00365D26" w:rsidRDefault="00365D26" w:rsidP="00365D26">
      <w:pPr>
        <w:spacing w:line="480" w:lineRule="auto"/>
        <w:rPr>
          <w:rFonts w:ascii="Times New Roman" w:hAnsi="Times New Roman"/>
          <w:b/>
          <w:szCs w:val="28"/>
        </w:rPr>
      </w:pPr>
      <w:r w:rsidRPr="00365D26">
        <w:rPr>
          <w:rFonts w:ascii="Times New Roman" w:hAnsi="Times New Roman"/>
          <w:b/>
          <w:szCs w:val="28"/>
        </w:rPr>
        <w:t>T</w:t>
      </w:r>
      <w:r w:rsidR="003C5F36">
        <w:rPr>
          <w:rFonts w:ascii="Times New Roman" w:hAnsi="Times New Roman"/>
          <w:b/>
          <w:szCs w:val="28"/>
        </w:rPr>
        <w:t>iết 52</w:t>
      </w:r>
      <w:r w:rsidRPr="00365D26">
        <w:rPr>
          <w:rFonts w:ascii="Times New Roman" w:hAnsi="Times New Roman"/>
          <w:b/>
          <w:szCs w:val="28"/>
        </w:rPr>
        <w:t>:</w:t>
      </w:r>
    </w:p>
    <w:p w:rsidR="00365D26" w:rsidRPr="00365D26" w:rsidRDefault="00365D26" w:rsidP="00365D26">
      <w:pPr>
        <w:jc w:val="center"/>
        <w:rPr>
          <w:rFonts w:ascii="Times New Roman" w:hAnsi="Times New Roman"/>
          <w:b/>
          <w:bCs/>
          <w:sz w:val="44"/>
          <w:szCs w:val="44"/>
        </w:rPr>
      </w:pPr>
      <w:r w:rsidRPr="00365D26">
        <w:rPr>
          <w:rFonts w:ascii="Times New Roman" w:hAnsi="Times New Roman"/>
          <w:b/>
          <w:bCs/>
          <w:sz w:val="44"/>
          <w:szCs w:val="44"/>
        </w:rPr>
        <w:t>Dấu ngoặc kép</w:t>
      </w:r>
    </w:p>
    <w:p w:rsidR="00365D26" w:rsidRPr="00365D26" w:rsidRDefault="00365D26" w:rsidP="00365D26">
      <w:pPr>
        <w:spacing w:before="60" w:after="60"/>
        <w:rPr>
          <w:rFonts w:ascii="Times New Roman" w:hAnsi="Times New Roman"/>
          <w:b/>
          <w:szCs w:val="28"/>
          <w:lang w:val="pl-PL"/>
        </w:rPr>
      </w:pPr>
      <w:r w:rsidRPr="00365D26">
        <w:rPr>
          <w:rFonts w:ascii="Times New Roman" w:hAnsi="Times New Roman"/>
          <w:b/>
          <w:szCs w:val="28"/>
          <w:lang w:val="pl-PL"/>
        </w:rPr>
        <w:t>I.</w:t>
      </w:r>
      <w:r w:rsidR="003C5F36">
        <w:rPr>
          <w:rFonts w:ascii="Times New Roman" w:hAnsi="Times New Roman"/>
          <w:b/>
          <w:szCs w:val="28"/>
          <w:lang w:val="pl-PL"/>
        </w:rPr>
        <w:t xml:space="preserve"> </w:t>
      </w:r>
      <w:r w:rsidRPr="00365D26">
        <w:rPr>
          <w:rFonts w:ascii="Times New Roman" w:hAnsi="Times New Roman"/>
          <w:b/>
          <w:szCs w:val="28"/>
          <w:lang w:val="pl-PL"/>
        </w:rPr>
        <w:t>Mục ti</w:t>
      </w:r>
      <w:r w:rsidR="003C5F36">
        <w:rPr>
          <w:rFonts w:ascii="Times New Roman" w:hAnsi="Times New Roman"/>
          <w:b/>
          <w:szCs w:val="28"/>
          <w:lang w:val="pl-PL"/>
        </w:rPr>
        <w:t>ê</w:t>
      </w:r>
      <w:r w:rsidRPr="00365D26">
        <w:rPr>
          <w:rFonts w:ascii="Times New Roman" w:hAnsi="Times New Roman"/>
          <w:b/>
          <w:szCs w:val="28"/>
          <w:lang w:val="pl-PL"/>
        </w:rPr>
        <w:t>u bài học:</w:t>
      </w:r>
    </w:p>
    <w:p w:rsidR="00365D26" w:rsidRPr="00365D26" w:rsidRDefault="00365D26" w:rsidP="00365D26">
      <w:pPr>
        <w:spacing w:before="60" w:after="60"/>
        <w:rPr>
          <w:rFonts w:ascii="Times New Roman" w:hAnsi="Times New Roman"/>
          <w:b/>
          <w:szCs w:val="28"/>
        </w:rPr>
      </w:pPr>
      <w:r w:rsidRPr="00365D26">
        <w:rPr>
          <w:rFonts w:ascii="Times New Roman" w:hAnsi="Times New Roman"/>
          <w:b/>
          <w:szCs w:val="28"/>
        </w:rPr>
        <w:t xml:space="preserve">   1</w:t>
      </w:r>
      <w:r w:rsidR="003C5F36">
        <w:rPr>
          <w:rFonts w:ascii="Times New Roman" w:hAnsi="Times New Roman"/>
          <w:b/>
          <w:szCs w:val="28"/>
        </w:rPr>
        <w:t xml:space="preserve">. </w:t>
      </w:r>
      <w:r w:rsidRPr="00365D26">
        <w:rPr>
          <w:rFonts w:ascii="Times New Roman" w:hAnsi="Times New Roman"/>
          <w:b/>
          <w:szCs w:val="28"/>
        </w:rPr>
        <w:t>Về kiến thức:</w:t>
      </w:r>
    </w:p>
    <w:p w:rsidR="00365D26" w:rsidRPr="00365D26" w:rsidRDefault="00365D26" w:rsidP="00365D26">
      <w:pPr>
        <w:spacing w:before="60" w:after="60"/>
        <w:ind w:firstLine="720"/>
        <w:rPr>
          <w:rFonts w:ascii="Times New Roman" w:hAnsi="Times New Roman"/>
          <w:szCs w:val="28"/>
        </w:rPr>
      </w:pPr>
      <w:r w:rsidRPr="00365D26">
        <w:rPr>
          <w:rFonts w:ascii="Times New Roman" w:hAnsi="Times New Roman"/>
          <w:szCs w:val="28"/>
        </w:rPr>
        <w:t>- Hiểu công dụng của dấu ngoặc kép</w:t>
      </w:r>
    </w:p>
    <w:p w:rsidR="00365D26" w:rsidRPr="00365D26" w:rsidRDefault="00365D26" w:rsidP="00365D26">
      <w:pPr>
        <w:spacing w:before="60" w:after="60"/>
        <w:ind w:firstLine="720"/>
        <w:rPr>
          <w:rFonts w:ascii="Times New Roman" w:hAnsi="Times New Roman"/>
          <w:szCs w:val="28"/>
        </w:rPr>
      </w:pPr>
      <w:r w:rsidRPr="00365D26">
        <w:rPr>
          <w:rFonts w:ascii="Times New Roman" w:hAnsi="Times New Roman"/>
          <w:szCs w:val="28"/>
        </w:rPr>
        <w:t>- Có được cách dùng dấu ngoặc kép trong khi viết.</w:t>
      </w:r>
    </w:p>
    <w:p w:rsidR="00365D26" w:rsidRPr="00365D26" w:rsidRDefault="00365D26" w:rsidP="00365D26">
      <w:pPr>
        <w:spacing w:before="60" w:after="60"/>
        <w:rPr>
          <w:rFonts w:ascii="Times New Roman" w:hAnsi="Times New Roman"/>
          <w:b/>
          <w:szCs w:val="28"/>
        </w:rPr>
      </w:pPr>
      <w:r w:rsidRPr="00365D26">
        <w:rPr>
          <w:rFonts w:ascii="Times New Roman" w:hAnsi="Times New Roman"/>
          <w:b/>
          <w:szCs w:val="28"/>
        </w:rPr>
        <w:t xml:space="preserve">   2. Về kỹ năng:</w:t>
      </w:r>
    </w:p>
    <w:p w:rsidR="00365D26" w:rsidRPr="00365D26" w:rsidRDefault="00365D26" w:rsidP="00365D26">
      <w:pPr>
        <w:spacing w:before="60" w:after="60"/>
        <w:ind w:firstLine="720"/>
        <w:rPr>
          <w:rFonts w:ascii="Times New Roman" w:hAnsi="Times New Roman"/>
          <w:szCs w:val="28"/>
        </w:rPr>
      </w:pPr>
      <w:r w:rsidRPr="00365D26">
        <w:rPr>
          <w:rFonts w:ascii="Times New Roman" w:hAnsi="Times New Roman"/>
          <w:szCs w:val="28"/>
        </w:rPr>
        <w:t>- Biết rèn kỹ năng sử dụng dấu ngoặc kép</w:t>
      </w:r>
    </w:p>
    <w:p w:rsidR="00365D26" w:rsidRPr="00365D26" w:rsidRDefault="00365D26" w:rsidP="00365D26">
      <w:pPr>
        <w:spacing w:before="60" w:after="60"/>
        <w:rPr>
          <w:rFonts w:ascii="Times New Roman" w:hAnsi="Times New Roman"/>
          <w:b/>
          <w:szCs w:val="28"/>
        </w:rPr>
      </w:pPr>
      <w:r w:rsidRPr="00365D26">
        <w:rPr>
          <w:rFonts w:ascii="Times New Roman" w:hAnsi="Times New Roman"/>
          <w:b/>
          <w:szCs w:val="28"/>
        </w:rPr>
        <w:t xml:space="preserve">   3. Về thái độ:</w:t>
      </w:r>
    </w:p>
    <w:p w:rsidR="00365D26" w:rsidRPr="00365D26" w:rsidRDefault="00365D26" w:rsidP="00365D26">
      <w:pPr>
        <w:spacing w:before="60" w:after="60"/>
        <w:ind w:firstLine="720"/>
        <w:rPr>
          <w:rFonts w:ascii="Times New Roman" w:hAnsi="Times New Roman"/>
          <w:szCs w:val="28"/>
        </w:rPr>
      </w:pPr>
      <w:r w:rsidRPr="00365D26">
        <w:rPr>
          <w:rFonts w:ascii="Times New Roman" w:hAnsi="Times New Roman"/>
          <w:szCs w:val="28"/>
        </w:rPr>
        <w:t>-  Đồng tình bồi dưỡng ý thức học tập cho học sinh</w:t>
      </w:r>
    </w:p>
    <w:p w:rsidR="00365D26" w:rsidRPr="00365D26" w:rsidRDefault="00365D26" w:rsidP="00365D26">
      <w:pPr>
        <w:spacing w:before="60" w:after="60"/>
        <w:rPr>
          <w:rFonts w:ascii="Times New Roman" w:hAnsi="Times New Roman"/>
          <w:b/>
          <w:szCs w:val="28"/>
        </w:rPr>
      </w:pPr>
      <w:r w:rsidRPr="00365D26">
        <w:rPr>
          <w:rFonts w:ascii="Times New Roman" w:hAnsi="Times New Roman"/>
          <w:b/>
          <w:szCs w:val="28"/>
        </w:rPr>
        <w:t>II.Chuẩn bị:</w:t>
      </w:r>
    </w:p>
    <w:p w:rsidR="00365D26" w:rsidRPr="00365D26" w:rsidRDefault="00365D26" w:rsidP="00365D26">
      <w:pPr>
        <w:spacing w:before="60" w:after="60"/>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sidR="003C5F36">
        <w:rPr>
          <w:rFonts w:ascii="Times New Roman" w:hAnsi="Times New Roman"/>
          <w:b/>
          <w:szCs w:val="28"/>
        </w:rPr>
        <w:t>Giáo viên</w:t>
      </w:r>
      <w:r w:rsidRPr="00365D26">
        <w:rPr>
          <w:rFonts w:ascii="Times New Roman" w:hAnsi="Times New Roman"/>
          <w:szCs w:val="28"/>
        </w:rPr>
        <w:t xml:space="preserve">: Soạn bài  </w:t>
      </w:r>
    </w:p>
    <w:p w:rsidR="00365D26" w:rsidRPr="00365D26" w:rsidRDefault="00365D26" w:rsidP="00365D26">
      <w:pPr>
        <w:spacing w:before="60" w:after="60"/>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Chuẩn bị bài theo câu hỏi sgk</w:t>
      </w:r>
    </w:p>
    <w:p w:rsidR="00365D26" w:rsidRPr="00365D26" w:rsidRDefault="00365D26" w:rsidP="00365D26">
      <w:pPr>
        <w:jc w:val="both"/>
        <w:rPr>
          <w:rFonts w:ascii="Times New Roman" w:hAnsi="Times New Roman"/>
          <w:b/>
          <w:szCs w:val="28"/>
        </w:rPr>
      </w:pPr>
      <w:r w:rsidRPr="00365D26">
        <w:rPr>
          <w:rFonts w:ascii="Times New Roman" w:hAnsi="Times New Roman"/>
          <w:b/>
          <w:szCs w:val="28"/>
        </w:rPr>
        <w:t>III.</w:t>
      </w:r>
      <w:r w:rsidR="003C5F36">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sidR="003C5F36">
        <w:rPr>
          <w:rFonts w:ascii="Times New Roman" w:hAnsi="Times New Roman"/>
          <w:szCs w:val="28"/>
        </w:rPr>
        <w:t>ì</w:t>
      </w:r>
      <w:r w:rsidRPr="00365D26">
        <w:rPr>
          <w:rFonts w:ascii="Times New Roman" w:hAnsi="Times New Roman"/>
          <w:szCs w:val="28"/>
        </w:rPr>
        <w:t>nh</w:t>
      </w:r>
    </w:p>
    <w:p w:rsidR="00365D26" w:rsidRPr="00365D26" w:rsidRDefault="00365D26" w:rsidP="00365D26">
      <w:pPr>
        <w:spacing w:before="60" w:after="60"/>
        <w:rPr>
          <w:rFonts w:ascii="Times New Roman" w:hAnsi="Times New Roman"/>
          <w:szCs w:val="28"/>
        </w:rPr>
      </w:pPr>
      <w:r w:rsidRPr="00365D26">
        <w:rPr>
          <w:rFonts w:ascii="Times New Roman" w:hAnsi="Times New Roman"/>
          <w:b/>
          <w:szCs w:val="28"/>
        </w:rPr>
        <w:t>IV.</w:t>
      </w:r>
      <w:r w:rsidR="003C5F36">
        <w:rPr>
          <w:rFonts w:ascii="Times New Roman" w:hAnsi="Times New Roman"/>
          <w:b/>
          <w:szCs w:val="28"/>
        </w:rPr>
        <w:t xml:space="preserve"> </w:t>
      </w:r>
      <w:r w:rsidRPr="00365D26">
        <w:rPr>
          <w:rFonts w:ascii="Times New Roman" w:hAnsi="Times New Roman"/>
          <w:b/>
          <w:szCs w:val="28"/>
        </w:rPr>
        <w:t>Tiến tr</w:t>
      </w:r>
      <w:r w:rsidR="003C5F36">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sidR="003C5F36">
        <w:rPr>
          <w:rFonts w:ascii="Times New Roman" w:hAnsi="Times New Roman"/>
          <w:b/>
          <w:szCs w:val="28"/>
        </w:rPr>
        <w:t>HOẠT ĐỘNG 1: KHỞI ĐỘNG</w:t>
      </w:r>
      <w:r w:rsidRPr="00365D26">
        <w:rPr>
          <w:rFonts w:ascii="Times New Roman" w:hAnsi="Times New Roman"/>
          <w:szCs w:val="28"/>
        </w:rPr>
        <w:br/>
      </w:r>
      <w:r w:rsidR="003C5F36">
        <w:rPr>
          <w:rFonts w:ascii="Times New Roman" w:hAnsi="Times New Roman"/>
          <w:b/>
          <w:szCs w:val="28"/>
        </w:rPr>
        <w:t xml:space="preserve">         </w:t>
      </w:r>
      <w:r w:rsidRPr="00365D26">
        <w:rPr>
          <w:rFonts w:ascii="Times New Roman" w:hAnsi="Times New Roman"/>
          <w:b/>
          <w:szCs w:val="28"/>
        </w:rPr>
        <w:t xml:space="preserve">Kiểm tra bài cũ: </w:t>
      </w:r>
      <w:r w:rsidRPr="00365D26">
        <w:rPr>
          <w:rFonts w:ascii="Times New Roman" w:hAnsi="Times New Roman"/>
          <w:szCs w:val="28"/>
        </w:rPr>
        <w:t>? Nêu công dụng của dấu ngoặc đơn và dấu hai chấm. Làm bài tập 4 SGK</w:t>
      </w:r>
    </w:p>
    <w:p w:rsidR="00365D26" w:rsidRPr="00365D26" w:rsidRDefault="003C5F36" w:rsidP="00365D26">
      <w:pPr>
        <w:spacing w:before="60" w:after="60"/>
        <w:rPr>
          <w:rFonts w:ascii="Times New Roman" w:hAnsi="Times New Roman"/>
          <w:b/>
          <w:szCs w:val="28"/>
        </w:rPr>
      </w:pPr>
      <w:r>
        <w:rPr>
          <w:rFonts w:ascii="Times New Roman" w:hAnsi="Times New Roman"/>
          <w:b/>
          <w:szCs w:val="28"/>
        </w:rPr>
        <w:t xml:space="preserve">        </w:t>
      </w:r>
      <w:r w:rsidR="00365D26" w:rsidRPr="00365D26">
        <w:rPr>
          <w:rFonts w:ascii="Times New Roman" w:hAnsi="Times New Roman"/>
          <w:b/>
          <w:szCs w:val="28"/>
        </w:rPr>
        <w:t>Giới thiệu và dạy bài học mới</w:t>
      </w:r>
    </w:p>
    <w:p w:rsidR="00365D26" w:rsidRPr="00365D26" w:rsidRDefault="00365D26" w:rsidP="00365D26">
      <w:pPr>
        <w:spacing w:before="60" w:after="60"/>
        <w:ind w:firstLine="720"/>
        <w:rPr>
          <w:rFonts w:ascii="Times New Roman" w:hAnsi="Times New Roman"/>
          <w:szCs w:val="28"/>
          <w:lang w:val="pl-PL"/>
        </w:rPr>
      </w:pPr>
      <w:r w:rsidRPr="00365D26">
        <w:rPr>
          <w:rFonts w:ascii="Times New Roman" w:hAnsi="Times New Roman"/>
          <w:szCs w:val="28"/>
          <w:lang w:val="pl-PL"/>
        </w:rPr>
        <w:t>GV khái quát lại các loại dấu đã học chuyển vào bài mới</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w:t>
      </w:r>
      <w:r w:rsidR="003C5F36">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3C5F36">
        <w:rPr>
          <w:rFonts w:ascii="Times New Roman" w:hAnsi="Times New Roman"/>
          <w:szCs w:val="28"/>
        </w:rPr>
        <w:t>ì</w:t>
      </w:r>
      <w:r w:rsidRPr="00365D26">
        <w:rPr>
          <w:rFonts w:ascii="Times New Roman" w:hAnsi="Times New Roman"/>
          <w:szCs w:val="28"/>
        </w:rPr>
        <w:t>m hiểu cụng dụng của dấu ngoặc k</w:t>
      </w:r>
      <w:r w:rsidR="003C5F36">
        <w:rPr>
          <w:rFonts w:ascii="Times New Roman" w:hAnsi="Times New Roman"/>
          <w:szCs w:val="28"/>
        </w:rPr>
        <w:t>é</w:t>
      </w:r>
      <w:r w:rsidRPr="00365D26">
        <w:rPr>
          <w:rFonts w:ascii="Times New Roman" w:hAnsi="Times New Roman"/>
          <w:szCs w:val="28"/>
        </w:rPr>
        <w:t>p.</w:t>
      </w:r>
    </w:p>
    <w:p w:rsidR="00365D26" w:rsidRPr="00365D26" w:rsidRDefault="00365D26" w:rsidP="00365D26">
      <w:pPr>
        <w:spacing w:before="60" w:after="60"/>
        <w:rPr>
          <w:rFonts w:ascii="Times New Roman" w:hAnsi="Times New Roman"/>
          <w:szCs w:val="28"/>
        </w:rPr>
      </w:pPr>
      <w:r w:rsidRPr="00365D26">
        <w:rPr>
          <w:rFonts w:ascii="Times New Roman" w:hAnsi="Times New Roman"/>
          <w:b/>
          <w:szCs w:val="28"/>
        </w:rPr>
        <w:t>+ Mục ti</w:t>
      </w:r>
      <w:r w:rsidR="003C5F36">
        <w:rPr>
          <w:rFonts w:ascii="Times New Roman" w:hAnsi="Times New Roman"/>
          <w:b/>
          <w:szCs w:val="28"/>
        </w:rPr>
        <w:t>ê</w:t>
      </w:r>
      <w:r w:rsidRPr="00365D26">
        <w:rPr>
          <w:rFonts w:ascii="Times New Roman" w:hAnsi="Times New Roman"/>
          <w:b/>
          <w:szCs w:val="28"/>
        </w:rPr>
        <w:t xml:space="preserve">ờu: </w:t>
      </w:r>
      <w:r w:rsidRPr="00365D26">
        <w:rPr>
          <w:rFonts w:ascii="Times New Roman" w:hAnsi="Times New Roman"/>
          <w:szCs w:val="28"/>
        </w:rPr>
        <w:t>Hiểu công dụng của dấu ngoặc kép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3C5F36">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15 ph</w:t>
      </w:r>
      <w:r w:rsidR="003C5F36">
        <w:rPr>
          <w:rFonts w:ascii="Times New Roman" w:hAnsi="Times New Roman"/>
          <w:szCs w:val="28"/>
        </w:rPr>
        <w:t>ú</w:t>
      </w:r>
      <w:r w:rsidRPr="00365D26">
        <w:rPr>
          <w:rFonts w:ascii="Times New Roman" w:hAnsi="Times New Roman"/>
          <w:szCs w:val="28"/>
        </w:rPr>
        <w:t>t</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1800"/>
        <w:gridCol w:w="4680"/>
      </w:tblGrid>
      <w:tr w:rsidR="00365D26" w:rsidRPr="00365D26" w:rsidTr="003C5F36">
        <w:tc>
          <w:tcPr>
            <w:tcW w:w="3618" w:type="dxa"/>
          </w:tcPr>
          <w:p w:rsidR="00365D26" w:rsidRPr="00365D26" w:rsidRDefault="00365D26" w:rsidP="003C5F3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3C5F36">
              <w:rPr>
                <w:rFonts w:ascii="Times New Roman" w:hAnsi="Times New Roman"/>
                <w:b/>
                <w:kern w:val="1"/>
                <w:szCs w:val="28"/>
              </w:rPr>
              <w:t>giáo viên</w:t>
            </w:r>
          </w:p>
        </w:tc>
        <w:tc>
          <w:tcPr>
            <w:tcW w:w="180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68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C5F36">
        <w:tc>
          <w:tcPr>
            <w:tcW w:w="3618" w:type="dxa"/>
          </w:tcPr>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Dấu ngoặc kép trên những phần trích trên dùng để làm gì.</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GV gợi ý</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BT  a dấu ngoặc kép dùng sau dấu hai chấm có tác dụng gì?</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VD b Từ  dải lụa nhắc đi </w:t>
            </w:r>
            <w:r w:rsidRPr="00365D26">
              <w:rPr>
                <w:rFonts w:ascii="Times New Roman" w:hAnsi="Times New Roman"/>
                <w:szCs w:val="28"/>
              </w:rPr>
              <w:lastRenderedPageBreak/>
              <w:t>nhắc lại dùng trong dấu ngoặc kép có tác dụng gì?</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VD c Cụm từ khai hoá văn minh bộc lộ thái độ ntn của người nói?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Từ kết quả tìm hiểu các ví dụ, em hãy khái quát công dụng của dấu ngoặc kép?</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GV khái quát</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bCs/>
                <w:szCs w:val="28"/>
                <w:u w:val="single"/>
              </w:rPr>
              <w:t>Bài tập</w:t>
            </w:r>
            <w:r w:rsidRPr="00365D26">
              <w:rPr>
                <w:rFonts w:ascii="Times New Roman" w:hAnsi="Times New Roman"/>
                <w:szCs w:val="28"/>
              </w:rPr>
              <w:t>: Thêm dấu ngoặc kép vào những chỗ cần thiết để cho đúng chính tả, ( bảng phụ)</w:t>
            </w:r>
          </w:p>
          <w:p w:rsidR="00365D26" w:rsidRPr="00365D26" w:rsidRDefault="00365D26" w:rsidP="00365D26">
            <w:pPr>
              <w:jc w:val="both"/>
              <w:rPr>
                <w:rFonts w:ascii="Times New Roman" w:hAnsi="Times New Roman"/>
                <w:szCs w:val="28"/>
              </w:rPr>
            </w:pPr>
            <w:r w:rsidRPr="00365D26">
              <w:rPr>
                <w:rFonts w:ascii="Times New Roman" w:hAnsi="Times New Roman"/>
                <w:szCs w:val="28"/>
              </w:rPr>
              <w:t>- Tục ngữ có câu: Người ta hoa của Đất, nhưng người ta còn là hoa của biển nữa chứ? Sự sống của con người đã trở nên xanh tươi. Đa dạng, phong phú biết chừng nào? Hãy thử hình dung một hoang mạc hay một hành tinh nào đó chưa có sự sống của con người ! Chỉ có bão cát và bão tuyết hoành hành, thật lạnh lẽo! Và cả biển khơi mênh mông nữa.</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Những con tàu ngược xuôi, những chiếc thuyền bồng bềnh và cả những hồi còi ngân dài dài vô tận. Có một người thuỷ thủ hát rằng Trên trời có những cánh hải âu chớp nắng, dưới nước có những đàn cá tung tăng, trên tàu có những chàng trai say đắm hát ca ...</w:t>
            </w:r>
          </w:p>
          <w:p w:rsidR="00365D26" w:rsidRPr="00365D26" w:rsidRDefault="00365D26" w:rsidP="00365D26">
            <w:pPr>
              <w:rPr>
                <w:rFonts w:ascii="Times New Roman" w:hAnsi="Times New Roman"/>
              </w:rPr>
            </w:pPr>
          </w:p>
        </w:tc>
        <w:tc>
          <w:tcPr>
            <w:tcW w:w="1800" w:type="dxa"/>
          </w:tcPr>
          <w:p w:rsidR="00365D26" w:rsidRPr="00365D26" w:rsidRDefault="00365D26" w:rsidP="00365D26">
            <w:pPr>
              <w:keepNext/>
              <w:keepLines/>
              <w:outlineLvl w:val="6"/>
              <w:rPr>
                <w:rFonts w:ascii="Times New Roman" w:eastAsiaTheme="majorEastAsia" w:hAnsi="Times New Roman"/>
                <w:b/>
                <w:bCs/>
                <w:i/>
                <w:iCs/>
                <w:color w:val="000000"/>
                <w:szCs w:val="28"/>
              </w:rPr>
            </w:pPr>
            <w:r w:rsidRPr="00365D26">
              <w:rPr>
                <w:rFonts w:ascii="Times New Roman" w:eastAsiaTheme="majorEastAsia" w:hAnsi="Times New Roman"/>
                <w:b/>
                <w:bCs/>
                <w:i/>
                <w:iCs/>
                <w:color w:val="000000"/>
                <w:szCs w:val="28"/>
              </w:rPr>
              <w:lastRenderedPageBreak/>
              <w:t>- Đọc bài</w:t>
            </w:r>
          </w:p>
          <w:p w:rsidR="00365D26" w:rsidRPr="00365D26" w:rsidRDefault="00365D26" w:rsidP="00365D26">
            <w:pPr>
              <w:rPr>
                <w:rFonts w:ascii="Times New Roman" w:hAnsi="Times New Roman"/>
                <w:color w:val="000000"/>
                <w:szCs w:val="28"/>
              </w:rPr>
            </w:pPr>
          </w:p>
          <w:p w:rsidR="00365D26" w:rsidRPr="00365D26" w:rsidRDefault="00365D26" w:rsidP="00365D26">
            <w:pPr>
              <w:rPr>
                <w:rFonts w:ascii="Times New Roman" w:hAnsi="Times New Roman"/>
                <w:color w:val="000000"/>
                <w:szCs w:val="28"/>
              </w:rPr>
            </w:pPr>
          </w:p>
          <w:p w:rsidR="00365D26" w:rsidRPr="00365D26" w:rsidRDefault="00365D26" w:rsidP="00365D26">
            <w:pPr>
              <w:rPr>
                <w:rFonts w:ascii="Times New Roman" w:hAnsi="Times New Roman"/>
                <w:color w:val="000000"/>
                <w:szCs w:val="28"/>
              </w:rPr>
            </w:pPr>
          </w:p>
          <w:p w:rsidR="00365D26" w:rsidRPr="00365D26" w:rsidRDefault="00365D26" w:rsidP="00365D26">
            <w:pPr>
              <w:rPr>
                <w:rFonts w:ascii="Times New Roman" w:hAnsi="Times New Roman"/>
                <w:color w:val="000000"/>
                <w:szCs w:val="28"/>
              </w:rPr>
            </w:pPr>
          </w:p>
          <w:p w:rsidR="00365D26" w:rsidRPr="00365D26" w:rsidRDefault="00365D26" w:rsidP="00365D26">
            <w:pPr>
              <w:rPr>
                <w:rFonts w:ascii="Times New Roman" w:hAnsi="Times New Roman"/>
                <w:color w:val="000000"/>
                <w:szCs w:val="28"/>
              </w:rPr>
            </w:pPr>
          </w:p>
          <w:p w:rsidR="00365D26" w:rsidRPr="00365D26" w:rsidRDefault="00365D26" w:rsidP="00365D26">
            <w:pPr>
              <w:rPr>
                <w:rFonts w:ascii="Times New Roman" w:hAnsi="Times New Roman"/>
                <w:color w:val="000000"/>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lastRenderedPageBreak/>
              <w:t>- HS phân tích</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khái quát</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HS đọc ghi nhớ</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HS thảo luận nhóm 2 lên bảng điền dấu theo yêu cầu</w:t>
            </w: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C5F36">
            <w:pP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HS giải thích</w:t>
            </w:r>
          </w:p>
        </w:tc>
        <w:tc>
          <w:tcPr>
            <w:tcW w:w="4680" w:type="dxa"/>
          </w:tcPr>
          <w:p w:rsidR="00365D26" w:rsidRPr="00365D26" w:rsidRDefault="00365D26" w:rsidP="00365D26">
            <w:pPr>
              <w:jc w:val="both"/>
              <w:rPr>
                <w:rFonts w:ascii="Times New Roman" w:hAnsi="Times New Roman"/>
                <w:i/>
                <w:szCs w:val="28"/>
              </w:rPr>
            </w:pPr>
            <w:r w:rsidRPr="00365D26">
              <w:rPr>
                <w:rFonts w:ascii="Times New Roman" w:hAnsi="Times New Roman"/>
                <w:i/>
                <w:szCs w:val="28"/>
              </w:rPr>
              <w:lastRenderedPageBreak/>
              <w:t>I. Công dụng:</w:t>
            </w:r>
          </w:p>
          <w:p w:rsidR="00365D26" w:rsidRPr="00365D26" w:rsidRDefault="00365D26" w:rsidP="00365D26">
            <w:pPr>
              <w:jc w:val="both"/>
              <w:rPr>
                <w:rFonts w:ascii="Times New Roman" w:hAnsi="Times New Roman"/>
                <w:i/>
                <w:szCs w:val="28"/>
              </w:rPr>
            </w:pPr>
            <w:r w:rsidRPr="00365D26">
              <w:rPr>
                <w:rFonts w:ascii="Times New Roman" w:hAnsi="Times New Roman"/>
                <w:i/>
                <w:szCs w:val="28"/>
              </w:rPr>
              <w:t>1. Bài tập:</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a. Đánh dấu lời dẫn trực tiếp.</w:t>
            </w:r>
          </w:p>
          <w:p w:rsidR="00365D26" w:rsidRPr="00365D26" w:rsidRDefault="00365D26" w:rsidP="00365D26">
            <w:pPr>
              <w:jc w:val="both"/>
              <w:rPr>
                <w:rFonts w:ascii="Times New Roman" w:hAnsi="Times New Roman"/>
                <w:szCs w:val="28"/>
              </w:rPr>
            </w:pPr>
            <w:r w:rsidRPr="00365D26">
              <w:rPr>
                <w:rFonts w:ascii="Times New Roman" w:hAnsi="Times New Roman"/>
                <w:szCs w:val="28"/>
              </w:rPr>
              <w:t>b. Đánh dấu một từ ngữ được hiểu theo nghĩa đặc biệt.</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c. Đánh dấu một từ ngữ được hiểu theo </w:t>
            </w:r>
            <w:r w:rsidRPr="00365D26">
              <w:rPr>
                <w:rFonts w:ascii="Times New Roman" w:hAnsi="Times New Roman"/>
                <w:szCs w:val="28"/>
              </w:rPr>
              <w:lastRenderedPageBreak/>
              <w:t>ý mỉa mai, châm biếm.</w:t>
            </w:r>
          </w:p>
          <w:p w:rsidR="00365D26" w:rsidRPr="00365D26" w:rsidRDefault="00365D26" w:rsidP="00365D26">
            <w:pPr>
              <w:jc w:val="both"/>
              <w:rPr>
                <w:rFonts w:ascii="Times New Roman" w:hAnsi="Times New Roman"/>
                <w:szCs w:val="28"/>
              </w:rPr>
            </w:pPr>
            <w:r w:rsidRPr="00365D26">
              <w:rPr>
                <w:rFonts w:ascii="Times New Roman" w:hAnsi="Times New Roman"/>
                <w:szCs w:val="28"/>
              </w:rPr>
              <w:t>d. Đánh dấu tên tác phẩm.</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Đánh dấu:</w:t>
            </w: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Lời dẫn trực tiếp.</w:t>
            </w: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Một từ ngữ được hiểu theo nghĩa đặc biệt hay mỉa mai châm biếm. Tên tác phẩm.</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i/>
                <w:szCs w:val="28"/>
              </w:rPr>
            </w:pPr>
            <w:r w:rsidRPr="00365D26">
              <w:rPr>
                <w:rFonts w:ascii="Times New Roman" w:hAnsi="Times New Roman"/>
                <w:b/>
                <w:bCs/>
                <w:i/>
                <w:szCs w:val="28"/>
                <w:u w:val="single"/>
              </w:rPr>
              <w:t>2. Ghi nhớ</w:t>
            </w:r>
            <w:r w:rsidRPr="00365D26">
              <w:rPr>
                <w:rFonts w:ascii="Times New Roman" w:hAnsi="Times New Roman"/>
                <w:i/>
                <w:szCs w:val="28"/>
              </w:rPr>
              <w:t>: ( SGK )</w:t>
            </w:r>
          </w:p>
          <w:p w:rsidR="00365D26" w:rsidRPr="00365D26" w:rsidRDefault="00365D26" w:rsidP="00365D26">
            <w:pPr>
              <w:jc w:val="both"/>
              <w:rPr>
                <w:rFonts w:ascii="Times New Roman" w:hAnsi="Times New Roman"/>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b/>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HOẠT ĐỘNG 3: </w:t>
      </w:r>
      <w:r w:rsidRPr="00365D26">
        <w:rPr>
          <w:rFonts w:ascii="Times New Roman" w:hAnsi="Times New Roman"/>
          <w:szCs w:val="28"/>
        </w:rPr>
        <w:t>Hướng dẫn học sinh luyện tập</w:t>
      </w:r>
    </w:p>
    <w:p w:rsidR="00365D26" w:rsidRPr="00365D26" w:rsidRDefault="00365D26" w:rsidP="00365D26">
      <w:pPr>
        <w:rPr>
          <w:rFonts w:ascii="Times New Roman" w:hAnsi="Times New Roman"/>
          <w:szCs w:val="28"/>
        </w:rPr>
      </w:pPr>
      <w:r w:rsidRPr="00365D26">
        <w:rPr>
          <w:rFonts w:ascii="Times New Roman" w:hAnsi="Times New Roman"/>
          <w:b/>
          <w:szCs w:val="28"/>
        </w:rPr>
        <w:t>+ Mục ti</w:t>
      </w:r>
      <w:r w:rsidR="003C5F36">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 thức, rèn kỹ năng sử dụng dấu ngoặc kép.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H</w:t>
      </w:r>
      <w:r w:rsidR="003C5F36">
        <w:rPr>
          <w:rFonts w:ascii="Times New Roman" w:hAnsi="Times New Roman"/>
          <w:b/>
          <w:szCs w:val="28"/>
        </w:rPr>
        <w:t>ì</w:t>
      </w:r>
      <w:r w:rsidRPr="00365D26">
        <w:rPr>
          <w:rFonts w:ascii="Times New Roman" w:hAnsi="Times New Roman"/>
          <w:b/>
          <w:szCs w:val="28"/>
        </w:rPr>
        <w:t xml:space="preserve">nh thức tổ chức dạy học: </w:t>
      </w:r>
      <w:r w:rsidR="003C5F36">
        <w:rPr>
          <w:rFonts w:ascii="Times New Roman" w:hAnsi="Times New Roman"/>
          <w:szCs w:val="28"/>
        </w:rPr>
        <w:t>cá nhân</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15 ph</w:t>
      </w:r>
      <w:r w:rsidR="003C5F36">
        <w:rPr>
          <w:rFonts w:ascii="Times New Roman" w:hAnsi="Times New Roman"/>
          <w:szCs w:val="28"/>
        </w:rPr>
        <w:t>ú</w:t>
      </w:r>
      <w:r w:rsidRPr="00365D26">
        <w:rPr>
          <w:rFonts w:ascii="Times New Roman" w:hAnsi="Times New Roman"/>
          <w:szCs w:val="28"/>
        </w:rPr>
        <w:t>t</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1800"/>
        <w:gridCol w:w="4680"/>
      </w:tblGrid>
      <w:tr w:rsidR="00365D26" w:rsidRPr="00365D26" w:rsidTr="003C5F36">
        <w:tc>
          <w:tcPr>
            <w:tcW w:w="3618" w:type="dxa"/>
          </w:tcPr>
          <w:p w:rsidR="00365D26" w:rsidRPr="00365D26" w:rsidRDefault="00365D26" w:rsidP="003C5F3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3C5F36">
              <w:rPr>
                <w:rFonts w:ascii="Times New Roman" w:hAnsi="Times New Roman"/>
                <w:b/>
                <w:kern w:val="1"/>
                <w:szCs w:val="28"/>
              </w:rPr>
              <w:t>giáo viên</w:t>
            </w:r>
          </w:p>
        </w:tc>
        <w:tc>
          <w:tcPr>
            <w:tcW w:w="180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68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3C5F36">
        <w:tc>
          <w:tcPr>
            <w:tcW w:w="3618" w:type="dxa"/>
          </w:tcPr>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lastRenderedPageBreak/>
              <w:t>- Gọi HS nêu yêu cầu bài tập</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  - Giải thích công dụng của dấu ngoặc kép trong những đoạn trích.</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  - Đặt dấu ngoặc kép</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b/>
                <w:i/>
                <w:szCs w:val="28"/>
                <w:lang w:val="nl-NL"/>
              </w:rPr>
            </w:pPr>
            <w:r w:rsidRPr="00365D26">
              <w:rPr>
                <w:rFonts w:ascii="Times New Roman" w:hAnsi="Times New Roman"/>
                <w:szCs w:val="28"/>
                <w:lang w:val="nl-NL"/>
              </w:rPr>
              <w:t xml:space="preserve">   </w:t>
            </w:r>
            <w:r w:rsidRPr="00365D26">
              <w:rPr>
                <w:rFonts w:ascii="Times New Roman" w:hAnsi="Times New Roman"/>
                <w:b/>
                <w:i/>
                <w:szCs w:val="28"/>
                <w:lang w:val="nl-NL"/>
              </w:rPr>
              <w:t>? Vì sao hai câu giống nhau nhưng lại dùng từ khác nhau ?</w:t>
            </w:r>
          </w:p>
          <w:p w:rsidR="00365D26" w:rsidRPr="00365D26" w:rsidRDefault="00365D26" w:rsidP="00365D26">
            <w:pPr>
              <w:rPr>
                <w:rFonts w:ascii="Times New Roman" w:hAnsi="Times New Roman"/>
              </w:rPr>
            </w:pPr>
          </w:p>
        </w:tc>
        <w:tc>
          <w:tcPr>
            <w:tcW w:w="1800" w:type="dxa"/>
          </w:tcPr>
          <w:p w:rsidR="00365D26" w:rsidRPr="00365D26" w:rsidRDefault="00365D26" w:rsidP="00365D26">
            <w:pPr>
              <w:jc w:val="cente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độc lập làm bài</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r w:rsidRPr="00365D26">
              <w:rPr>
                <w:rFonts w:ascii="Times New Roman" w:hAnsi="Times New Roman"/>
                <w:szCs w:val="28"/>
              </w:rPr>
              <w:t>- HS thảo luận trình bày kết quả</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rPr>
            </w:pPr>
            <w:r w:rsidRPr="00365D26">
              <w:rPr>
                <w:rFonts w:ascii="Times New Roman" w:hAnsi="Times New Roman"/>
                <w:szCs w:val="28"/>
              </w:rPr>
              <w:t>- HS độc lập làm bài</w:t>
            </w:r>
          </w:p>
        </w:tc>
        <w:tc>
          <w:tcPr>
            <w:tcW w:w="4680" w:type="dxa"/>
          </w:tcPr>
          <w:p w:rsidR="00365D26" w:rsidRPr="00365D26" w:rsidRDefault="00365D26" w:rsidP="00365D26">
            <w:pPr>
              <w:jc w:val="both"/>
              <w:rPr>
                <w:rFonts w:ascii="Times New Roman" w:hAnsi="Times New Roman"/>
                <w:i/>
                <w:szCs w:val="28"/>
              </w:rPr>
            </w:pPr>
            <w:r w:rsidRPr="00365D26">
              <w:rPr>
                <w:rFonts w:ascii="Times New Roman" w:hAnsi="Times New Roman"/>
                <w:i/>
                <w:szCs w:val="28"/>
              </w:rPr>
              <w:t>II. Luyện tập:</w:t>
            </w:r>
          </w:p>
          <w:p w:rsidR="00365D26" w:rsidRPr="00365D26" w:rsidRDefault="00365D26" w:rsidP="00365D26">
            <w:pPr>
              <w:jc w:val="both"/>
              <w:rPr>
                <w:rFonts w:ascii="Times New Roman" w:hAnsi="Times New Roman"/>
                <w:i/>
                <w:szCs w:val="28"/>
              </w:rPr>
            </w:pPr>
            <w:r w:rsidRPr="00365D26">
              <w:rPr>
                <w:rFonts w:ascii="Times New Roman" w:hAnsi="Times New Roman"/>
                <w:i/>
                <w:szCs w:val="28"/>
              </w:rPr>
              <w:t xml:space="preserve">Bài 1: </w:t>
            </w:r>
          </w:p>
          <w:p w:rsidR="00365D26" w:rsidRPr="00365D26" w:rsidRDefault="00365D26" w:rsidP="00365D26">
            <w:pPr>
              <w:jc w:val="both"/>
              <w:rPr>
                <w:rFonts w:ascii="Times New Roman" w:hAnsi="Times New Roman"/>
                <w:szCs w:val="28"/>
              </w:rPr>
            </w:pPr>
            <w:r w:rsidRPr="00365D26">
              <w:rPr>
                <w:rFonts w:ascii="Times New Roman" w:hAnsi="Times New Roman"/>
                <w:szCs w:val="28"/>
              </w:rPr>
              <w:t>Dùng để đánh dấu:</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a. Câu nói được dẫn trực tiếp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b. Dùng với hàm ý mỉa mai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c. Trích lời dẫn trực tiếp</w:t>
            </w:r>
          </w:p>
          <w:p w:rsidR="00365D26" w:rsidRPr="00365D26" w:rsidRDefault="00365D26" w:rsidP="00365D26">
            <w:pPr>
              <w:jc w:val="both"/>
              <w:rPr>
                <w:rFonts w:ascii="Times New Roman" w:hAnsi="Times New Roman"/>
                <w:szCs w:val="28"/>
              </w:rPr>
            </w:pPr>
            <w:r w:rsidRPr="00365D26">
              <w:rPr>
                <w:rFonts w:ascii="Times New Roman" w:hAnsi="Times New Roman"/>
                <w:szCs w:val="28"/>
              </w:rPr>
              <w:t>d. Bộc lộ thái độ mỉa mai châm biến</w:t>
            </w:r>
          </w:p>
          <w:p w:rsidR="00365D26" w:rsidRPr="00365D26" w:rsidRDefault="00365D26" w:rsidP="00365D26">
            <w:pPr>
              <w:jc w:val="both"/>
              <w:rPr>
                <w:rFonts w:ascii="Times New Roman" w:hAnsi="Times New Roman"/>
                <w:szCs w:val="28"/>
              </w:rPr>
            </w:pPr>
            <w:r w:rsidRPr="00365D26">
              <w:rPr>
                <w:rFonts w:ascii="Times New Roman" w:hAnsi="Times New Roman"/>
                <w:szCs w:val="28"/>
              </w:rPr>
              <w:t>e. Lời dẫn trực tiếp</w:t>
            </w:r>
          </w:p>
          <w:p w:rsidR="00365D26" w:rsidRPr="00365D26" w:rsidRDefault="00365D26" w:rsidP="00365D26">
            <w:pPr>
              <w:spacing w:line="480" w:lineRule="auto"/>
              <w:jc w:val="both"/>
              <w:rPr>
                <w:rFonts w:ascii="Times New Roman" w:hAnsi="Times New Roman"/>
                <w:szCs w:val="28"/>
              </w:rPr>
            </w:pPr>
            <w:r w:rsidRPr="00365D26">
              <w:rPr>
                <w:rFonts w:ascii="Times New Roman" w:hAnsi="Times New Roman"/>
                <w:szCs w:val="28"/>
              </w:rPr>
              <w:t xml:space="preserve">Bài 2: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a. Báo trước lời thoại, lời dẫn tt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cười bảo ” báo trước lời đối thoại </w:t>
            </w:r>
          </w:p>
          <w:p w:rsidR="00365D26" w:rsidRPr="00365D26" w:rsidRDefault="00365D26" w:rsidP="00365D26">
            <w:pPr>
              <w:jc w:val="both"/>
              <w:rPr>
                <w:rFonts w:ascii="Times New Roman" w:hAnsi="Times New Roman"/>
                <w:szCs w:val="28"/>
              </w:rPr>
            </w:pPr>
            <w:r w:rsidRPr="00365D26">
              <w:rPr>
                <w:rFonts w:ascii="Times New Roman" w:hAnsi="Times New Roman"/>
                <w:szCs w:val="28"/>
              </w:rPr>
              <w:t>“ Cá tươi, tươi ” đánh dấu lời dẫn lại.</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b. Chú Tiến Lê “ cháu ” bá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c. “ Bảo hắn đây là ” báo trước lời dẫn trực tiếp</w:t>
            </w:r>
          </w:p>
          <w:p w:rsidR="00365D26" w:rsidRPr="00365D26" w:rsidRDefault="00365D26" w:rsidP="00365D26">
            <w:pPr>
              <w:jc w:val="both"/>
              <w:rPr>
                <w:rFonts w:ascii="Times New Roman" w:hAnsi="Times New Roman"/>
                <w:szCs w:val="28"/>
                <w:lang w:val="nl-NL"/>
              </w:rPr>
            </w:pPr>
            <w:r w:rsidRPr="00365D26">
              <w:rPr>
                <w:rFonts w:ascii="Times New Roman" w:hAnsi="Times New Roman"/>
                <w:b/>
                <w:bCs/>
                <w:szCs w:val="28"/>
                <w:u w:val="single"/>
                <w:lang w:val="nl-NL"/>
              </w:rPr>
              <w:t>Bài 3</w:t>
            </w:r>
            <w:r w:rsidRPr="00365D26">
              <w:rPr>
                <w:rFonts w:ascii="Times New Roman" w:hAnsi="Times New Roman"/>
                <w:szCs w:val="28"/>
                <w:lang w:val="nl-NL"/>
              </w:rPr>
              <w:t xml:space="preserve">: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a. Dùng dấu hai chấm và dùng dấu ngoặc kép để đánh dấu lời dẫn trực tiếp, dẫn nguyên văn lời Hồ Chủ Tịch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b. Không dùng các loại dấu trên vì câu nói không được nói nguyên văn ( Lời dẫn gián tiếp)</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Bài 5: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Ngày trước Trần Hưng Đạo căn dặn nhà vua: “ Nếu giặc đến ...” </w:t>
            </w:r>
          </w:p>
          <w:p w:rsidR="00365D26" w:rsidRPr="00365D26" w:rsidRDefault="00365D26" w:rsidP="00365D26">
            <w:pPr>
              <w:rPr>
                <w:rFonts w:ascii="Times New Roman" w:hAnsi="Times New Roman"/>
              </w:rPr>
            </w:pPr>
            <w:r w:rsidRPr="00365D26">
              <w:rPr>
                <w:rFonts w:ascii="Times New Roman" w:hAnsi="Times New Roman"/>
                <w:szCs w:val="28"/>
              </w:rPr>
              <w:t>( Ôn dịch thuốc lá )</w:t>
            </w:r>
          </w:p>
        </w:tc>
      </w:tr>
    </w:tbl>
    <w:p w:rsidR="003C5F36" w:rsidRDefault="003C5F36" w:rsidP="003C5F36">
      <w:pPr>
        <w:rPr>
          <w:rFonts w:ascii="Times New Roman" w:hAnsi="Times New Roman"/>
          <w:b/>
          <w:bCs/>
          <w:szCs w:val="28"/>
        </w:rPr>
      </w:pPr>
      <w:r>
        <w:rPr>
          <w:rFonts w:ascii="Times New Roman" w:hAnsi="Times New Roman"/>
          <w:b/>
          <w:bCs/>
          <w:szCs w:val="28"/>
        </w:rPr>
        <w:t>HOẠT ĐỘNG 4: CỦNG CỐ, VẬN DỤNG</w:t>
      </w:r>
    </w:p>
    <w:p w:rsidR="00365D26" w:rsidRPr="00365D26" w:rsidRDefault="00365D26" w:rsidP="00365D26">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Hướng dẫn học ở nhà:</w:t>
      </w:r>
    </w:p>
    <w:p w:rsidR="00365D26" w:rsidRPr="00365D26" w:rsidRDefault="00365D26" w:rsidP="00365D26">
      <w:pPr>
        <w:rPr>
          <w:rFonts w:ascii="Times New Roman" w:hAnsi="Times New Roman"/>
          <w:szCs w:val="28"/>
        </w:rPr>
      </w:pPr>
      <w:r w:rsidRPr="00365D26">
        <w:rPr>
          <w:rFonts w:ascii="Times New Roman" w:hAnsi="Times New Roman"/>
          <w:szCs w:val="28"/>
        </w:rPr>
        <w:t>- Nắm công dụng, cách viết cho đúng chính tả. Hoàn thành các bài tập còn lại.</w:t>
      </w:r>
    </w:p>
    <w:p w:rsidR="00365D26" w:rsidRPr="00365D26" w:rsidRDefault="00365D26" w:rsidP="00365D26">
      <w:pPr>
        <w:jc w:val="center"/>
        <w:rPr>
          <w:rFonts w:ascii="Times New Roman" w:hAnsi="Times New Roman"/>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B3DBD" w:rsidP="00365D26">
      <w:pPr>
        <w:spacing w:line="312" w:lineRule="auto"/>
        <w:rPr>
          <w:rFonts w:ascii="Times New Roman" w:hAnsi="Times New Roman"/>
          <w:b/>
          <w:szCs w:val="28"/>
        </w:rPr>
      </w:pPr>
      <w:r>
        <w:rPr>
          <w:rFonts w:ascii="Times New Roman" w:hAnsi="Times New Roman"/>
          <w:b/>
          <w:szCs w:val="28"/>
        </w:rPr>
        <w:t>Tiết 55-56:</w:t>
      </w:r>
    </w:p>
    <w:p w:rsidR="003B3DBD" w:rsidRPr="003B3DBD" w:rsidRDefault="003B3DBD" w:rsidP="003B3DBD">
      <w:pPr>
        <w:spacing w:line="312" w:lineRule="auto"/>
        <w:jc w:val="center"/>
        <w:rPr>
          <w:rFonts w:ascii="Times New Roman" w:hAnsi="Times New Roman"/>
          <w:b/>
          <w:i/>
          <w:sz w:val="52"/>
          <w:szCs w:val="52"/>
        </w:rPr>
      </w:pPr>
      <w:r w:rsidRPr="003B3DBD">
        <w:rPr>
          <w:rFonts w:ascii="Times New Roman" w:hAnsi="Times New Roman"/>
          <w:b/>
          <w:i/>
          <w:sz w:val="52"/>
          <w:szCs w:val="52"/>
        </w:rPr>
        <w:t>Thuyết minh về một tác phẩm văn học</w:t>
      </w:r>
    </w:p>
    <w:p w:rsidR="003B3DBD" w:rsidRDefault="003B3DBD" w:rsidP="00365D26">
      <w:pPr>
        <w:spacing w:line="312" w:lineRule="auto"/>
        <w:rPr>
          <w:rFonts w:ascii="Times New Roman" w:hAnsi="Times New Roman"/>
          <w:b/>
          <w:szCs w:val="28"/>
        </w:rPr>
      </w:pPr>
    </w:p>
    <w:p w:rsidR="003B3DBD" w:rsidRPr="00365D26" w:rsidRDefault="003B3DBD" w:rsidP="003B3DBD">
      <w:pPr>
        <w:rPr>
          <w:rFonts w:ascii="Times New Roman" w:hAnsi="Times New Roman"/>
          <w:b/>
          <w:bCs/>
          <w:szCs w:val="28"/>
          <w:lang w:val="nl-NL"/>
        </w:rPr>
      </w:pPr>
      <w:r w:rsidRPr="00365D26">
        <w:rPr>
          <w:rFonts w:ascii="Times New Roman" w:hAnsi="Times New Roman"/>
          <w:b/>
          <w:bCs/>
          <w:szCs w:val="28"/>
          <w:lang w:val="nl-NL"/>
        </w:rPr>
        <w:t>I.</w:t>
      </w:r>
      <w:r>
        <w:rPr>
          <w:rFonts w:ascii="Times New Roman" w:hAnsi="Times New Roman"/>
          <w:b/>
          <w:bCs/>
          <w:szCs w:val="28"/>
          <w:lang w:val="nl-NL"/>
        </w:rPr>
        <w:t xml:space="preserve"> </w:t>
      </w:r>
      <w:r w:rsidRPr="00365D26">
        <w:rPr>
          <w:rFonts w:ascii="Times New Roman" w:hAnsi="Times New Roman"/>
          <w:b/>
          <w:bCs/>
          <w:szCs w:val="28"/>
          <w:lang w:val="nl-NL"/>
        </w:rPr>
        <w:t>Mục ti</w:t>
      </w:r>
      <w:r>
        <w:rPr>
          <w:rFonts w:ascii="Times New Roman" w:hAnsi="Times New Roman"/>
          <w:b/>
          <w:bCs/>
          <w:szCs w:val="28"/>
          <w:lang w:val="nl-NL"/>
        </w:rPr>
        <w:t>ê</w:t>
      </w:r>
      <w:r w:rsidRPr="00365D26">
        <w:rPr>
          <w:rFonts w:ascii="Times New Roman" w:hAnsi="Times New Roman"/>
          <w:b/>
          <w:bCs/>
          <w:szCs w:val="28"/>
          <w:lang w:val="nl-NL"/>
        </w:rPr>
        <w:t xml:space="preserve">u bài học: </w:t>
      </w:r>
    </w:p>
    <w:p w:rsidR="003B3DBD" w:rsidRPr="00365D26" w:rsidRDefault="003B3DBD" w:rsidP="003B3DBD">
      <w:pPr>
        <w:rPr>
          <w:rFonts w:ascii="Times New Roman" w:hAnsi="Times New Roman"/>
          <w:b/>
          <w:szCs w:val="28"/>
          <w:lang w:val="nl-NL"/>
        </w:rPr>
      </w:pPr>
      <w:r w:rsidRPr="00365D26">
        <w:rPr>
          <w:rFonts w:ascii="Times New Roman" w:hAnsi="Times New Roman"/>
          <w:b/>
          <w:szCs w:val="28"/>
          <w:lang w:val="nl-NL"/>
        </w:rPr>
        <w:t xml:space="preserve">  1.</w:t>
      </w:r>
      <w:r>
        <w:rPr>
          <w:rFonts w:ascii="Times New Roman" w:hAnsi="Times New Roman"/>
          <w:b/>
          <w:szCs w:val="28"/>
          <w:lang w:val="nl-NL"/>
        </w:rPr>
        <w:t xml:space="preserve"> </w:t>
      </w:r>
      <w:r w:rsidRPr="00365D26">
        <w:rPr>
          <w:rFonts w:ascii="Times New Roman" w:hAnsi="Times New Roman"/>
          <w:b/>
          <w:szCs w:val="28"/>
          <w:lang w:val="nl-NL"/>
        </w:rPr>
        <w:t>Về kiến thức:</w:t>
      </w:r>
    </w:p>
    <w:p w:rsidR="003B3DBD" w:rsidRPr="00365D26" w:rsidRDefault="003B3DBD" w:rsidP="003B3DBD">
      <w:pPr>
        <w:rPr>
          <w:rFonts w:ascii="Times New Roman" w:hAnsi="Times New Roman"/>
          <w:szCs w:val="28"/>
          <w:lang w:val="nl-NL"/>
        </w:rPr>
      </w:pPr>
      <w:r w:rsidRPr="00365D26">
        <w:rPr>
          <w:rFonts w:ascii="Times New Roman" w:hAnsi="Times New Roman"/>
          <w:szCs w:val="28"/>
          <w:lang w:val="nl-NL"/>
        </w:rPr>
        <w:t xml:space="preserve">       Củng cố kiến thức về kiểu bài thuyết minh.</w:t>
      </w:r>
    </w:p>
    <w:p w:rsidR="003B3DBD" w:rsidRPr="00365D26" w:rsidRDefault="003B3DBD" w:rsidP="003B3DBD">
      <w:pPr>
        <w:rPr>
          <w:rFonts w:ascii="Times New Roman" w:hAnsi="Times New Roman"/>
          <w:szCs w:val="28"/>
          <w:lang w:val="nl-NL"/>
        </w:rPr>
      </w:pPr>
      <w:r w:rsidRPr="00365D26">
        <w:rPr>
          <w:rFonts w:ascii="Times New Roman" w:hAnsi="Times New Roman"/>
          <w:szCs w:val="28"/>
          <w:lang w:val="nl-NL"/>
        </w:rPr>
        <w:t xml:space="preserve">  </w:t>
      </w:r>
      <w:r w:rsidRPr="00365D26">
        <w:rPr>
          <w:rFonts w:ascii="Times New Roman" w:hAnsi="Times New Roman"/>
          <w:b/>
          <w:szCs w:val="28"/>
          <w:lang w:val="nl-NL"/>
        </w:rPr>
        <w:t>2. Về kỹ năng:</w:t>
      </w:r>
      <w:r w:rsidRPr="00365D26">
        <w:rPr>
          <w:rFonts w:ascii="Times New Roman" w:hAnsi="Times New Roman"/>
          <w:szCs w:val="28"/>
          <w:lang w:val="nl-NL"/>
        </w:rPr>
        <w:t xml:space="preserve">                 </w:t>
      </w:r>
    </w:p>
    <w:p w:rsidR="003B3DBD" w:rsidRPr="00365D26" w:rsidRDefault="003B3DBD" w:rsidP="003B3DBD">
      <w:pPr>
        <w:rPr>
          <w:rFonts w:ascii="Times New Roman" w:hAnsi="Times New Roman"/>
          <w:b/>
          <w:szCs w:val="28"/>
          <w:lang w:val="nl-NL"/>
        </w:rPr>
      </w:pPr>
      <w:r w:rsidRPr="00365D26">
        <w:rPr>
          <w:rFonts w:ascii="Times New Roman" w:hAnsi="Times New Roman"/>
          <w:szCs w:val="28"/>
          <w:lang w:val="nl-NL"/>
        </w:rPr>
        <w:t xml:space="preserve">     + Rèn luyện năng lực quan sát, nhận thức, dùng kết quả quan sát mà làm                                                                             bài thuyết minh.</w:t>
      </w:r>
    </w:p>
    <w:p w:rsidR="003B3DBD" w:rsidRPr="00365D26" w:rsidRDefault="003B3DBD" w:rsidP="003B3DBD">
      <w:pPr>
        <w:rPr>
          <w:rFonts w:ascii="Times New Roman" w:hAnsi="Times New Roman"/>
          <w:b/>
          <w:szCs w:val="28"/>
          <w:lang w:val="nl-NL"/>
        </w:rPr>
      </w:pPr>
      <w:r w:rsidRPr="00365D26">
        <w:rPr>
          <w:rFonts w:ascii="Times New Roman" w:hAnsi="Times New Roman"/>
          <w:b/>
          <w:szCs w:val="28"/>
          <w:lang w:val="nl-NL"/>
        </w:rPr>
        <w:t xml:space="preserve">     </w:t>
      </w:r>
      <w:r w:rsidRPr="00365D26">
        <w:rPr>
          <w:rFonts w:ascii="Times New Roman" w:hAnsi="Times New Roman"/>
          <w:szCs w:val="28"/>
          <w:lang w:val="nl-NL"/>
        </w:rPr>
        <w:t>+ Thấy được muốn làm bài văn thuyết minh chủ yếu phải dựa vào quan sát,    tìm   hiểu, tra cứu.</w:t>
      </w:r>
    </w:p>
    <w:p w:rsidR="003B3DBD" w:rsidRPr="00365D26" w:rsidRDefault="003B3DBD" w:rsidP="003B3DBD">
      <w:pPr>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3. Về thái độ:</w:t>
      </w:r>
    </w:p>
    <w:p w:rsidR="003B3DBD" w:rsidRPr="00365D26" w:rsidRDefault="003B3DBD" w:rsidP="003B3DBD">
      <w:pPr>
        <w:rPr>
          <w:rFonts w:ascii="Times New Roman" w:hAnsi="Times New Roman"/>
          <w:szCs w:val="28"/>
        </w:rPr>
      </w:pPr>
      <w:r w:rsidRPr="00365D26">
        <w:rPr>
          <w:rFonts w:ascii="Times New Roman" w:hAnsi="Times New Roman"/>
          <w:szCs w:val="28"/>
        </w:rPr>
        <w:t xml:space="preserve">                   Bồi dưỡng thái độ tình cảm với bộ môn.</w:t>
      </w:r>
    </w:p>
    <w:p w:rsidR="003B3DBD" w:rsidRPr="00365D26" w:rsidRDefault="003B3DBD" w:rsidP="003B3DBD">
      <w:pPr>
        <w:rPr>
          <w:rFonts w:ascii="Times New Roman" w:hAnsi="Times New Roman"/>
          <w:b/>
          <w:bCs/>
          <w:szCs w:val="28"/>
        </w:rPr>
      </w:pPr>
      <w:r w:rsidRPr="00365D26">
        <w:rPr>
          <w:rFonts w:ascii="Times New Roman" w:hAnsi="Times New Roman"/>
          <w:b/>
          <w:bCs/>
          <w:szCs w:val="28"/>
        </w:rPr>
        <w:t>II.</w:t>
      </w:r>
      <w:r>
        <w:rPr>
          <w:rFonts w:ascii="Times New Roman" w:hAnsi="Times New Roman"/>
          <w:b/>
          <w:bCs/>
          <w:szCs w:val="28"/>
        </w:rPr>
        <w:t xml:space="preserve"> </w:t>
      </w:r>
      <w:r w:rsidRPr="00365D26">
        <w:rPr>
          <w:rFonts w:ascii="Times New Roman" w:hAnsi="Times New Roman"/>
          <w:b/>
          <w:bCs/>
          <w:szCs w:val="28"/>
        </w:rPr>
        <w:t>Chuẩn bị:</w:t>
      </w:r>
    </w:p>
    <w:p w:rsidR="003B3DBD" w:rsidRPr="00365D26" w:rsidRDefault="003B3DBD" w:rsidP="003B3DBD">
      <w:pPr>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w:t>
      </w:r>
    </w:p>
    <w:p w:rsidR="003B3DBD" w:rsidRDefault="003B3DBD" w:rsidP="003B3DBD">
      <w:pPr>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Học và ôn lại thể thơ của bài Đập đá ở Côn Lôn </w:t>
      </w:r>
    </w:p>
    <w:p w:rsidR="003B3DBD" w:rsidRPr="00365D26" w:rsidRDefault="003B3DBD" w:rsidP="003B3DBD">
      <w:pPr>
        <w:rPr>
          <w:rFonts w:ascii="Times New Roman" w:hAnsi="Times New Roman"/>
          <w:szCs w:val="28"/>
        </w:rPr>
      </w:pPr>
      <w:r w:rsidRPr="00365D26">
        <w:rPr>
          <w:rFonts w:ascii="Times New Roman" w:hAnsi="Times New Roman"/>
          <w:b/>
          <w:bCs/>
          <w:szCs w:val="28"/>
        </w:rPr>
        <w:t>III.</w:t>
      </w:r>
      <w:r>
        <w:rPr>
          <w:rFonts w:ascii="Times New Roman" w:hAnsi="Times New Roman"/>
          <w:b/>
          <w:bCs/>
          <w:szCs w:val="28"/>
        </w:rPr>
        <w:t xml:space="preserve"> </w:t>
      </w:r>
      <w:r w:rsidRPr="00365D26">
        <w:rPr>
          <w:rFonts w:ascii="Times New Roman" w:hAnsi="Times New Roman"/>
          <w:b/>
          <w:bCs/>
          <w:szCs w:val="28"/>
        </w:rPr>
        <w:t xml:space="preserve">Phương pháp dạy học: </w:t>
      </w:r>
      <w:r w:rsidRPr="00365D26">
        <w:rPr>
          <w:rFonts w:ascii="Times New Roman" w:hAnsi="Times New Roman"/>
          <w:szCs w:val="28"/>
        </w:rPr>
        <w:t>Vấn đáp, thảo luận, thuyết trỡnh</w:t>
      </w:r>
      <w:r w:rsidRPr="00365D26">
        <w:rPr>
          <w:rFonts w:ascii="Times New Roman" w:hAnsi="Times New Roman"/>
          <w:b/>
          <w:bCs/>
          <w:szCs w:val="28"/>
        </w:rPr>
        <w:br/>
        <w:t>IV.</w:t>
      </w:r>
      <w:r>
        <w:rPr>
          <w:rFonts w:ascii="Times New Roman" w:hAnsi="Times New Roman"/>
          <w:b/>
          <w:bCs/>
          <w:szCs w:val="28"/>
        </w:rPr>
        <w:t xml:space="preserve"> </w:t>
      </w:r>
      <w:r w:rsidRPr="00365D26">
        <w:rPr>
          <w:rFonts w:ascii="Times New Roman" w:hAnsi="Times New Roman"/>
          <w:b/>
          <w:bCs/>
          <w:szCs w:val="28"/>
        </w:rPr>
        <w:t>Tiến tr</w:t>
      </w:r>
      <w:r>
        <w:rPr>
          <w:rFonts w:ascii="Times New Roman" w:hAnsi="Times New Roman"/>
          <w:b/>
          <w:bCs/>
          <w:szCs w:val="28"/>
        </w:rPr>
        <w:t>ì</w:t>
      </w:r>
      <w:r w:rsidRPr="00365D26">
        <w:rPr>
          <w:rFonts w:ascii="Times New Roman" w:hAnsi="Times New Roman"/>
          <w:b/>
          <w:bCs/>
          <w:szCs w:val="28"/>
        </w:rPr>
        <w:t>nh dạy học:</w:t>
      </w:r>
      <w:r w:rsidRPr="00365D26">
        <w:rPr>
          <w:rFonts w:ascii="Times New Roman" w:hAnsi="Times New Roman"/>
          <w:b/>
          <w:bCs/>
          <w:szCs w:val="28"/>
        </w:rPr>
        <w:br/>
      </w:r>
      <w:r>
        <w:rPr>
          <w:rFonts w:ascii="Times New Roman" w:hAnsi="Times New Roman"/>
          <w:b/>
          <w:bCs/>
          <w:szCs w:val="28"/>
        </w:rPr>
        <w:t>HOẠT ĐỘNG 1: KHỞI ĐỘNG</w:t>
      </w:r>
      <w:r w:rsidRPr="00365D26">
        <w:rPr>
          <w:rFonts w:ascii="Times New Roman" w:hAnsi="Times New Roman"/>
          <w:bCs/>
          <w:szCs w:val="28"/>
        </w:rPr>
        <w:br/>
      </w:r>
      <w:r>
        <w:rPr>
          <w:rFonts w:ascii="Times New Roman" w:hAnsi="Times New Roman"/>
          <w:b/>
          <w:bCs/>
          <w:szCs w:val="28"/>
        </w:rPr>
        <w:t xml:space="preserve">           </w:t>
      </w:r>
      <w:r w:rsidRPr="00365D26">
        <w:rPr>
          <w:rFonts w:ascii="Times New Roman" w:hAnsi="Times New Roman"/>
          <w:b/>
          <w:bCs/>
          <w:szCs w:val="28"/>
        </w:rPr>
        <w:t xml:space="preserve">Kiểm tra bài cũ: </w:t>
      </w:r>
      <w:r w:rsidRPr="00365D26">
        <w:rPr>
          <w:rFonts w:ascii="Times New Roman" w:hAnsi="Times New Roman"/>
          <w:szCs w:val="28"/>
        </w:rPr>
        <w:t>? Các bước làm bài văn thuyết minh?</w:t>
      </w:r>
    </w:p>
    <w:p w:rsidR="003B3DBD" w:rsidRPr="00365D26" w:rsidRDefault="003B3DBD" w:rsidP="003B3DBD">
      <w:pPr>
        <w:ind w:firstLine="720"/>
        <w:rPr>
          <w:rFonts w:ascii="Times New Roman" w:hAnsi="Times New Roman"/>
          <w:szCs w:val="28"/>
        </w:rPr>
      </w:pPr>
      <w:r w:rsidRPr="00365D26">
        <w:rPr>
          <w:rFonts w:ascii="Times New Roman" w:hAnsi="Times New Roman"/>
          <w:b/>
          <w:bCs/>
          <w:szCs w:val="28"/>
        </w:rPr>
        <w:t>Giới thiệu và dạy bài học mới</w:t>
      </w:r>
    </w:p>
    <w:p w:rsidR="003B3DBD" w:rsidRPr="00365D26" w:rsidRDefault="003B3DBD" w:rsidP="003B3DBD">
      <w:pPr>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 xml:space="preserve">- GV khái quát lại về văn thuyết minh </w:t>
      </w:r>
      <w:r>
        <w:rPr>
          <w:rFonts w:ascii="Times New Roman" w:hAnsi="Times New Roman"/>
          <w:szCs w:val="28"/>
        </w:rPr>
        <w:t>một đồ dùng rồi chuyển vào bài.</w:t>
      </w:r>
      <w:r w:rsidRPr="00365D26">
        <w:rPr>
          <w:rFonts w:ascii="Times New Roman" w:hAnsi="Times New Roman"/>
          <w:b/>
          <w:bCs/>
          <w:szCs w:val="28"/>
        </w:rPr>
        <w:tab/>
      </w:r>
    </w:p>
    <w:p w:rsidR="003B3DBD" w:rsidRPr="00365D26" w:rsidRDefault="003B3DBD" w:rsidP="003B3DBD">
      <w:pPr>
        <w:jc w:val="both"/>
        <w:rPr>
          <w:rFonts w:ascii="Times New Roman" w:hAnsi="Times New Roman"/>
          <w:i/>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c</w:t>
      </w:r>
      <w:r>
        <w:rPr>
          <w:rFonts w:ascii="Times New Roman" w:hAnsi="Times New Roman"/>
          <w:szCs w:val="28"/>
        </w:rPr>
        <w:t>á</w:t>
      </w:r>
      <w:r w:rsidRPr="00365D26">
        <w:rPr>
          <w:rFonts w:ascii="Times New Roman" w:hAnsi="Times New Roman"/>
          <w:szCs w:val="28"/>
        </w:rPr>
        <w:t>ch “</w:t>
      </w:r>
      <w:r w:rsidRPr="00365D26">
        <w:rPr>
          <w:rFonts w:ascii="Times New Roman" w:hAnsi="Times New Roman"/>
          <w:sz w:val="16"/>
          <w:szCs w:val="28"/>
        </w:rPr>
        <w:t xml:space="preserve"> </w:t>
      </w:r>
      <w:r w:rsidRPr="00365D26">
        <w:rPr>
          <w:rFonts w:ascii="Times New Roman" w:hAnsi="Times New Roman"/>
          <w:i/>
          <w:szCs w:val="28"/>
        </w:rPr>
        <w:t xml:space="preserve"> quan sát đến mô tả, thuyết minh đặc điểm 1 thể loại văn học ”</w:t>
      </w:r>
    </w:p>
    <w:p w:rsidR="003B3DBD" w:rsidRPr="00365D26" w:rsidRDefault="003B3DBD" w:rsidP="003B3DBD">
      <w:pPr>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lang w:val="nl-NL"/>
        </w:rPr>
        <w:t>Củng cố kiến thức về kiểu bài thuyết minh.</w:t>
      </w:r>
    </w:p>
    <w:p w:rsidR="003B3DBD" w:rsidRPr="00365D26" w:rsidRDefault="003B3DBD" w:rsidP="003B3DBD">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B3DBD" w:rsidRPr="00365D26" w:rsidRDefault="003B3DBD" w:rsidP="003B3DBD">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B3DBD" w:rsidRPr="00365D26" w:rsidRDefault="003B3DBD" w:rsidP="003B3DBD">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20 ph</w:t>
      </w:r>
      <w:r>
        <w:rPr>
          <w:rFonts w:ascii="Times New Roman" w:hAnsi="Times New Roman"/>
          <w:szCs w:val="28"/>
        </w:rPr>
        <w:t>ú</w:t>
      </w:r>
      <w:r w:rsidRPr="00365D26">
        <w:rPr>
          <w:rFonts w:ascii="Times New Roman" w:hAnsi="Times New Roman"/>
          <w:szCs w:val="28"/>
        </w:rPr>
        <w:t>t</w:t>
      </w:r>
    </w:p>
    <w:p w:rsidR="003B3DBD" w:rsidRPr="00365D26" w:rsidRDefault="003B3DBD" w:rsidP="003B3DBD">
      <w:pPr>
        <w:rPr>
          <w:rFonts w:ascii="Times New Roman" w:hAnsi="Times New Roman"/>
          <w:szCs w:val="28"/>
        </w:rPr>
      </w:pP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2670"/>
        <w:gridCol w:w="4641"/>
      </w:tblGrid>
      <w:tr w:rsidR="003B3DBD" w:rsidRPr="00365D26" w:rsidTr="003B3DBD">
        <w:tc>
          <w:tcPr>
            <w:tcW w:w="2967" w:type="dxa"/>
          </w:tcPr>
          <w:p w:rsidR="003B3DBD" w:rsidRPr="00365D26" w:rsidRDefault="003B3DBD"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2670" w:type="dxa"/>
          </w:tcPr>
          <w:p w:rsidR="003B3DBD" w:rsidRPr="00365D26" w:rsidRDefault="003B3DBD"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641" w:type="dxa"/>
          </w:tcPr>
          <w:p w:rsidR="003B3DBD" w:rsidRPr="00365D26" w:rsidRDefault="003B3DBD"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B3DBD" w:rsidRPr="00365D26" w:rsidTr="003B3DBD">
        <w:tc>
          <w:tcPr>
            <w:tcW w:w="2967" w:type="dxa"/>
          </w:tcPr>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szCs w:val="28"/>
              </w:rPr>
            </w:pPr>
            <w:r>
              <w:rPr>
                <w:rFonts w:ascii="Times New Roman" w:hAnsi="Times New Roman"/>
                <w:szCs w:val="28"/>
              </w:rPr>
              <w:t>- GV: Trình chiếu văn bản “Lão Hạc”</w:t>
            </w:r>
          </w:p>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b/>
                <w:i/>
                <w:szCs w:val="28"/>
              </w:rPr>
            </w:pPr>
            <w:r w:rsidRPr="00365D26">
              <w:rPr>
                <w:rFonts w:ascii="Times New Roman" w:hAnsi="Times New Roman"/>
                <w:b/>
                <w:i/>
                <w:szCs w:val="28"/>
              </w:rPr>
              <w:t xml:space="preserve">   ? H</w:t>
            </w:r>
            <w:r>
              <w:rPr>
                <w:rFonts w:ascii="Times New Roman" w:hAnsi="Times New Roman"/>
                <w:b/>
                <w:i/>
                <w:szCs w:val="28"/>
              </w:rPr>
              <w:t>ãy nêu những thông tin liên quan tới tác phảm? Có thê thay đổi những thông tin ấy</w:t>
            </w:r>
            <w:r w:rsidRPr="00365D26">
              <w:rPr>
                <w:rFonts w:ascii="Times New Roman" w:hAnsi="Times New Roman"/>
                <w:b/>
                <w:i/>
                <w:szCs w:val="28"/>
              </w:rPr>
              <w:t xml:space="preserve"> được hay không? </w:t>
            </w:r>
          </w:p>
          <w:p w:rsidR="003B3DBD" w:rsidRPr="00365D26" w:rsidRDefault="003B3DBD" w:rsidP="003B3DBD">
            <w:pPr>
              <w:jc w:val="both"/>
              <w:rPr>
                <w:rFonts w:ascii="Times New Roman" w:hAnsi="Times New Roman"/>
                <w:b/>
                <w:i/>
                <w:szCs w:val="28"/>
              </w:rPr>
            </w:pPr>
            <w:r>
              <w:rPr>
                <w:rFonts w:ascii="Times New Roman" w:hAnsi="Times New Roman"/>
                <w:b/>
                <w:i/>
                <w:szCs w:val="28"/>
              </w:rPr>
              <w:t xml:space="preserve">   ? Hãy sắp xếp các thông tin đó theo trình </w:t>
            </w:r>
            <w:r>
              <w:rPr>
                <w:rFonts w:ascii="Times New Roman" w:hAnsi="Times New Roman"/>
                <w:b/>
                <w:i/>
                <w:szCs w:val="28"/>
              </w:rPr>
              <w:lastRenderedPageBreak/>
              <w:t>tự hợp lý cho phần thân bài</w:t>
            </w:r>
            <w:r w:rsidRPr="00365D26">
              <w:rPr>
                <w:rFonts w:ascii="Times New Roman" w:hAnsi="Times New Roman"/>
                <w:b/>
                <w:i/>
                <w:szCs w:val="28"/>
              </w:rPr>
              <w:t>.</w:t>
            </w:r>
          </w:p>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xml:space="preserve">? Hãy nêu y/c chung của một dàn ý văn thuyết minh? </w:t>
            </w:r>
          </w:p>
          <w:p w:rsidR="003B3DBD" w:rsidRPr="00365D26" w:rsidRDefault="003B3DBD" w:rsidP="003B3DBD">
            <w:pPr>
              <w:jc w:val="both"/>
              <w:rPr>
                <w:rFonts w:ascii="Times New Roman" w:hAnsi="Times New Roman"/>
                <w:b/>
                <w:i/>
                <w:szCs w:val="28"/>
              </w:rPr>
            </w:pPr>
            <w:r w:rsidRPr="00365D26">
              <w:rPr>
                <w:rFonts w:ascii="Times New Roman" w:hAnsi="Times New Roman"/>
                <w:b/>
                <w:i/>
                <w:szCs w:val="28"/>
              </w:rPr>
              <w:t>GV gọi hs thuyết minh từng phần</w:t>
            </w:r>
          </w:p>
          <w:p w:rsidR="003B3DBD" w:rsidRPr="00365D26" w:rsidRDefault="003B3DBD" w:rsidP="003B3DBD">
            <w:pPr>
              <w:jc w:val="both"/>
              <w:rPr>
                <w:rFonts w:ascii="Times New Roman" w:hAnsi="Times New Roman"/>
                <w:b/>
                <w:i/>
                <w:szCs w:val="28"/>
              </w:rPr>
            </w:pPr>
            <w:r w:rsidRPr="00365D26">
              <w:rPr>
                <w:rFonts w:ascii="Times New Roman" w:hAnsi="Times New Roman"/>
                <w:b/>
                <w:i/>
                <w:szCs w:val="28"/>
              </w:rPr>
              <w:t xml:space="preserve">   ? Mở bài giới thiệu vấn đề gì?</w:t>
            </w:r>
          </w:p>
          <w:p w:rsidR="003B3DBD" w:rsidRPr="00C92364" w:rsidRDefault="003B3DBD" w:rsidP="003B3DBD">
            <w:pPr>
              <w:jc w:val="both"/>
              <w:rPr>
                <w:rFonts w:ascii="Times New Roman" w:hAnsi="Times New Roman"/>
                <w:b/>
                <w:i/>
                <w:szCs w:val="28"/>
              </w:rPr>
            </w:pPr>
            <w:r w:rsidRPr="00365D26">
              <w:rPr>
                <w:rFonts w:ascii="Times New Roman" w:hAnsi="Times New Roman"/>
                <w:b/>
                <w:i/>
                <w:szCs w:val="28"/>
              </w:rPr>
              <w:t xml:space="preserve">   ? </w:t>
            </w:r>
            <w:r w:rsidR="00C92364">
              <w:rPr>
                <w:rFonts w:ascii="Times New Roman" w:hAnsi="Times New Roman"/>
                <w:b/>
                <w:i/>
                <w:szCs w:val="28"/>
              </w:rPr>
              <w:t>Thân bài trình bày ý chính nào?</w:t>
            </w:r>
          </w:p>
          <w:p w:rsidR="003B3DBD" w:rsidRPr="00365D26" w:rsidRDefault="003B3DBD" w:rsidP="003B3DBD">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xml:space="preserve">? Kết bài như thế nào? </w:t>
            </w:r>
          </w:p>
          <w:p w:rsidR="003B3DBD" w:rsidRPr="00365D26" w:rsidRDefault="003B3DBD" w:rsidP="003B3DBD">
            <w:pPr>
              <w:jc w:val="both"/>
              <w:rPr>
                <w:rFonts w:ascii="Times New Roman" w:hAnsi="Times New Roman"/>
                <w:b/>
                <w:i/>
                <w:szCs w:val="28"/>
              </w:rPr>
            </w:pPr>
            <w:r w:rsidRPr="00365D26">
              <w:rPr>
                <w:rFonts w:ascii="Times New Roman" w:hAnsi="Times New Roman"/>
                <w:b/>
                <w:i/>
                <w:szCs w:val="28"/>
              </w:rPr>
              <w:t xml:space="preserve">   ? Qua tìm hiểu hãy cho biết muốn thuyết minh một thể loại văn học chúng ta cần lưu ý những điều gì?</w:t>
            </w:r>
          </w:p>
          <w:p w:rsidR="003B3DBD" w:rsidRPr="00365D26" w:rsidRDefault="003B3DBD" w:rsidP="003B3DBD">
            <w:pPr>
              <w:jc w:val="both"/>
              <w:rPr>
                <w:rFonts w:ascii="Times New Roman" w:hAnsi="Times New Roman"/>
                <w:szCs w:val="28"/>
              </w:rPr>
            </w:pPr>
            <w:r w:rsidRPr="00365D26">
              <w:rPr>
                <w:rFonts w:ascii="Times New Roman" w:hAnsi="Times New Roman"/>
                <w:szCs w:val="28"/>
              </w:rPr>
              <w:t xml:space="preserve">   </w:t>
            </w:r>
          </w:p>
          <w:p w:rsidR="003B3DBD" w:rsidRPr="00365D26" w:rsidRDefault="003B3DBD" w:rsidP="003B3DBD">
            <w:pPr>
              <w:jc w:val="both"/>
              <w:rPr>
                <w:rFonts w:ascii="Times New Roman" w:hAnsi="Times New Roman"/>
                <w:szCs w:val="28"/>
              </w:rPr>
            </w:pPr>
            <w:r w:rsidRPr="00365D26">
              <w:rPr>
                <w:rFonts w:ascii="Times New Roman" w:hAnsi="Times New Roman"/>
                <w:szCs w:val="28"/>
              </w:rPr>
              <w:t xml:space="preserve">   - GV khái quát laị bài học.</w:t>
            </w:r>
          </w:p>
          <w:p w:rsidR="003B3DBD" w:rsidRPr="00365D26" w:rsidRDefault="003B3DBD" w:rsidP="003B3DBD">
            <w:pPr>
              <w:rPr>
                <w:rFonts w:ascii="Times New Roman" w:hAnsi="Times New Roman"/>
              </w:rPr>
            </w:pPr>
          </w:p>
        </w:tc>
        <w:tc>
          <w:tcPr>
            <w:tcW w:w="2670" w:type="dxa"/>
          </w:tcPr>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r w:rsidRPr="00365D26">
              <w:rPr>
                <w:rFonts w:ascii="Times New Roman" w:hAnsi="Times New Roman"/>
              </w:rPr>
              <w:t>- Hs xác định</w:t>
            </w: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r w:rsidRPr="00365D26">
              <w:rPr>
                <w:rFonts w:ascii="Times New Roman" w:hAnsi="Times New Roman"/>
              </w:rPr>
              <w:lastRenderedPageBreak/>
              <w:t>- Hs trả lời</w:t>
            </w: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C92364" w:rsidP="003B3DBD">
            <w:pPr>
              <w:rPr>
                <w:rFonts w:ascii="Times New Roman" w:hAnsi="Times New Roman"/>
              </w:rPr>
            </w:pPr>
            <w:r>
              <w:rPr>
                <w:rFonts w:ascii="Times New Roman" w:hAnsi="Times New Roman"/>
              </w:rPr>
              <w:t>- Hs nhận xé</w:t>
            </w:r>
            <w:r w:rsidR="003B3DBD" w:rsidRPr="00365D26">
              <w:rPr>
                <w:rFonts w:ascii="Times New Roman" w:hAnsi="Times New Roman"/>
              </w:rPr>
              <w:t>t</w:t>
            </w: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C92364" w:rsidP="00C92364">
            <w:pPr>
              <w:rPr>
                <w:rFonts w:ascii="Times New Roman" w:hAnsi="Times New Roman"/>
              </w:rPr>
            </w:pPr>
            <w:r>
              <w:rPr>
                <w:rFonts w:ascii="Times New Roman" w:hAnsi="Times New Roman"/>
              </w:rPr>
              <w:t>- Hs trả lời</w:t>
            </w:r>
          </w:p>
        </w:tc>
        <w:tc>
          <w:tcPr>
            <w:tcW w:w="4641" w:type="dxa"/>
          </w:tcPr>
          <w:p w:rsidR="003B3DBD" w:rsidRPr="00365D26" w:rsidRDefault="003B3DBD" w:rsidP="003B3DBD">
            <w:pPr>
              <w:jc w:val="both"/>
              <w:rPr>
                <w:rFonts w:ascii="Times New Roman" w:hAnsi="Times New Roman"/>
                <w:i/>
                <w:szCs w:val="28"/>
              </w:rPr>
            </w:pPr>
            <w:r w:rsidRPr="00365D26">
              <w:rPr>
                <w:rFonts w:ascii="Times New Roman" w:hAnsi="Times New Roman"/>
                <w:i/>
                <w:szCs w:val="28"/>
              </w:rPr>
              <w:lastRenderedPageBreak/>
              <w:t>I. Từ quan sát đến mô tả,</w:t>
            </w:r>
            <w:r>
              <w:rPr>
                <w:rFonts w:ascii="Times New Roman" w:hAnsi="Times New Roman"/>
                <w:i/>
                <w:szCs w:val="28"/>
              </w:rPr>
              <w:t xml:space="preserve"> thuyết minh đặc điểm của một tác phẩm</w:t>
            </w:r>
            <w:r w:rsidRPr="00365D26">
              <w:rPr>
                <w:rFonts w:ascii="Times New Roman" w:hAnsi="Times New Roman"/>
                <w:i/>
                <w:szCs w:val="28"/>
              </w:rPr>
              <w:t xml:space="preserve"> văn học:</w:t>
            </w:r>
          </w:p>
          <w:p w:rsidR="003B3DBD" w:rsidRPr="00365D26" w:rsidRDefault="003B3DBD" w:rsidP="003B3DBD">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Đề bài</w:t>
            </w:r>
            <w:r w:rsidRPr="00365D26">
              <w:rPr>
                <w:rFonts w:ascii="Times New Roman" w:hAnsi="Times New Roman"/>
                <w:szCs w:val="28"/>
              </w:rPr>
              <w:t>: Thuyết</w:t>
            </w:r>
            <w:r>
              <w:rPr>
                <w:rFonts w:ascii="Times New Roman" w:hAnsi="Times New Roman"/>
                <w:szCs w:val="28"/>
              </w:rPr>
              <w:t xml:space="preserve"> minh văn bản “Lão Hạc” của tác giả Nam Cao</w:t>
            </w:r>
            <w:r w:rsidRPr="00365D26">
              <w:rPr>
                <w:rFonts w:ascii="Times New Roman" w:hAnsi="Times New Roman"/>
                <w:szCs w:val="28"/>
              </w:rPr>
              <w:t>.</w:t>
            </w:r>
          </w:p>
          <w:p w:rsidR="003B3DBD" w:rsidRPr="00365D26" w:rsidRDefault="003B3DBD" w:rsidP="003B3DBD">
            <w:pPr>
              <w:jc w:val="both"/>
              <w:rPr>
                <w:rFonts w:ascii="Times New Roman" w:hAnsi="Times New Roman"/>
                <w:b/>
                <w:i/>
                <w:szCs w:val="28"/>
              </w:rPr>
            </w:pPr>
            <w:r w:rsidRPr="00365D26">
              <w:rPr>
                <w:rFonts w:ascii="Times New Roman" w:hAnsi="Times New Roman"/>
                <w:b/>
                <w:i/>
                <w:szCs w:val="28"/>
              </w:rPr>
              <w:t>1. Quan sát:</w:t>
            </w:r>
          </w:p>
          <w:p w:rsidR="003B3DBD" w:rsidRPr="00365D26" w:rsidRDefault="003B3DBD" w:rsidP="003B3DBD">
            <w:pPr>
              <w:jc w:val="both"/>
              <w:rPr>
                <w:rFonts w:ascii="Times New Roman" w:hAnsi="Times New Roman"/>
                <w:szCs w:val="28"/>
              </w:rPr>
            </w:pPr>
            <w:r>
              <w:rPr>
                <w:rFonts w:ascii="Times New Roman" w:hAnsi="Times New Roman"/>
                <w:szCs w:val="28"/>
              </w:rPr>
              <w:t>* Mỗi tác phẩm thường có các thông tin:</w:t>
            </w:r>
          </w:p>
          <w:p w:rsidR="003B3DBD" w:rsidRDefault="003B3DBD" w:rsidP="003B3DBD">
            <w:pPr>
              <w:jc w:val="both"/>
              <w:rPr>
                <w:rFonts w:ascii="Times New Roman" w:hAnsi="Times New Roman"/>
                <w:szCs w:val="28"/>
              </w:rPr>
            </w:pPr>
            <w:r>
              <w:rPr>
                <w:rFonts w:ascii="Times New Roman" w:hAnsi="Times New Roman"/>
                <w:szCs w:val="28"/>
              </w:rPr>
              <w:t>- Tác giả (tiểu sử, sự nghiệp sáng tác)</w:t>
            </w:r>
          </w:p>
          <w:p w:rsidR="003B3DBD" w:rsidRDefault="003B3DBD" w:rsidP="003B3DBD">
            <w:pPr>
              <w:jc w:val="both"/>
              <w:rPr>
                <w:rFonts w:ascii="Times New Roman" w:hAnsi="Times New Roman"/>
                <w:szCs w:val="28"/>
              </w:rPr>
            </w:pPr>
            <w:r>
              <w:rPr>
                <w:rFonts w:ascii="Times New Roman" w:hAnsi="Times New Roman"/>
                <w:szCs w:val="28"/>
              </w:rPr>
              <w:t xml:space="preserve">- Thông tin chung về tác </w:t>
            </w:r>
            <w:r w:rsidR="00C92364">
              <w:rPr>
                <w:rFonts w:ascii="Times New Roman" w:hAnsi="Times New Roman"/>
                <w:szCs w:val="28"/>
              </w:rPr>
              <w:t>p</w:t>
            </w:r>
            <w:r>
              <w:rPr>
                <w:rFonts w:ascii="Times New Roman" w:hAnsi="Times New Roman"/>
                <w:szCs w:val="28"/>
              </w:rPr>
              <w:t>hẩm</w:t>
            </w:r>
            <w:r w:rsidR="00C92364">
              <w:rPr>
                <w:rFonts w:ascii="Times New Roman" w:hAnsi="Times New Roman"/>
                <w:szCs w:val="28"/>
              </w:rPr>
              <w:t xml:space="preserve"> (xuất xứ, thể loại, đề tài, chủ đề, ngôi kể, ý nghĩa nhan đề)</w:t>
            </w:r>
          </w:p>
          <w:p w:rsidR="00C92364" w:rsidRDefault="00C92364" w:rsidP="003B3DBD">
            <w:pPr>
              <w:jc w:val="both"/>
              <w:rPr>
                <w:rFonts w:ascii="Times New Roman" w:hAnsi="Times New Roman"/>
                <w:szCs w:val="28"/>
              </w:rPr>
            </w:pPr>
            <w:r>
              <w:rPr>
                <w:rFonts w:ascii="Times New Roman" w:hAnsi="Times New Roman"/>
                <w:szCs w:val="28"/>
              </w:rPr>
              <w:t>- Giá trị nội dung, thông điệp</w:t>
            </w:r>
          </w:p>
          <w:p w:rsidR="00C92364" w:rsidRPr="00365D26" w:rsidRDefault="00C92364" w:rsidP="003B3DBD">
            <w:pPr>
              <w:jc w:val="both"/>
              <w:rPr>
                <w:rFonts w:ascii="Times New Roman" w:hAnsi="Times New Roman"/>
                <w:szCs w:val="28"/>
              </w:rPr>
            </w:pPr>
            <w:r>
              <w:rPr>
                <w:rFonts w:ascii="Times New Roman" w:hAnsi="Times New Roman"/>
                <w:szCs w:val="28"/>
              </w:rPr>
              <w:t>- Giá trị nghệ thuật</w:t>
            </w:r>
          </w:p>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b/>
                <w:bCs/>
                <w:i/>
                <w:szCs w:val="28"/>
                <w:u w:val="single"/>
              </w:rPr>
            </w:pPr>
            <w:r w:rsidRPr="00365D26">
              <w:rPr>
                <w:rFonts w:ascii="Times New Roman" w:hAnsi="Times New Roman"/>
                <w:b/>
                <w:bCs/>
                <w:i/>
                <w:szCs w:val="28"/>
                <w:u w:val="single"/>
              </w:rPr>
              <w:t>2. Lập dàn ý:</w:t>
            </w:r>
          </w:p>
          <w:p w:rsidR="003B3DBD" w:rsidRPr="00365D26" w:rsidRDefault="003B3DBD" w:rsidP="003B3DBD">
            <w:pPr>
              <w:jc w:val="both"/>
              <w:rPr>
                <w:rFonts w:ascii="Times New Roman" w:hAnsi="Times New Roman"/>
                <w:b/>
                <w:bCs/>
                <w:szCs w:val="28"/>
              </w:rPr>
            </w:pPr>
            <w:r w:rsidRPr="00365D26">
              <w:rPr>
                <w:rFonts w:ascii="Times New Roman" w:hAnsi="Times New Roman"/>
                <w:b/>
                <w:bCs/>
                <w:szCs w:val="28"/>
              </w:rPr>
              <w:t>a. Mở bài:</w:t>
            </w:r>
          </w:p>
          <w:p w:rsidR="003B3DBD" w:rsidRPr="00365D26" w:rsidRDefault="003B3DBD" w:rsidP="003B3DBD">
            <w:pPr>
              <w:jc w:val="both"/>
              <w:rPr>
                <w:rFonts w:ascii="Times New Roman" w:hAnsi="Times New Roman"/>
                <w:szCs w:val="28"/>
              </w:rPr>
            </w:pPr>
            <w:r w:rsidRPr="00365D26">
              <w:rPr>
                <w:rFonts w:ascii="Times New Roman" w:hAnsi="Times New Roman"/>
                <w:szCs w:val="28"/>
              </w:rPr>
              <w:t>- Giới thiệu về đối tượng cần thuyết minh:</w:t>
            </w:r>
          </w:p>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b/>
                <w:bCs/>
                <w:szCs w:val="28"/>
              </w:rPr>
            </w:pPr>
            <w:r w:rsidRPr="00365D26">
              <w:rPr>
                <w:rFonts w:ascii="Times New Roman" w:hAnsi="Times New Roman"/>
                <w:b/>
                <w:bCs/>
                <w:szCs w:val="28"/>
              </w:rPr>
              <w:t>b. Thân bài:</w:t>
            </w:r>
          </w:p>
          <w:p w:rsidR="00C92364" w:rsidRDefault="003B3DBD" w:rsidP="00C92364">
            <w:pPr>
              <w:jc w:val="both"/>
              <w:rPr>
                <w:rFonts w:ascii="Times New Roman" w:hAnsi="Times New Roman"/>
                <w:szCs w:val="28"/>
              </w:rPr>
            </w:pPr>
            <w:r w:rsidRPr="00365D26">
              <w:rPr>
                <w:rFonts w:ascii="Times New Roman" w:hAnsi="Times New Roman"/>
                <w:szCs w:val="28"/>
              </w:rPr>
              <w:t xml:space="preserve">- </w:t>
            </w:r>
            <w:r w:rsidR="00C92364">
              <w:rPr>
                <w:rFonts w:ascii="Times New Roman" w:hAnsi="Times New Roman"/>
                <w:szCs w:val="28"/>
              </w:rPr>
              <w:t>Tác giả (tiểu sử, sự nghiệp sáng tác)</w:t>
            </w:r>
          </w:p>
          <w:p w:rsidR="00C92364" w:rsidRDefault="00C92364" w:rsidP="00C92364">
            <w:pPr>
              <w:jc w:val="both"/>
              <w:rPr>
                <w:rFonts w:ascii="Times New Roman" w:hAnsi="Times New Roman"/>
                <w:szCs w:val="28"/>
              </w:rPr>
            </w:pPr>
            <w:r>
              <w:rPr>
                <w:rFonts w:ascii="Times New Roman" w:hAnsi="Times New Roman"/>
                <w:szCs w:val="28"/>
              </w:rPr>
              <w:t>- Thông tin chung về tác phẩm (xuất xứ, thể loại, đề tài, chủ đề, ngôi kể, ý nghĩa nhan đề)</w:t>
            </w:r>
          </w:p>
          <w:p w:rsidR="00C92364" w:rsidRDefault="00C92364" w:rsidP="00C92364">
            <w:pPr>
              <w:jc w:val="both"/>
              <w:rPr>
                <w:rFonts w:ascii="Times New Roman" w:hAnsi="Times New Roman"/>
                <w:szCs w:val="28"/>
              </w:rPr>
            </w:pPr>
            <w:r>
              <w:rPr>
                <w:rFonts w:ascii="Times New Roman" w:hAnsi="Times New Roman"/>
                <w:szCs w:val="28"/>
              </w:rPr>
              <w:t>- Giá trị nội dung, thông điệp</w:t>
            </w:r>
          </w:p>
          <w:p w:rsidR="003B3DBD" w:rsidRPr="00365D26" w:rsidRDefault="00C92364" w:rsidP="00C92364">
            <w:pPr>
              <w:jc w:val="both"/>
              <w:rPr>
                <w:rFonts w:ascii="Times New Roman" w:hAnsi="Times New Roman"/>
                <w:szCs w:val="28"/>
              </w:rPr>
            </w:pPr>
            <w:r>
              <w:rPr>
                <w:rFonts w:ascii="Times New Roman" w:hAnsi="Times New Roman"/>
                <w:szCs w:val="28"/>
              </w:rPr>
              <w:t>- Giá trị nghệ thuật</w:t>
            </w:r>
          </w:p>
          <w:p w:rsidR="003B3DBD" w:rsidRPr="00365D26" w:rsidRDefault="003B3DBD" w:rsidP="003B3DBD">
            <w:pPr>
              <w:jc w:val="both"/>
              <w:rPr>
                <w:rFonts w:ascii="Times New Roman" w:hAnsi="Times New Roman"/>
                <w:szCs w:val="28"/>
              </w:rPr>
            </w:pPr>
            <w:r w:rsidRPr="00365D26">
              <w:rPr>
                <w:rFonts w:ascii="Times New Roman" w:hAnsi="Times New Roman"/>
                <w:b/>
                <w:bCs/>
                <w:szCs w:val="28"/>
              </w:rPr>
              <w:t>c. Kết bài:</w:t>
            </w:r>
            <w:r w:rsidR="00C92364" w:rsidRPr="00C92364">
              <w:rPr>
                <w:rFonts w:ascii="Times New Roman" w:hAnsi="Times New Roman"/>
                <w:szCs w:val="28"/>
              </w:rPr>
              <w:t xml:space="preserve"> </w:t>
            </w:r>
            <w:r w:rsidR="00C92364">
              <w:rPr>
                <w:rFonts w:ascii="Times New Roman" w:hAnsi="Times New Roman"/>
                <w:szCs w:val="28"/>
              </w:rPr>
              <w:t>Vai trò của tác phẩm trong nền văn học, trong đời sống</w:t>
            </w:r>
            <w:r w:rsidRPr="00365D26">
              <w:rPr>
                <w:rFonts w:ascii="Times New Roman" w:hAnsi="Times New Roman"/>
                <w:szCs w:val="28"/>
              </w:rPr>
              <w:t xml:space="preserve"> </w:t>
            </w:r>
          </w:p>
          <w:p w:rsidR="003B3DBD" w:rsidRPr="00365D26" w:rsidRDefault="003B3DBD" w:rsidP="003B3DBD">
            <w:pPr>
              <w:spacing w:line="480" w:lineRule="auto"/>
              <w:jc w:val="both"/>
              <w:rPr>
                <w:rFonts w:ascii="Times New Roman" w:hAnsi="Times New Roman"/>
                <w:szCs w:val="28"/>
              </w:rPr>
            </w:pPr>
            <w:r w:rsidRPr="00365D26">
              <w:rPr>
                <w:rFonts w:ascii="Times New Roman" w:hAnsi="Times New Roman"/>
                <w:i/>
                <w:szCs w:val="28"/>
                <w:u w:val="single"/>
              </w:rPr>
              <w:t>3. Ghi nhớ: ( SGK</w:t>
            </w:r>
            <w:r w:rsidRPr="00365D26">
              <w:rPr>
                <w:rFonts w:ascii="Times New Roman" w:hAnsi="Times New Roman"/>
                <w:szCs w:val="28"/>
              </w:rPr>
              <w:t xml:space="preserve"> )</w:t>
            </w:r>
          </w:p>
          <w:p w:rsidR="003B3DBD" w:rsidRPr="00365D26" w:rsidRDefault="003B3DBD" w:rsidP="003B3DBD">
            <w:pPr>
              <w:rPr>
                <w:rFonts w:ascii="Times New Roman" w:hAnsi="Times New Roman"/>
              </w:rPr>
            </w:pPr>
          </w:p>
        </w:tc>
      </w:tr>
    </w:tbl>
    <w:p w:rsidR="003B3DBD" w:rsidRPr="00365D26" w:rsidRDefault="003B3DBD" w:rsidP="003B3DBD">
      <w:pPr>
        <w:tabs>
          <w:tab w:val="left" w:pos="60"/>
        </w:tabs>
        <w:jc w:val="both"/>
        <w:rPr>
          <w:rFonts w:ascii="Times New Roman" w:hAnsi="Times New Roman"/>
          <w:b/>
          <w:szCs w:val="28"/>
        </w:rPr>
      </w:pPr>
    </w:p>
    <w:p w:rsidR="003B3DBD" w:rsidRPr="00365D26" w:rsidRDefault="003B3DBD" w:rsidP="003B3DBD">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3B3DBD" w:rsidRPr="00365D26" w:rsidRDefault="003B3DBD" w:rsidP="003B3DBD">
      <w:pPr>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những kiến th</w:t>
      </w:r>
      <w:r>
        <w:rPr>
          <w:rFonts w:ascii="Times New Roman" w:hAnsi="Times New Roman"/>
          <w:szCs w:val="28"/>
        </w:rPr>
        <w:t>ức vừa học vào cỏc dạng bài tập,</w:t>
      </w:r>
      <w:r w:rsidRPr="00365D26">
        <w:rPr>
          <w:rFonts w:ascii="Times New Roman" w:hAnsi="Times New Roman"/>
          <w:szCs w:val="28"/>
          <w:lang w:val="nl-NL"/>
        </w:rPr>
        <w:t xml:space="preserve"> rèn luyện năng lực quan sát, nhận thức, dùng kết quả quan sát mà làm                                                                             bài thuyết minh.</w:t>
      </w:r>
    </w:p>
    <w:p w:rsidR="003B3DBD" w:rsidRPr="00365D26" w:rsidRDefault="003B3DBD" w:rsidP="003B3DBD">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thuyết tr</w:t>
      </w:r>
      <w:r>
        <w:rPr>
          <w:rFonts w:ascii="Times New Roman" w:hAnsi="Times New Roman"/>
          <w:szCs w:val="28"/>
        </w:rPr>
        <w:t>ì</w:t>
      </w:r>
      <w:r w:rsidRPr="00365D26">
        <w:rPr>
          <w:rFonts w:ascii="Times New Roman" w:hAnsi="Times New Roman"/>
          <w:szCs w:val="28"/>
        </w:rPr>
        <w:t>nh</w:t>
      </w:r>
    </w:p>
    <w:p w:rsidR="003B3DBD" w:rsidRPr="00365D26" w:rsidRDefault="003B3DBD" w:rsidP="003B3DBD">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Pr>
          <w:rFonts w:ascii="Times New Roman" w:hAnsi="Times New Roman"/>
          <w:szCs w:val="28"/>
        </w:rPr>
        <w:t>cá nhân</w:t>
      </w:r>
    </w:p>
    <w:p w:rsidR="003B3DBD" w:rsidRPr="00365D26" w:rsidRDefault="003B3DBD" w:rsidP="003B3DBD">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Pr>
          <w:rFonts w:ascii="Times New Roman" w:hAnsi="Times New Roman"/>
          <w:szCs w:val="28"/>
        </w:rPr>
        <w:t>ú</w:t>
      </w:r>
      <w:r w:rsidRPr="00365D26">
        <w:rPr>
          <w:rFonts w:ascii="Times New Roman" w:hAnsi="Times New Roman"/>
          <w:szCs w:val="28"/>
        </w:rPr>
        <w:t>t</w:t>
      </w:r>
    </w:p>
    <w:p w:rsidR="003B3DBD" w:rsidRPr="00365D26" w:rsidRDefault="003B3DBD" w:rsidP="003B3DBD">
      <w:pPr>
        <w:rPr>
          <w:rFonts w:ascii="Times New Roman" w:hAnsi="Times New Roman"/>
        </w:rPr>
      </w:pP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894"/>
      </w:tblGrid>
      <w:tr w:rsidR="003B3DBD" w:rsidRPr="00365D26" w:rsidTr="003B3DBD">
        <w:tc>
          <w:tcPr>
            <w:tcW w:w="3192" w:type="dxa"/>
          </w:tcPr>
          <w:p w:rsidR="003B3DBD" w:rsidRPr="00365D26" w:rsidRDefault="003B3DBD"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tcPr>
          <w:p w:rsidR="003B3DBD" w:rsidRPr="00365D26" w:rsidRDefault="003B3DBD"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3B3DBD" w:rsidRPr="00365D26" w:rsidRDefault="003B3DBD" w:rsidP="003B3DBD">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B3DBD" w:rsidRPr="00365D26" w:rsidTr="003B3DBD">
        <w:tc>
          <w:tcPr>
            <w:tcW w:w="3192" w:type="dxa"/>
          </w:tcPr>
          <w:p w:rsidR="003B3DBD" w:rsidRPr="00365D26" w:rsidRDefault="003B3DBD" w:rsidP="003B3DBD">
            <w:pPr>
              <w:jc w:val="both"/>
              <w:rPr>
                <w:rFonts w:ascii="Times New Roman" w:hAnsi="Times New Roman"/>
                <w:szCs w:val="28"/>
              </w:rPr>
            </w:pPr>
          </w:p>
          <w:p w:rsidR="003B3DBD" w:rsidRPr="00365D26" w:rsidRDefault="003B3DBD" w:rsidP="003B3DBD">
            <w:pPr>
              <w:jc w:val="both"/>
              <w:rPr>
                <w:rFonts w:ascii="Times New Roman" w:hAnsi="Times New Roman"/>
                <w:szCs w:val="28"/>
              </w:rPr>
            </w:pPr>
          </w:p>
          <w:p w:rsidR="003B3DBD" w:rsidRPr="00365D26" w:rsidRDefault="003B3DBD" w:rsidP="003B3DBD">
            <w:pPr>
              <w:rPr>
                <w:rFonts w:ascii="Times New Roman" w:hAnsi="Times New Roman"/>
              </w:rPr>
            </w:pPr>
            <w:r w:rsidRPr="00365D26">
              <w:rPr>
                <w:rFonts w:ascii="Times New Roman" w:hAnsi="Times New Roman"/>
                <w:b/>
                <w:i/>
                <w:szCs w:val="28"/>
              </w:rPr>
              <w:t xml:space="preserve">  </w:t>
            </w:r>
            <w:r w:rsidRPr="00365D26">
              <w:rPr>
                <w:rFonts w:ascii="Times New Roman" w:hAnsi="Times New Roman"/>
                <w:b/>
                <w:i/>
                <w:szCs w:val="28"/>
                <w:lang w:val="nl-NL"/>
              </w:rPr>
              <w:t>? Nêu yêu cầu của bài tập ?</w:t>
            </w:r>
          </w:p>
        </w:tc>
        <w:tc>
          <w:tcPr>
            <w:tcW w:w="3192" w:type="dxa"/>
          </w:tcPr>
          <w:p w:rsidR="003B3DBD" w:rsidRPr="00365D26" w:rsidRDefault="003B3DBD" w:rsidP="003B3DBD">
            <w:pPr>
              <w:rPr>
                <w:rFonts w:ascii="Times New Roman" w:hAnsi="Times New Roman"/>
              </w:rPr>
            </w:pPr>
          </w:p>
          <w:p w:rsidR="003B3DBD" w:rsidRPr="00365D26" w:rsidRDefault="003B3DBD" w:rsidP="003B3DBD">
            <w:pPr>
              <w:rPr>
                <w:rFonts w:ascii="Times New Roman" w:hAnsi="Times New Roman"/>
              </w:rPr>
            </w:pPr>
          </w:p>
          <w:p w:rsidR="003B3DBD" w:rsidRPr="00365D26" w:rsidRDefault="003B3DBD" w:rsidP="003B3DBD">
            <w:pPr>
              <w:rPr>
                <w:rFonts w:ascii="Arial" w:hAnsi="Arial" w:cs="Arial"/>
              </w:rPr>
            </w:pPr>
            <w:r w:rsidRPr="00365D26">
              <w:rPr>
                <w:rFonts w:ascii="Times New Roman" w:hAnsi="Times New Roman"/>
              </w:rPr>
              <w:t>- Hs trả lời</w:t>
            </w:r>
          </w:p>
        </w:tc>
        <w:tc>
          <w:tcPr>
            <w:tcW w:w="3894" w:type="dxa"/>
          </w:tcPr>
          <w:p w:rsidR="003B3DBD" w:rsidRPr="00365D26" w:rsidRDefault="003B3DBD" w:rsidP="003B3DBD">
            <w:pPr>
              <w:keepNext/>
              <w:keepLines/>
              <w:jc w:val="both"/>
              <w:outlineLvl w:val="5"/>
              <w:rPr>
                <w:rFonts w:ascii="Times New Roman" w:eastAsiaTheme="majorEastAsia" w:hAnsi="Times New Roman"/>
                <w:iCs/>
                <w:color w:val="243F60" w:themeColor="accent1" w:themeShade="7F"/>
                <w:szCs w:val="28"/>
              </w:rPr>
            </w:pPr>
            <w:r w:rsidRPr="00365D26">
              <w:rPr>
                <w:rFonts w:asciiTheme="majorHAnsi" w:eastAsiaTheme="majorEastAsia" w:hAnsiTheme="majorHAnsi"/>
                <w:iCs/>
                <w:color w:val="243F60" w:themeColor="accent1" w:themeShade="7F"/>
                <w:szCs w:val="28"/>
              </w:rPr>
              <w:t xml:space="preserve">II. </w:t>
            </w:r>
            <w:r w:rsidRPr="00365D26">
              <w:rPr>
                <w:rFonts w:ascii="Times New Roman" w:eastAsiaTheme="majorEastAsia" w:hAnsi="Times New Roman"/>
                <w:iCs/>
                <w:color w:val="243F60" w:themeColor="accent1" w:themeShade="7F"/>
                <w:szCs w:val="28"/>
              </w:rPr>
              <w:t>Luyện tập:</w:t>
            </w:r>
          </w:p>
          <w:p w:rsidR="003B3DBD" w:rsidRPr="00C92364" w:rsidRDefault="003B3DBD" w:rsidP="003B3DBD">
            <w:pPr>
              <w:jc w:val="both"/>
              <w:rPr>
                <w:rFonts w:ascii="Times New Roman" w:hAnsi="Times New Roman"/>
                <w:i/>
                <w:szCs w:val="28"/>
              </w:rPr>
            </w:pPr>
            <w:r w:rsidRPr="00365D26">
              <w:rPr>
                <w:rFonts w:ascii="Times New Roman" w:hAnsi="Times New Roman"/>
                <w:b/>
                <w:bCs/>
                <w:i/>
                <w:szCs w:val="28"/>
                <w:u w:val="single"/>
              </w:rPr>
              <w:t>1. Bài tập 1</w:t>
            </w:r>
            <w:r w:rsidRPr="00365D26">
              <w:rPr>
                <w:rFonts w:ascii="Times New Roman" w:hAnsi="Times New Roman"/>
                <w:i/>
                <w:szCs w:val="28"/>
              </w:rPr>
              <w:t>:</w:t>
            </w:r>
            <w:r w:rsidR="00C92364">
              <w:rPr>
                <w:rFonts w:ascii="Times New Roman" w:hAnsi="Times New Roman"/>
                <w:szCs w:val="28"/>
              </w:rPr>
              <w:t xml:space="preserve"> Hãy thuyết minh </w:t>
            </w:r>
            <w:r w:rsidRPr="00365D26">
              <w:rPr>
                <w:rFonts w:ascii="Times New Roman" w:hAnsi="Times New Roman"/>
                <w:szCs w:val="28"/>
              </w:rPr>
              <w:t xml:space="preserve"> các truyện n</w:t>
            </w:r>
            <w:r w:rsidR="00C92364">
              <w:rPr>
                <w:rFonts w:ascii="Times New Roman" w:hAnsi="Times New Roman"/>
                <w:szCs w:val="28"/>
              </w:rPr>
              <w:t xml:space="preserve">gắn đã học: </w:t>
            </w:r>
            <w:r w:rsidR="00C92364" w:rsidRPr="00C92364">
              <w:rPr>
                <w:rFonts w:ascii="Times New Roman" w:hAnsi="Times New Roman"/>
                <w:i/>
                <w:szCs w:val="28"/>
              </w:rPr>
              <w:t>Tôi đi học,</w:t>
            </w:r>
            <w:r w:rsidRPr="00C92364">
              <w:rPr>
                <w:rFonts w:ascii="Times New Roman" w:hAnsi="Times New Roman"/>
                <w:i/>
                <w:szCs w:val="28"/>
              </w:rPr>
              <w:t xml:space="preserve"> Chiếc lá cuối cùng.</w:t>
            </w:r>
          </w:p>
          <w:p w:rsidR="003B3DBD" w:rsidRPr="00365D26" w:rsidRDefault="00C92364" w:rsidP="003B3DBD">
            <w:pPr>
              <w:jc w:val="both"/>
              <w:rPr>
                <w:rFonts w:ascii="Times New Roman" w:hAnsi="Times New Roman"/>
                <w:szCs w:val="28"/>
              </w:rPr>
            </w:pPr>
            <w:r>
              <w:rPr>
                <w:rFonts w:ascii="Times New Roman" w:hAnsi="Times New Roman"/>
                <w:szCs w:val="28"/>
              </w:rPr>
              <w:t>* Giới thiệu chung</w:t>
            </w:r>
            <w:r w:rsidR="003B3DBD" w:rsidRPr="00365D26">
              <w:rPr>
                <w:rFonts w:ascii="Times New Roman" w:hAnsi="Times New Roman"/>
                <w:szCs w:val="28"/>
              </w:rPr>
              <w:t>.</w:t>
            </w:r>
          </w:p>
          <w:p w:rsidR="003B3DBD" w:rsidRPr="00365D26" w:rsidRDefault="003B3DBD" w:rsidP="003B3DBD">
            <w:pPr>
              <w:jc w:val="both"/>
              <w:rPr>
                <w:rFonts w:ascii="Times New Roman" w:hAnsi="Times New Roman"/>
                <w:szCs w:val="28"/>
              </w:rPr>
            </w:pPr>
            <w:r w:rsidRPr="00365D26">
              <w:rPr>
                <w:rFonts w:ascii="Times New Roman" w:hAnsi="Times New Roman"/>
                <w:szCs w:val="28"/>
              </w:rPr>
              <w:t>* Giới thi</w:t>
            </w:r>
            <w:r w:rsidR="00C92364">
              <w:rPr>
                <w:rFonts w:ascii="Times New Roman" w:hAnsi="Times New Roman"/>
                <w:szCs w:val="28"/>
              </w:rPr>
              <w:t>ệu về các thông tin và yếu tố cơ bản</w:t>
            </w:r>
            <w:r w:rsidRPr="00365D26">
              <w:rPr>
                <w:rFonts w:ascii="Times New Roman" w:hAnsi="Times New Roman"/>
                <w:szCs w:val="28"/>
              </w:rPr>
              <w:t>.</w:t>
            </w:r>
          </w:p>
          <w:p w:rsidR="003B3DBD" w:rsidRPr="00365D26" w:rsidRDefault="003B3DBD" w:rsidP="003B3DBD">
            <w:pPr>
              <w:rPr>
                <w:rFonts w:ascii="Times New Roman" w:hAnsi="Times New Roman"/>
              </w:rPr>
            </w:pPr>
            <w:r w:rsidRPr="00365D26">
              <w:rPr>
                <w:rFonts w:ascii="Times New Roman" w:hAnsi="Times New Roman"/>
                <w:szCs w:val="28"/>
              </w:rPr>
              <w:t>* Kết bài: Thành công và đóng góp của tác giả, cảm nhận chung.</w:t>
            </w:r>
          </w:p>
        </w:tc>
      </w:tr>
    </w:tbl>
    <w:p w:rsidR="003B3DBD" w:rsidRDefault="003B3DBD" w:rsidP="003B3DBD">
      <w:pPr>
        <w:rPr>
          <w:rFonts w:ascii="Times New Roman" w:hAnsi="Times New Roman"/>
          <w:b/>
          <w:bCs/>
          <w:szCs w:val="28"/>
        </w:rPr>
      </w:pPr>
      <w:r>
        <w:rPr>
          <w:rFonts w:ascii="Times New Roman" w:hAnsi="Times New Roman"/>
          <w:b/>
          <w:bCs/>
          <w:szCs w:val="28"/>
        </w:rPr>
        <w:t>HOẠT ĐỘNG 4: CỦNG CỐ, VẬN DỤNG</w:t>
      </w:r>
    </w:p>
    <w:p w:rsidR="003B3DBD" w:rsidRPr="00365D26" w:rsidRDefault="003B3DBD" w:rsidP="003B3DBD">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3B3DBD" w:rsidRPr="00365D26" w:rsidRDefault="003B3DBD" w:rsidP="003B3DBD">
      <w:pPr>
        <w:rPr>
          <w:rFonts w:ascii="Times New Roman" w:hAnsi="Times New Roman"/>
          <w:szCs w:val="28"/>
        </w:rPr>
      </w:pPr>
      <w:r w:rsidRPr="00B70F2F">
        <w:rPr>
          <w:rFonts w:ascii="Times New Roman" w:hAnsi="Times New Roman"/>
          <w:b/>
          <w:bCs/>
          <w:i/>
          <w:szCs w:val="28"/>
        </w:rPr>
        <w:lastRenderedPageBreak/>
        <w:t xml:space="preserve">- </w:t>
      </w:r>
      <w:r w:rsidRPr="00365D26">
        <w:rPr>
          <w:rFonts w:ascii="Times New Roman" w:hAnsi="Times New Roman"/>
          <w:szCs w:val="28"/>
        </w:rPr>
        <w:t>Hướng dẫn học ở nhà.</w:t>
      </w:r>
    </w:p>
    <w:p w:rsidR="003B3DBD" w:rsidRPr="00143EE3" w:rsidRDefault="00C92364" w:rsidP="003B3DBD">
      <w:pPr>
        <w:rPr>
          <w:rFonts w:ascii="Times New Roman" w:hAnsi="Times New Roman"/>
          <w:szCs w:val="28"/>
        </w:rPr>
      </w:pPr>
      <w:r>
        <w:rPr>
          <w:rFonts w:ascii="Times New Roman" w:hAnsi="Times New Roman"/>
          <w:szCs w:val="28"/>
        </w:rPr>
        <w:t>- Ô</w:t>
      </w:r>
      <w:r w:rsidR="003B3DBD" w:rsidRPr="00365D26">
        <w:rPr>
          <w:rFonts w:ascii="Times New Roman" w:hAnsi="Times New Roman"/>
          <w:szCs w:val="28"/>
        </w:rPr>
        <w:t>n phương pháp làm văn thuyết min</w:t>
      </w:r>
      <w:r w:rsidR="003B3DBD">
        <w:rPr>
          <w:rFonts w:ascii="Times New Roman" w:hAnsi="Times New Roman"/>
          <w:szCs w:val="28"/>
        </w:rPr>
        <w:t>h vận dụng làm bài tập còn lại</w:t>
      </w:r>
    </w:p>
    <w:p w:rsidR="003B3DBD" w:rsidRPr="00365D26" w:rsidRDefault="003B3DBD" w:rsidP="003B3DBD">
      <w:pPr>
        <w:rPr>
          <w:rFonts w:ascii="Times New Roman" w:hAnsi="Times New Roman"/>
          <w:b/>
          <w:szCs w:val="28"/>
        </w:rPr>
      </w:pPr>
    </w:p>
    <w:p w:rsidR="003B3DBD" w:rsidRDefault="003B3DBD"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C5F36" w:rsidRDefault="003C5F36" w:rsidP="00365D26">
      <w:pPr>
        <w:spacing w:line="312" w:lineRule="auto"/>
        <w:rPr>
          <w:rFonts w:ascii="Times New Roman" w:hAnsi="Times New Roman"/>
          <w:b/>
          <w:szCs w:val="28"/>
        </w:rPr>
      </w:pPr>
    </w:p>
    <w:p w:rsidR="00365D26" w:rsidRPr="00365D26" w:rsidRDefault="00365D26" w:rsidP="00365D26">
      <w:pPr>
        <w:rPr>
          <w:rFonts w:ascii="Times New Roman" w:hAnsi="Times New Roman"/>
          <w:b/>
          <w:bCs/>
          <w:color w:val="000000" w:themeColor="text1"/>
          <w:sz w:val="36"/>
          <w:szCs w:val="28"/>
        </w:rPr>
      </w:pPr>
    </w:p>
    <w:p w:rsidR="00365D26" w:rsidRPr="00365D26" w:rsidRDefault="00365D26" w:rsidP="00365D26">
      <w:pPr>
        <w:rPr>
          <w:rFonts w:ascii="Times New Roman" w:hAnsi="Times New Roman"/>
          <w:b/>
          <w:bCs/>
          <w:color w:val="000000" w:themeColor="text1"/>
          <w:sz w:val="36"/>
          <w:szCs w:val="28"/>
        </w:rPr>
      </w:pPr>
    </w:p>
    <w:p w:rsidR="00365D26" w:rsidRPr="00365D26" w:rsidRDefault="00365D26" w:rsidP="00365D26">
      <w:pPr>
        <w:rPr>
          <w:rFonts w:ascii="Times New Roman" w:hAnsi="Times New Roman"/>
          <w:b/>
          <w:bCs/>
          <w:color w:val="000000" w:themeColor="text1"/>
          <w:szCs w:val="28"/>
        </w:rPr>
      </w:pPr>
    </w:p>
    <w:p w:rsidR="009841DA" w:rsidRDefault="009841DA" w:rsidP="00365D26">
      <w:pPr>
        <w:rPr>
          <w:rFonts w:ascii="Times New Roman" w:hAnsi="Times New Roman"/>
          <w:b/>
          <w:bCs/>
          <w:color w:val="000000" w:themeColor="text1"/>
          <w:szCs w:val="28"/>
        </w:rPr>
      </w:pPr>
    </w:p>
    <w:p w:rsidR="00365D26" w:rsidRPr="00365D26" w:rsidRDefault="00C92364" w:rsidP="00365D26">
      <w:pPr>
        <w:rPr>
          <w:rFonts w:ascii="Times New Roman" w:hAnsi="Times New Roman"/>
          <w:b/>
          <w:bCs/>
          <w:color w:val="000000" w:themeColor="text1"/>
          <w:szCs w:val="28"/>
        </w:rPr>
      </w:pPr>
      <w:r>
        <w:rPr>
          <w:rFonts w:ascii="Times New Roman" w:hAnsi="Times New Roman"/>
          <w:b/>
          <w:bCs/>
          <w:color w:val="000000" w:themeColor="text1"/>
          <w:szCs w:val="28"/>
        </w:rPr>
        <w:t>Tiết 57</w:t>
      </w:r>
    </w:p>
    <w:p w:rsidR="00365D26" w:rsidRPr="00365D26" w:rsidRDefault="00365D26" w:rsidP="009841DA">
      <w:pPr>
        <w:rPr>
          <w:rFonts w:ascii="Times New Roman" w:hAnsi="Times New Roman"/>
          <w:b/>
          <w:bCs/>
          <w:i/>
          <w:szCs w:val="28"/>
        </w:rPr>
      </w:pPr>
      <w:r w:rsidRPr="00365D26">
        <w:rPr>
          <w:rFonts w:ascii="Times New Roman" w:hAnsi="Times New Roman"/>
          <w:b/>
          <w:bCs/>
          <w:i/>
          <w:szCs w:val="28"/>
        </w:rPr>
        <w:t>Bài 15: Văn bản</w:t>
      </w:r>
    </w:p>
    <w:p w:rsidR="00365D26" w:rsidRPr="00365D26" w:rsidRDefault="00365D26" w:rsidP="00365D26">
      <w:pPr>
        <w:jc w:val="center"/>
        <w:rPr>
          <w:rFonts w:ascii="Times New Roman" w:hAnsi="Times New Roman"/>
          <w:b/>
          <w:bCs/>
          <w:i/>
          <w:sz w:val="44"/>
          <w:szCs w:val="44"/>
        </w:rPr>
      </w:pPr>
      <w:r w:rsidRPr="00365D26">
        <w:rPr>
          <w:rFonts w:ascii="Times New Roman" w:hAnsi="Times New Roman"/>
          <w:b/>
          <w:bCs/>
          <w:i/>
          <w:sz w:val="44"/>
          <w:szCs w:val="44"/>
        </w:rPr>
        <w:t xml:space="preserve"> Đập đá ở Côn Lôn</w:t>
      </w:r>
    </w:p>
    <w:p w:rsidR="00365D26" w:rsidRPr="009841DA" w:rsidRDefault="009841DA" w:rsidP="00365D26">
      <w:pPr>
        <w:jc w:val="center"/>
        <w:rPr>
          <w:rFonts w:ascii="Times New Roman" w:hAnsi="Times New Roman"/>
          <w:b/>
          <w:bCs/>
          <w:i/>
          <w:iCs/>
          <w:sz w:val="36"/>
          <w:szCs w:val="36"/>
        </w:rPr>
      </w:pPr>
      <w:r>
        <w:rPr>
          <w:rFonts w:ascii="Times New Roman" w:hAnsi="Times New Roman"/>
          <w:b/>
          <w:bCs/>
          <w:i/>
          <w:iCs/>
          <w:sz w:val="44"/>
          <w:szCs w:val="44"/>
        </w:rPr>
        <w:t xml:space="preserve">                                </w:t>
      </w:r>
      <w:r w:rsidR="00365D26" w:rsidRPr="009841DA">
        <w:rPr>
          <w:rFonts w:ascii="Times New Roman" w:hAnsi="Times New Roman"/>
          <w:b/>
          <w:bCs/>
          <w:i/>
          <w:iCs/>
          <w:sz w:val="36"/>
          <w:szCs w:val="36"/>
        </w:rPr>
        <w:t>(Phan Chu Trinh)</w:t>
      </w:r>
    </w:p>
    <w:p w:rsidR="00365D26" w:rsidRPr="00365D26" w:rsidRDefault="00365D26" w:rsidP="00365D26">
      <w:pPr>
        <w:jc w:val="center"/>
        <w:rPr>
          <w:rFonts w:ascii="Times New Roman" w:hAnsi="Times New Roman"/>
          <w:b/>
          <w:bCs/>
          <w:szCs w:val="28"/>
        </w:rPr>
      </w:pPr>
    </w:p>
    <w:p w:rsidR="00365D26" w:rsidRPr="00365D26" w:rsidRDefault="00365D26" w:rsidP="00365D26">
      <w:pPr>
        <w:rPr>
          <w:rFonts w:ascii="Times New Roman" w:hAnsi="Times New Roman"/>
          <w:b/>
          <w:szCs w:val="28"/>
          <w:lang w:val="nl-NL"/>
        </w:rPr>
      </w:pPr>
      <w:r w:rsidRPr="00365D26">
        <w:rPr>
          <w:rFonts w:ascii="Times New Roman" w:hAnsi="Times New Roman"/>
          <w:b/>
          <w:szCs w:val="28"/>
          <w:lang w:val="nl-NL"/>
        </w:rPr>
        <w:t>I.</w:t>
      </w:r>
      <w:r w:rsidR="009841DA">
        <w:rPr>
          <w:rFonts w:ascii="Times New Roman" w:hAnsi="Times New Roman"/>
          <w:b/>
          <w:szCs w:val="28"/>
          <w:lang w:val="nl-NL"/>
        </w:rPr>
        <w:t xml:space="preserve"> </w:t>
      </w:r>
      <w:r w:rsidRPr="00365D26">
        <w:rPr>
          <w:rFonts w:ascii="Times New Roman" w:hAnsi="Times New Roman"/>
          <w:b/>
          <w:szCs w:val="28"/>
          <w:lang w:val="nl-NL"/>
        </w:rPr>
        <w:t>Mục ti</w:t>
      </w:r>
      <w:r w:rsidR="009841DA">
        <w:rPr>
          <w:rFonts w:ascii="Times New Roman" w:hAnsi="Times New Roman"/>
          <w:b/>
          <w:szCs w:val="28"/>
          <w:lang w:val="nl-NL"/>
        </w:rPr>
        <w:t>ê</w:t>
      </w:r>
      <w:r w:rsidRPr="00365D26">
        <w:rPr>
          <w:rFonts w:ascii="Times New Roman" w:hAnsi="Times New Roman"/>
          <w:b/>
          <w:szCs w:val="28"/>
          <w:lang w:val="nl-NL"/>
        </w:rPr>
        <w:t>u bài học:</w:t>
      </w:r>
    </w:p>
    <w:p w:rsidR="00365D26" w:rsidRPr="00365D26" w:rsidRDefault="00365D26" w:rsidP="009841DA">
      <w:pPr>
        <w:jc w:val="both"/>
        <w:rPr>
          <w:rFonts w:ascii="Times New Roman" w:hAnsi="Times New Roman"/>
          <w:b/>
          <w:szCs w:val="28"/>
          <w:lang w:val="nl-NL"/>
        </w:rPr>
      </w:pPr>
      <w:r w:rsidRPr="00365D26">
        <w:rPr>
          <w:rFonts w:ascii="Times New Roman" w:hAnsi="Times New Roman"/>
          <w:b/>
          <w:szCs w:val="28"/>
          <w:lang w:val="nl-NL"/>
        </w:rPr>
        <w:t xml:space="preserve">    1. Về kiến thức:</w:t>
      </w:r>
    </w:p>
    <w:p w:rsidR="00365D26" w:rsidRPr="00365D26" w:rsidRDefault="00365D26" w:rsidP="009841DA">
      <w:pPr>
        <w:jc w:val="both"/>
        <w:rPr>
          <w:rFonts w:ascii="Times New Roman" w:hAnsi="Times New Roman"/>
          <w:szCs w:val="28"/>
        </w:rPr>
      </w:pPr>
      <w:r w:rsidRPr="00365D26">
        <w:rPr>
          <w:rFonts w:ascii="Times New Roman" w:hAnsi="Times New Roman"/>
          <w:szCs w:val="28"/>
          <w:lang w:val="nl-NL"/>
        </w:rPr>
        <w:tab/>
        <w:t xml:space="preserve">+ Cảm nhận được hình ảnh cao đẹp của người chiến sĩ yêu nước. </w:t>
      </w:r>
      <w:r w:rsidRPr="00365D26">
        <w:rPr>
          <w:rFonts w:ascii="Times New Roman" w:hAnsi="Times New Roman"/>
          <w:szCs w:val="28"/>
        </w:rPr>
        <w:t>Trong gian nguy vẫn bền gan vững chí.</w:t>
      </w:r>
    </w:p>
    <w:p w:rsidR="00365D26" w:rsidRPr="00365D26" w:rsidRDefault="00365D26" w:rsidP="009841DA">
      <w:pPr>
        <w:jc w:val="both"/>
        <w:rPr>
          <w:rFonts w:ascii="Times New Roman" w:hAnsi="Times New Roman"/>
          <w:szCs w:val="28"/>
        </w:rPr>
      </w:pPr>
      <w:r w:rsidRPr="00365D26">
        <w:rPr>
          <w:rFonts w:ascii="Times New Roman" w:hAnsi="Times New Roman"/>
          <w:szCs w:val="28"/>
        </w:rPr>
        <w:tab/>
        <w:t>- Nhân cách cứng cỏi của nhà yêu nước Phan Chu Trinh.</w:t>
      </w:r>
    </w:p>
    <w:p w:rsidR="00365D26" w:rsidRPr="00365D26" w:rsidRDefault="00365D26" w:rsidP="009841DA">
      <w:pPr>
        <w:jc w:val="both"/>
        <w:rPr>
          <w:rFonts w:ascii="Times New Roman" w:hAnsi="Times New Roman"/>
          <w:szCs w:val="28"/>
        </w:rPr>
      </w:pPr>
      <w:r w:rsidRPr="00365D26">
        <w:rPr>
          <w:rFonts w:ascii="Times New Roman" w:hAnsi="Times New Roman"/>
          <w:szCs w:val="28"/>
        </w:rPr>
        <w:tab/>
        <w:t>- Giọng điệu hùng tráng của thể thất ngôn biểu cảm trong lối thơ tỏ chí của các nhà thơ  yêu nước Việt Nam.</w:t>
      </w:r>
    </w:p>
    <w:p w:rsidR="00365D26" w:rsidRPr="00365D26" w:rsidRDefault="00365D26" w:rsidP="009841DA">
      <w:pPr>
        <w:jc w:val="both"/>
        <w:rPr>
          <w:rFonts w:ascii="Times New Roman" w:hAnsi="Times New Roman"/>
          <w:szCs w:val="28"/>
        </w:rPr>
      </w:pPr>
      <w:r w:rsidRPr="00365D26">
        <w:rPr>
          <w:rFonts w:ascii="Times New Roman" w:hAnsi="Times New Roman"/>
          <w:szCs w:val="28"/>
        </w:rPr>
        <w:tab/>
        <w:t>- ý nghĩa biểu cảm của các yếu tố tự sự trong thơ trữ tình.</w:t>
      </w:r>
    </w:p>
    <w:p w:rsidR="00365D26" w:rsidRPr="00365D26" w:rsidRDefault="00365D26" w:rsidP="009841DA">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Về kỹ năng</w:t>
      </w:r>
      <w:r w:rsidRPr="00365D26">
        <w:rPr>
          <w:rFonts w:ascii="Times New Roman" w:hAnsi="Times New Roman"/>
          <w:szCs w:val="28"/>
        </w:rPr>
        <w:t>:- Củng cố và nâng cao hiểu biết về thể thơ thất ngôn bát cú Đường luật trong thời kì trung đại  hiện đại; tác dụng của lối nói khoa trương, phóng đại trong thể thơ này.</w:t>
      </w:r>
    </w:p>
    <w:p w:rsidR="00365D26" w:rsidRPr="00365D26" w:rsidRDefault="00365D26" w:rsidP="009841DA">
      <w:pPr>
        <w:jc w:val="both"/>
        <w:rPr>
          <w:rFonts w:ascii="Times New Roman" w:hAnsi="Times New Roman"/>
          <w:szCs w:val="28"/>
        </w:rPr>
      </w:pPr>
      <w:r w:rsidRPr="00365D26">
        <w:rPr>
          <w:rFonts w:ascii="Times New Roman" w:hAnsi="Times New Roman"/>
          <w:b/>
          <w:bCs/>
          <w:szCs w:val="28"/>
        </w:rPr>
        <w:t xml:space="preserve">  3. Về thái độ:</w:t>
      </w:r>
      <w:r w:rsidRPr="00365D26">
        <w:rPr>
          <w:rFonts w:ascii="Times New Roman" w:hAnsi="Times New Roman"/>
          <w:bCs/>
          <w:szCs w:val="28"/>
        </w:rPr>
        <w:t xml:space="preserve"> Hiểu</w:t>
      </w:r>
      <w:r w:rsidRPr="00365D26">
        <w:rPr>
          <w:rFonts w:ascii="Times New Roman" w:hAnsi="Times New Roman"/>
          <w:szCs w:val="28"/>
        </w:rPr>
        <w:t xml:space="preserve"> được nhân cách của nhà yêu nước Phan chu Trinh.</w:t>
      </w:r>
    </w:p>
    <w:p w:rsidR="00365D26" w:rsidRPr="00365D26" w:rsidRDefault="00365D26" w:rsidP="009841DA">
      <w:pPr>
        <w:jc w:val="both"/>
        <w:rPr>
          <w:rFonts w:ascii="Times New Roman" w:hAnsi="Times New Roman"/>
          <w:b/>
          <w:szCs w:val="28"/>
        </w:rPr>
      </w:pPr>
      <w:r w:rsidRPr="00365D26">
        <w:rPr>
          <w:rFonts w:ascii="Times New Roman" w:hAnsi="Times New Roman"/>
          <w:b/>
          <w:szCs w:val="28"/>
        </w:rPr>
        <w:t>II.</w:t>
      </w:r>
      <w:r w:rsidR="009841DA">
        <w:rPr>
          <w:rFonts w:ascii="Times New Roman" w:hAnsi="Times New Roman"/>
          <w:b/>
          <w:szCs w:val="28"/>
        </w:rPr>
        <w:t xml:space="preserve"> </w:t>
      </w:r>
      <w:r w:rsidRPr="00365D26">
        <w:rPr>
          <w:rFonts w:ascii="Times New Roman" w:hAnsi="Times New Roman"/>
          <w:b/>
          <w:szCs w:val="28"/>
        </w:rPr>
        <w:t xml:space="preserve">Chuẩn bị : </w:t>
      </w:r>
    </w:p>
    <w:p w:rsidR="00365D26" w:rsidRPr="00365D26" w:rsidRDefault="00365D26" w:rsidP="009841DA">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sidR="009841DA">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w:t>
      </w:r>
    </w:p>
    <w:p w:rsidR="00365D26" w:rsidRPr="00365D26" w:rsidRDefault="00365D26" w:rsidP="009841DA">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xml:space="preserve"> Chuẩn bị bài theo hướng dẫn.</w:t>
      </w:r>
    </w:p>
    <w:p w:rsidR="00365D26" w:rsidRPr="00365D26" w:rsidRDefault="00365D26" w:rsidP="009841DA">
      <w:pPr>
        <w:jc w:val="both"/>
        <w:rPr>
          <w:rFonts w:ascii="Times New Roman" w:hAnsi="Times New Roman"/>
          <w:szCs w:val="28"/>
        </w:rPr>
      </w:pPr>
      <w:r w:rsidRPr="00365D26">
        <w:rPr>
          <w:rFonts w:ascii="Times New Roman" w:hAnsi="Times New Roman"/>
          <w:b/>
          <w:szCs w:val="28"/>
        </w:rPr>
        <w:t>III.</w:t>
      </w:r>
      <w:r w:rsidR="009841DA">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Đọc hiểu, vấn đáp, b</w:t>
      </w:r>
      <w:r w:rsidR="009841DA">
        <w:rPr>
          <w:rFonts w:ascii="Times New Roman" w:hAnsi="Times New Roman"/>
          <w:szCs w:val="28"/>
        </w:rPr>
        <w:t>ì</w:t>
      </w:r>
      <w:r w:rsidRPr="00365D26">
        <w:rPr>
          <w:rFonts w:ascii="Times New Roman" w:hAnsi="Times New Roman"/>
          <w:szCs w:val="28"/>
        </w:rPr>
        <w:t>nh giảng, thảo luận</w:t>
      </w:r>
    </w:p>
    <w:p w:rsidR="009841DA" w:rsidRDefault="00365D26" w:rsidP="009841DA">
      <w:pPr>
        <w:rPr>
          <w:rFonts w:ascii="Times New Roman" w:hAnsi="Times New Roman"/>
          <w:b/>
          <w:szCs w:val="28"/>
        </w:rPr>
      </w:pPr>
      <w:r w:rsidRPr="00365D26">
        <w:rPr>
          <w:rFonts w:ascii="Times New Roman" w:hAnsi="Times New Roman"/>
          <w:b/>
          <w:szCs w:val="28"/>
        </w:rPr>
        <w:t>IV.Tiến tr</w:t>
      </w:r>
      <w:r w:rsidR="009841DA">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sidR="009841DA">
        <w:rPr>
          <w:rFonts w:ascii="Times New Roman" w:hAnsi="Times New Roman"/>
          <w:b/>
          <w:szCs w:val="28"/>
        </w:rPr>
        <w:t>HOẠT ĐỘNG 1: KHỞI ĐỘNG</w:t>
      </w:r>
    </w:p>
    <w:p w:rsidR="00365D26" w:rsidRPr="00365D26" w:rsidRDefault="00365D26" w:rsidP="009841DA">
      <w:pPr>
        <w:ind w:firstLine="720"/>
        <w:jc w:val="both"/>
        <w:rPr>
          <w:rFonts w:ascii="Times New Roman" w:hAnsi="Times New Roman"/>
          <w:b/>
          <w:szCs w:val="28"/>
        </w:rPr>
      </w:pPr>
      <w:r w:rsidRPr="00365D26">
        <w:rPr>
          <w:rFonts w:ascii="Times New Roman" w:hAnsi="Times New Roman"/>
          <w:b/>
          <w:szCs w:val="28"/>
        </w:rPr>
        <w:t>Giới thiệu và dạy bài học mới</w:t>
      </w:r>
    </w:p>
    <w:p w:rsidR="00365D26" w:rsidRPr="00365D26" w:rsidRDefault="00365D26" w:rsidP="009841DA">
      <w:pPr>
        <w:jc w:val="both"/>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ở tiết học trước chúng ta đã tìm hiểu khí phách hiên ngang, phong thái ung dung đường hoàng vượt lên trên cảnh tù ngục khốc liệt của nhà chí sĩ yêu nước Phan Bội Châu, hôm nay cô cùng các em đi tìm hiểu một bức chân dung của nhà CM yêu nước mới qua bài thơ “ Đập đá ở Côn Lôn ”.</w:t>
      </w:r>
    </w:p>
    <w:p w:rsidR="00365D26" w:rsidRPr="00365D26" w:rsidRDefault="00365D26" w:rsidP="009841DA">
      <w:pPr>
        <w:tabs>
          <w:tab w:val="left" w:pos="60"/>
        </w:tabs>
        <w:jc w:val="both"/>
        <w:rPr>
          <w:rFonts w:ascii="Times New Roman" w:hAnsi="Times New Roman"/>
          <w:b/>
          <w:sz w:val="10"/>
          <w:szCs w:val="28"/>
        </w:rPr>
      </w:pPr>
    </w:p>
    <w:p w:rsidR="00365D26" w:rsidRPr="00365D26" w:rsidRDefault="00365D26" w:rsidP="009841DA">
      <w:pPr>
        <w:tabs>
          <w:tab w:val="left" w:pos="60"/>
        </w:tabs>
        <w:jc w:val="both"/>
        <w:rPr>
          <w:rFonts w:ascii="Times New Roman" w:hAnsi="Times New Roman"/>
          <w:b/>
          <w:szCs w:val="28"/>
        </w:rPr>
      </w:pPr>
      <w:r w:rsidRPr="00365D26">
        <w:rPr>
          <w:rFonts w:ascii="Times New Roman" w:hAnsi="Times New Roman"/>
          <w:b/>
          <w:szCs w:val="28"/>
        </w:rPr>
        <w:t>HOẠT ĐỘNG</w:t>
      </w:r>
      <w:r w:rsidR="009841DA">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9841DA">
        <w:rPr>
          <w:rFonts w:ascii="Times New Roman" w:hAnsi="Times New Roman"/>
          <w:szCs w:val="28"/>
        </w:rPr>
        <w:t>ì</w:t>
      </w:r>
      <w:r w:rsidRPr="00365D26">
        <w:rPr>
          <w:rFonts w:ascii="Times New Roman" w:hAnsi="Times New Roman"/>
          <w:szCs w:val="28"/>
        </w:rPr>
        <w:t>m hiểu chung văn bản</w:t>
      </w:r>
    </w:p>
    <w:p w:rsidR="00365D26" w:rsidRPr="00365D26" w:rsidRDefault="00365D26" w:rsidP="009841DA">
      <w:pPr>
        <w:tabs>
          <w:tab w:val="left" w:pos="60"/>
        </w:tabs>
        <w:jc w:val="both"/>
        <w:rPr>
          <w:rFonts w:ascii="Times New Roman" w:hAnsi="Times New Roman"/>
          <w:szCs w:val="28"/>
        </w:rPr>
      </w:pPr>
      <w:r w:rsidRPr="00365D26">
        <w:rPr>
          <w:rFonts w:ascii="Times New Roman" w:hAnsi="Times New Roman"/>
          <w:b/>
          <w:szCs w:val="28"/>
        </w:rPr>
        <w:t>+ Mục ti</w:t>
      </w:r>
      <w:r w:rsidR="009841DA">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nắm được những nét tiêu biểu về tác giả, tác phẩm.</w:t>
      </w:r>
    </w:p>
    <w:p w:rsidR="00365D26" w:rsidRPr="00365D26" w:rsidRDefault="00365D26" w:rsidP="009841DA">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9841DA">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009841DA">
        <w:rPr>
          <w:rFonts w:ascii="Times New Roman" w:hAnsi="Times New Roman"/>
          <w:szCs w:val="28"/>
        </w:rPr>
        <w:t>cá nhân</w:t>
      </w:r>
    </w:p>
    <w:p w:rsidR="00365D26" w:rsidRPr="00365D26" w:rsidRDefault="00365D26" w:rsidP="009841DA">
      <w:pPr>
        <w:tabs>
          <w:tab w:val="left" w:pos="60"/>
        </w:tabs>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5 ph</w:t>
      </w:r>
      <w:r w:rsidR="009841DA">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szCs w:val="28"/>
        </w:rPr>
      </w:pP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714"/>
      </w:tblGrid>
      <w:tr w:rsidR="00365D26" w:rsidRPr="00365D26" w:rsidTr="009841DA">
        <w:tc>
          <w:tcPr>
            <w:tcW w:w="3192" w:type="dxa"/>
          </w:tcPr>
          <w:p w:rsidR="00365D26" w:rsidRPr="00365D26" w:rsidRDefault="00365D26" w:rsidP="009841DA">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9841DA">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71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9841DA">
        <w:tc>
          <w:tcPr>
            <w:tcW w:w="3192" w:type="dxa"/>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   - GV cho hs đọc chú thích dấu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Nêu hiểu biết của em về tác giả Phan Chu Trinh ?</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GV: PCT cũng như PBC là nhà nho yêu nước nhà cách mạng lớn của nước ta đầu TK XX. Nhưng chủ trương đường lối cứu nước của ông trước hết dựa vào Pháp để lật đổ nền quân chủ PKVN, đem lại dân chủ cho đồng bào, rồi từ đó xây dựng đất nước tự do, phát triển. ( còn PBC chủ trương đông du, dựa vào Nhật Bản để đánh Pháp dành độc lập dân tộc là nhiệm vụ quan trọng trước mắt ) Tuy chủ trương  khác nhau nhưng hai ông là bạn thân, là đồng chí của nhau, rất khâm phục tài năng ý chí của nhau.</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Sau vụ chống thuế ở trung kì 4/ 1908 PCT   cùng với nhiều chiến sĩ yêu nước khắp Bắc Trung kì bị thực dân Pháp đánh bắt và đày ra Côn Lôn ( Côn Đảo ) một hòn đảo nhỏ ở miền ĐN nước ta, nơi TDP chuyên làm chỗ đày ải tù nhân yêu nước CM VN.</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Bài thơ Đập đá ở Côn Lôn bằng chữ Nôm được viết trong thời gian này.</w:t>
            </w:r>
          </w:p>
          <w:p w:rsidR="00365D26" w:rsidRPr="00365D26" w:rsidRDefault="00365D26" w:rsidP="00365D26">
            <w:pPr>
              <w:spacing w:before="120" w:after="120"/>
              <w:jc w:val="both"/>
              <w:rPr>
                <w:rFonts w:ascii="Times New Roman" w:hAnsi="Times New Roman"/>
                <w:szCs w:val="28"/>
                <w:lang w:val="nl-NL"/>
              </w:rPr>
            </w:pPr>
            <w:r w:rsidRPr="00365D26">
              <w:rPr>
                <w:rFonts w:ascii="Times New Roman" w:hAnsi="Times New Roman"/>
                <w:szCs w:val="28"/>
              </w:rPr>
              <w:t xml:space="preserve">  </w:t>
            </w:r>
            <w:r w:rsidRPr="00365D26">
              <w:rPr>
                <w:rFonts w:ascii="Times New Roman" w:hAnsi="Times New Roman"/>
                <w:szCs w:val="28"/>
                <w:lang w:val="nl-NL"/>
              </w:rPr>
              <w:t>- GV nêu y/c đọc:</w:t>
            </w:r>
          </w:p>
          <w:p w:rsidR="00365D26" w:rsidRPr="00365D26" w:rsidRDefault="00365D26" w:rsidP="00365D26">
            <w:pPr>
              <w:spacing w:before="120" w:after="120"/>
              <w:jc w:val="both"/>
              <w:rPr>
                <w:rFonts w:ascii="Times New Roman" w:hAnsi="Times New Roman"/>
                <w:szCs w:val="28"/>
                <w:lang w:val="nl-NL"/>
              </w:rPr>
            </w:pPr>
            <w:r w:rsidRPr="00365D26">
              <w:rPr>
                <w:rFonts w:ascii="Times New Roman" w:hAnsi="Times New Roman"/>
                <w:szCs w:val="28"/>
                <w:lang w:val="nl-NL"/>
              </w:rPr>
              <w:t xml:space="preserve">  - GV đọc mẫu</w:t>
            </w:r>
          </w:p>
          <w:p w:rsidR="00365D26" w:rsidRPr="00365D26" w:rsidRDefault="00365D26" w:rsidP="00365D26">
            <w:pPr>
              <w:spacing w:before="120" w:after="120"/>
              <w:jc w:val="both"/>
              <w:rPr>
                <w:rFonts w:ascii="Times New Roman" w:hAnsi="Times New Roman"/>
                <w:szCs w:val="28"/>
                <w:lang w:val="nl-NL"/>
              </w:rPr>
            </w:pPr>
            <w:r w:rsidRPr="00365D26">
              <w:rPr>
                <w:rFonts w:ascii="Times New Roman" w:hAnsi="Times New Roman"/>
                <w:szCs w:val="28"/>
                <w:lang w:val="nl-NL"/>
              </w:rPr>
              <w:lastRenderedPageBreak/>
              <w:t xml:space="preserve">  - GV nhận xét phần đọc của hs.</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GV cho h/s giải nghĩa các từ khó 4, 5 , 6.</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Hiểu như thế nào về hình thức lao động được nói đến trong bài ?</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Bài thơ viết theo thể thơ nào? đặc điểm của thể thơ.</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Nhân vật trữ tình trong bài thơ?</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Căn cứ vào chú thích SGK, thì người Đập đá ở đây liên quan như thế nào đến tác giả bài thơ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Nhân vật trữ tình được biểu hiện trong những nội dung nào của bài thơ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Trong hai phương thức TS và BC của VB này, phương thức nào là chính, phương thức nào là yếu tố tham gia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Hãy xác định PTBĐ trong từng phần nội dung VB ?</w:t>
            </w:r>
          </w:p>
          <w:p w:rsidR="00365D26" w:rsidRPr="00365D26" w:rsidRDefault="00365D26" w:rsidP="00365D26">
            <w:pPr>
              <w:rPr>
                <w:rFonts w:ascii="Times New Roman" w:hAnsi="Times New Roman"/>
              </w:rPr>
            </w:pPr>
          </w:p>
        </w:tc>
        <w:tc>
          <w:tcPr>
            <w:tcW w:w="3192"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đọc</w:t>
            </w:r>
          </w:p>
          <w:p w:rsidR="00365D26" w:rsidRPr="00365D26" w:rsidRDefault="00365D26" w:rsidP="00365D26">
            <w:pPr>
              <w:rPr>
                <w:rFonts w:ascii="Times New Roman" w:hAnsi="Times New Roman"/>
              </w:rPr>
            </w:pPr>
          </w:p>
          <w:p w:rsidR="00365D26" w:rsidRPr="00365D26" w:rsidRDefault="009841DA" w:rsidP="00365D26">
            <w:pPr>
              <w:rPr>
                <w:rFonts w:ascii="Times New Roman" w:hAnsi="Times New Roman"/>
              </w:rPr>
            </w:pPr>
            <w:r>
              <w:rPr>
                <w:rFonts w:ascii="Times New Roman" w:hAnsi="Times New Roman"/>
              </w:rPr>
              <w:t>- Hs nêu</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nhận xột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giải thớch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Arial" w:hAnsi="Arial" w:cs="Arial"/>
              </w:rPr>
            </w:pPr>
            <w:r w:rsidRPr="00365D26">
              <w:rPr>
                <w:rFonts w:ascii="Times New Roman" w:hAnsi="Times New Roman"/>
              </w:rPr>
              <w:t>- Hs xác định</w:t>
            </w:r>
          </w:p>
        </w:tc>
        <w:tc>
          <w:tcPr>
            <w:tcW w:w="3714" w:type="dxa"/>
          </w:tcPr>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lastRenderedPageBreak/>
              <w:t xml:space="preserve">I. Đọc  </w:t>
            </w:r>
            <w:r w:rsidR="009841DA">
              <w:rPr>
                <w:rFonts w:ascii="Times New Roman" w:hAnsi="Times New Roman"/>
                <w:i/>
                <w:szCs w:val="28"/>
              </w:rPr>
              <w:t>tìm hiểu chung</w:t>
            </w:r>
            <w:r w:rsidRPr="00365D26">
              <w:rPr>
                <w:rFonts w:ascii="Times New Roman" w:hAnsi="Times New Roman"/>
                <w:i/>
                <w:szCs w:val="28"/>
              </w:rPr>
              <w:t>:</w:t>
            </w:r>
          </w:p>
          <w:p w:rsidR="00365D26" w:rsidRPr="00365D26" w:rsidRDefault="00365D26" w:rsidP="00365D26">
            <w:pPr>
              <w:spacing w:after="120" w:line="480" w:lineRule="auto"/>
              <w:jc w:val="both"/>
              <w:rPr>
                <w:rFonts w:ascii="Times New Roman" w:hAnsi="Times New Roman"/>
                <w:szCs w:val="28"/>
              </w:rPr>
            </w:pPr>
            <w:r w:rsidRPr="00365D26">
              <w:rPr>
                <w:rFonts w:ascii="Times New Roman" w:hAnsi="Times New Roman"/>
                <w:szCs w:val="28"/>
              </w:rPr>
              <w:t>*Tác giả, tác phẩm:</w:t>
            </w: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r w:rsidRPr="00365D26">
              <w:rPr>
                <w:rFonts w:ascii="Times New Roman" w:hAnsi="Times New Roman"/>
                <w:b/>
                <w:bCs/>
                <w:szCs w:val="28"/>
              </w:rPr>
              <w:t>* Đọc</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Đọc phấn chấn tự tin, nhịp 3/4 , câu 1, 2,3,4 nhịp 2/2/3</w:t>
            </w: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r w:rsidRPr="00365D26">
              <w:rPr>
                <w:rFonts w:ascii="Times New Roman" w:hAnsi="Times New Roman"/>
                <w:b/>
                <w:bCs/>
                <w:szCs w:val="28"/>
              </w:rPr>
              <w:t xml:space="preserve">* Chú thích </w:t>
            </w:r>
          </w:p>
          <w:p w:rsidR="00365D26" w:rsidRPr="00365D26" w:rsidRDefault="00365D26" w:rsidP="00365D26">
            <w:pPr>
              <w:spacing w:before="120" w:after="120"/>
              <w:jc w:val="both"/>
              <w:rPr>
                <w:rFonts w:ascii="Times New Roman" w:hAnsi="Times New Roman"/>
                <w:b/>
                <w:bCs/>
                <w:szCs w:val="28"/>
              </w:rPr>
            </w:pPr>
          </w:p>
          <w:p w:rsidR="00365D26" w:rsidRPr="00365D26" w:rsidRDefault="00365D26" w:rsidP="00365D26">
            <w:pPr>
              <w:spacing w:before="120" w:after="120"/>
              <w:jc w:val="both"/>
              <w:rPr>
                <w:rFonts w:ascii="Times New Roman" w:hAnsi="Times New Roman"/>
                <w:b/>
                <w:bCs/>
                <w:szCs w:val="28"/>
              </w:rPr>
            </w:pPr>
            <w:r w:rsidRPr="00365D26">
              <w:rPr>
                <w:rFonts w:ascii="Times New Roman" w:hAnsi="Times New Roman"/>
                <w:b/>
                <w:bCs/>
                <w:szCs w:val="28"/>
              </w:rPr>
              <w:t>* Cấu trúc văn bản:</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Đập đá: Một hình thức lao </w:t>
            </w:r>
            <w:r w:rsidRPr="00365D26">
              <w:rPr>
                <w:rFonts w:ascii="Times New Roman" w:hAnsi="Times New Roman"/>
                <w:szCs w:val="28"/>
              </w:rPr>
              <w:lastRenderedPageBreak/>
              <w:t>động nặng nhọc ở Côn Đảo, bọn cai ngục bắt các tù nhân vào núi khai thác đá, đập đá hộc, to thành mảng, những viên nhỏ để làm đường.</w:t>
            </w:r>
          </w:p>
          <w:p w:rsidR="00365D26" w:rsidRPr="00365D26" w:rsidRDefault="00365D26" w:rsidP="00365D26">
            <w:pPr>
              <w:spacing w:before="120" w:after="120"/>
              <w:jc w:val="both"/>
              <w:rPr>
                <w:rFonts w:ascii="Times New Roman" w:hAnsi="Times New Roman"/>
                <w:szCs w:val="28"/>
                <w:lang w:val="nl-NL"/>
              </w:rPr>
            </w:pPr>
            <w:r w:rsidRPr="00365D26">
              <w:rPr>
                <w:rFonts w:ascii="Times New Roman" w:hAnsi="Times New Roman"/>
                <w:szCs w:val="28"/>
              </w:rPr>
              <w:t xml:space="preserve">- Thể thơ thất ngôn bát cú đường luật. </w:t>
            </w:r>
            <w:r w:rsidRPr="00365D26">
              <w:rPr>
                <w:rFonts w:ascii="Times New Roman" w:hAnsi="Times New Roman"/>
                <w:szCs w:val="28"/>
                <w:lang w:val="nl-NL"/>
              </w:rPr>
              <w:t>Đặc điểm: 8 câu 7 chữ, 4 phần.</w:t>
            </w:r>
          </w:p>
          <w:p w:rsidR="00365D26" w:rsidRPr="00365D26" w:rsidRDefault="00365D26" w:rsidP="00365D26">
            <w:pPr>
              <w:spacing w:before="120" w:after="120"/>
              <w:jc w:val="both"/>
              <w:rPr>
                <w:rFonts w:ascii="Times New Roman" w:hAnsi="Times New Roman"/>
                <w:szCs w:val="28"/>
                <w:lang w:val="nl-NL"/>
              </w:rPr>
            </w:pPr>
            <w:r w:rsidRPr="00365D26">
              <w:rPr>
                <w:rFonts w:ascii="Times New Roman" w:hAnsi="Times New Roman"/>
                <w:szCs w:val="28"/>
                <w:lang w:val="nl-NL"/>
              </w:rPr>
              <w:t>- Nhân vật trữ tình: Người đập đá xưng là kẻ làm trai, kẻ vá trời.</w:t>
            </w:r>
          </w:p>
          <w:p w:rsidR="00365D26" w:rsidRPr="00365D26" w:rsidRDefault="00365D26" w:rsidP="00365D26">
            <w:pPr>
              <w:spacing w:before="120" w:after="120"/>
              <w:jc w:val="both"/>
              <w:rPr>
                <w:rFonts w:ascii="Times New Roman" w:hAnsi="Times New Roman"/>
                <w:szCs w:val="28"/>
                <w:lang w:val="nl-NL"/>
              </w:rPr>
            </w:pPr>
            <w:r w:rsidRPr="00365D26">
              <w:rPr>
                <w:rFonts w:ascii="Times New Roman" w:hAnsi="Times New Roman"/>
                <w:szCs w:val="28"/>
                <w:lang w:val="nl-NL"/>
              </w:rPr>
              <w:t>Chính là PCT, bài thơ được làm trong lúc ông cùng các tù nhân khác bị TDP bắt tù khổ sai.</w:t>
            </w:r>
          </w:p>
          <w:p w:rsidR="00365D26" w:rsidRPr="00365D26" w:rsidRDefault="00365D26" w:rsidP="00365D26">
            <w:pPr>
              <w:spacing w:before="120" w:after="120"/>
              <w:jc w:val="both"/>
              <w:rPr>
                <w:rFonts w:ascii="Times New Roman" w:hAnsi="Times New Roman"/>
                <w:szCs w:val="28"/>
                <w:lang w:val="nl-NL"/>
              </w:rPr>
            </w:pPr>
          </w:p>
          <w:p w:rsidR="00365D26" w:rsidRPr="00365D26" w:rsidRDefault="00365D26" w:rsidP="00365D26">
            <w:pPr>
              <w:spacing w:before="120" w:after="120"/>
              <w:jc w:val="both"/>
              <w:rPr>
                <w:rFonts w:ascii="Times New Roman" w:hAnsi="Times New Roman"/>
                <w:szCs w:val="28"/>
                <w:lang w:val="nl-NL"/>
              </w:rPr>
            </w:pPr>
            <w:r w:rsidRPr="00365D26">
              <w:rPr>
                <w:rFonts w:ascii="Times New Roman" w:hAnsi="Times New Roman"/>
                <w:szCs w:val="28"/>
                <w:lang w:val="nl-NL"/>
              </w:rPr>
              <w:t>Công việc đập đá ( 4 câu đầu ).</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Cảm nghĩ từ việc đập đá ( còn lại ).</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Phần 1: Tự sự</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Phần 2: Biểu cảm</w:t>
            </w:r>
          </w:p>
          <w:p w:rsidR="00365D26" w:rsidRPr="00365D26" w:rsidRDefault="00365D26" w:rsidP="00365D26">
            <w:pPr>
              <w:rPr>
                <w:rFonts w:ascii="Times New Roman" w:hAnsi="Times New Roman"/>
              </w:rPr>
            </w:pPr>
          </w:p>
        </w:tc>
      </w:tr>
    </w:tbl>
    <w:p w:rsidR="00365D26" w:rsidRPr="00365D26" w:rsidRDefault="00365D26" w:rsidP="00365D26">
      <w:pPr>
        <w:rPr>
          <w:rFonts w:ascii="Times New Roman" w:hAnsi="Times New Roman"/>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2: </w:t>
      </w:r>
      <w:r w:rsidR="009841DA">
        <w:rPr>
          <w:rFonts w:ascii="Times New Roman" w:hAnsi="Times New Roman"/>
          <w:szCs w:val="28"/>
        </w:rPr>
        <w:t>Hướng dẫn học sinh tì</w:t>
      </w:r>
      <w:r w:rsidRPr="00365D26">
        <w:rPr>
          <w:rFonts w:ascii="Times New Roman" w:hAnsi="Times New Roman"/>
          <w:szCs w:val="28"/>
        </w:rPr>
        <w:t>m hiểu chi tiết văn bản</w:t>
      </w:r>
    </w:p>
    <w:p w:rsidR="00365D26" w:rsidRPr="00365D26" w:rsidRDefault="00365D26" w:rsidP="00365D26">
      <w:pPr>
        <w:rPr>
          <w:rFonts w:ascii="Times New Roman" w:hAnsi="Times New Roman"/>
          <w:szCs w:val="28"/>
        </w:rPr>
      </w:pPr>
      <w:r w:rsidRPr="00365D26">
        <w:rPr>
          <w:rFonts w:ascii="Times New Roman" w:hAnsi="Times New Roman"/>
          <w:b/>
          <w:szCs w:val="28"/>
        </w:rPr>
        <w:t>+ Mục ti</w:t>
      </w:r>
      <w:r w:rsidR="009841DA">
        <w:rPr>
          <w:rFonts w:ascii="Times New Roman" w:hAnsi="Times New Roman"/>
          <w:b/>
          <w:szCs w:val="28"/>
        </w:rPr>
        <w:t>ê</w:t>
      </w:r>
      <w:r w:rsidRPr="00365D26">
        <w:rPr>
          <w:rFonts w:ascii="Times New Roman" w:hAnsi="Times New Roman"/>
          <w:b/>
          <w:szCs w:val="28"/>
        </w:rPr>
        <w:t xml:space="preserve">u: - </w:t>
      </w:r>
      <w:r w:rsidRPr="00365D26">
        <w:rPr>
          <w:rFonts w:ascii="Times New Roman" w:hAnsi="Times New Roman"/>
          <w:szCs w:val="28"/>
          <w:lang w:val="nl-NL"/>
        </w:rPr>
        <w:t xml:space="preserve">Cảm nhận được hình ảnh cao đẹp của người chiến sĩ yêu nước. </w:t>
      </w:r>
      <w:r w:rsidRPr="00365D26">
        <w:rPr>
          <w:rFonts w:ascii="Times New Roman" w:hAnsi="Times New Roman"/>
          <w:szCs w:val="28"/>
        </w:rPr>
        <w:t>Trong gian nguy vẫn bền gan vững chí.</w:t>
      </w:r>
    </w:p>
    <w:p w:rsidR="00365D26" w:rsidRPr="00365D26" w:rsidRDefault="00365D26" w:rsidP="00365D26">
      <w:pPr>
        <w:rPr>
          <w:rFonts w:ascii="Times New Roman" w:hAnsi="Times New Roman"/>
          <w:szCs w:val="28"/>
        </w:rPr>
      </w:pPr>
      <w:r w:rsidRPr="00365D26">
        <w:rPr>
          <w:rFonts w:ascii="Times New Roman" w:hAnsi="Times New Roman"/>
          <w:szCs w:val="28"/>
        </w:rPr>
        <w:tab/>
        <w:t xml:space="preserve">         - Nhân cách cứng cỏi của nhà yêu nước Phan Chu Trinh.</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 Phương pháp: </w:t>
      </w:r>
      <w:r w:rsidRPr="00365D26">
        <w:rPr>
          <w:rFonts w:ascii="Times New Roman" w:hAnsi="Times New Roman"/>
          <w:szCs w:val="28"/>
        </w:rPr>
        <w:t>Đọc hiểu, vấn đáp, b</w:t>
      </w:r>
      <w:r w:rsidR="009841DA">
        <w:rPr>
          <w:rFonts w:ascii="Times New Roman" w:hAnsi="Times New Roman"/>
          <w:szCs w:val="28"/>
        </w:rPr>
        <w:t>ì</w:t>
      </w:r>
      <w:r w:rsidRPr="00365D26">
        <w:rPr>
          <w:rFonts w:ascii="Times New Roman" w:hAnsi="Times New Roman"/>
          <w:szCs w:val="28"/>
        </w:rPr>
        <w:t>nh giảng.</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9841DA">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9841DA" w:rsidRDefault="00365D26" w:rsidP="00365D26">
      <w:pPr>
        <w:tabs>
          <w:tab w:val="left" w:pos="60"/>
        </w:tabs>
        <w:jc w:val="both"/>
        <w:rPr>
          <w:rFonts w:ascii="Times New Roman" w:hAnsi="Times New Roman"/>
          <w:szCs w:val="28"/>
        </w:rPr>
      </w:pPr>
      <w:r w:rsidRPr="00365D26">
        <w:rPr>
          <w:rFonts w:ascii="Times New Roman" w:hAnsi="Times New Roman"/>
          <w:b/>
          <w:szCs w:val="28"/>
        </w:rPr>
        <w:t>+ Thời gian:</w:t>
      </w:r>
      <w:r w:rsidR="009841DA">
        <w:rPr>
          <w:rFonts w:ascii="Times New Roman" w:hAnsi="Times New Roman"/>
          <w:szCs w:val="28"/>
        </w:rPr>
        <w:t xml:space="preserve"> 20 phút.</w:t>
      </w:r>
    </w:p>
    <w:tbl>
      <w:tblPr>
        <w:tblW w:w="10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25"/>
        <w:gridCol w:w="2820"/>
        <w:gridCol w:w="4353"/>
      </w:tblGrid>
      <w:tr w:rsidR="00365D26" w:rsidRPr="00365D26" w:rsidTr="009841DA">
        <w:tc>
          <w:tcPr>
            <w:tcW w:w="2925" w:type="dxa"/>
          </w:tcPr>
          <w:p w:rsidR="00365D26" w:rsidRPr="00365D26" w:rsidRDefault="00365D26" w:rsidP="009841DA">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9841DA">
              <w:rPr>
                <w:rFonts w:ascii="Times New Roman" w:hAnsi="Times New Roman"/>
                <w:b/>
                <w:kern w:val="1"/>
                <w:szCs w:val="28"/>
              </w:rPr>
              <w:t xml:space="preserve">giáo </w:t>
            </w:r>
            <w:r w:rsidR="009841DA">
              <w:rPr>
                <w:rFonts w:ascii="Times New Roman" w:hAnsi="Times New Roman"/>
                <w:b/>
                <w:kern w:val="1"/>
                <w:szCs w:val="28"/>
              </w:rPr>
              <w:lastRenderedPageBreak/>
              <w:t>viên</w:t>
            </w:r>
          </w:p>
        </w:tc>
        <w:tc>
          <w:tcPr>
            <w:tcW w:w="282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lastRenderedPageBreak/>
              <w:t xml:space="preserve">Hoạt động của học </w:t>
            </w:r>
            <w:r w:rsidRPr="00365D26">
              <w:rPr>
                <w:rFonts w:ascii="Times New Roman" w:hAnsi="Times New Roman"/>
                <w:b/>
                <w:kern w:val="1"/>
                <w:szCs w:val="28"/>
              </w:rPr>
              <w:lastRenderedPageBreak/>
              <w:t>sinh</w:t>
            </w:r>
          </w:p>
        </w:tc>
        <w:tc>
          <w:tcPr>
            <w:tcW w:w="4353"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lastRenderedPageBreak/>
              <w:t>Kiến thức cần đạt</w:t>
            </w:r>
          </w:p>
        </w:tc>
      </w:tr>
      <w:tr w:rsidR="00365D26" w:rsidRPr="00365D26" w:rsidTr="009841DA">
        <w:tc>
          <w:tcPr>
            <w:tcW w:w="2925" w:type="dxa"/>
          </w:tcPr>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   - Đọc 4 câu thơ đầu.</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Em hình dung công việc đập đá của người tù Côn Đảo là một công việc như thế nào?</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Lời thơ mở đầu nhắc đến cụm từ  Làm trai  em biết những câu thơ nào có hai từ trên?</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GV: Làm trai quan niệm nhân sinh truyền thống là lòng kiêu hãnh là ý chí tự khẳng định của người đàn ông, người trai thời loạn,là khát vọng cao cả, phi thường.</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Có ý kiến cho rằng 4 câu đầu có hai lớp nghĩa. Hãy tìm hai hình ảnh có hai lớp nghĩa đó và phân tích giá trị nghệ thuật của chúng ?</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lastRenderedPageBreak/>
              <w:t xml:space="preserve">   ? Nét đặc sắc nghệ thuật của lời thơ này là gì ?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Theo em điều mà tác giả muốn gửi gắm thông qua những biện pháp nghệ thuật trên là gì ?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Nêu cảm nhận của em về hình ảnh người tù qua bốn câu thơ đầu.</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GV: Bốn câu thơ đầu đã khắc hoạ hình ảnh người tù cách mạng thật ấn tượng trong tư thế ngạo nghễ vươn cao tầm vũ trụ, biến một công việc lao động cưỡng bức hết sức nặng nhọc, vất vả thành một công việc chinh phục thiên nhiên dũng mãnh của con người có sức mạnh thần kỳ như một dũng sĩ thần thoại. Câu thơ đã dựng một tượng đài uy nghi về người anh hùng với khí phách hiên ngang, lẫm  liệt, sừng sững giữa đất trời ?</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Từ các chú thích 4,5 . Em hiểu những cảm nghĩ nào của con người được biểu hiện  trong 2 câu luận?</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Phân tích nghệ thuật đối trong hai câu thơ ?</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9841DA"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Tác dụng của phép đối? Phẩm chất cao quý của người tù được khắc hoạ ở đây ?</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Hình ảnh  kẻ vá trời gợi cho em nhớ tới một huyền thoại dân gian nào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Tự thấy mình là kẻ vá trời lỡ  bước vào đây , điều đó cho thấy con người ở đây nghĩ gì về bản thân mình ?</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Nét đặc sắc nghệ thuật của hai câu kết là gì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Cấu trúc đối lập của lời thơ những kẻ vá trời ( việc lớn ) việc cỏn con ( việc nhỏ mọn ) có ý nghĩa gì ?</w:t>
            </w:r>
          </w:p>
          <w:p w:rsidR="00365D26" w:rsidRPr="00365D26" w:rsidRDefault="00365D26" w:rsidP="00365D26">
            <w:pPr>
              <w:spacing w:before="120" w:after="120"/>
              <w:jc w:val="both"/>
              <w:rPr>
                <w:rFonts w:ascii="Times New Roman" w:hAnsi="Times New Roman"/>
                <w:szCs w:val="28"/>
              </w:rPr>
            </w:pPr>
          </w:p>
          <w:p w:rsidR="00365D26" w:rsidRPr="009841DA"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Nhận xét về</w:t>
            </w:r>
            <w:r w:rsidR="009841DA">
              <w:rPr>
                <w:rFonts w:ascii="Times New Roman" w:hAnsi="Times New Roman"/>
                <w:b/>
                <w:i/>
                <w:szCs w:val="28"/>
              </w:rPr>
              <w:t xml:space="preserve"> đặc sắc nghệ thuật của văn bản</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xml:space="preserve">? Bài thơ đã làm hiện nên những phẩm chất nào của người tù yêu nước? </w:t>
            </w:r>
          </w:p>
          <w:p w:rsidR="00365D26" w:rsidRPr="00365D26" w:rsidRDefault="00365D26" w:rsidP="00365D26">
            <w:pPr>
              <w:spacing w:before="120" w:after="120"/>
              <w:jc w:val="both"/>
              <w:rPr>
                <w:rFonts w:ascii="Times New Roman" w:hAnsi="Times New Roman"/>
                <w:b/>
                <w:i/>
                <w:szCs w:val="28"/>
              </w:rPr>
            </w:pPr>
            <w:r w:rsidRPr="00365D26">
              <w:rPr>
                <w:rFonts w:ascii="Times New Roman" w:hAnsi="Times New Roman"/>
                <w:b/>
                <w:i/>
                <w:szCs w:val="28"/>
              </w:rPr>
              <w:t xml:space="preserve">   ? Từ đó em hiểu </w:t>
            </w:r>
            <w:r w:rsidRPr="00365D26">
              <w:rPr>
                <w:rFonts w:ascii="Times New Roman" w:hAnsi="Times New Roman"/>
                <w:b/>
                <w:i/>
                <w:szCs w:val="28"/>
              </w:rPr>
              <w:lastRenderedPageBreak/>
              <w:t>thêm những điều cao quý nào về con người Phan Chu Trinh cũng như những nhà yêu nước Việt Nam  trong những năm đầu của thế Kỷ XX?</w:t>
            </w:r>
          </w:p>
          <w:p w:rsidR="00365D26" w:rsidRPr="009841DA" w:rsidRDefault="009841DA" w:rsidP="009841DA">
            <w:pPr>
              <w:spacing w:before="120" w:after="120"/>
              <w:jc w:val="both"/>
              <w:rPr>
                <w:rFonts w:ascii="Times New Roman" w:hAnsi="Times New Roman"/>
                <w:szCs w:val="28"/>
              </w:rPr>
            </w:pPr>
            <w:r>
              <w:rPr>
                <w:rFonts w:ascii="Times New Roman" w:hAnsi="Times New Roman"/>
                <w:szCs w:val="28"/>
              </w:rPr>
              <w:t>- GV khái quát.</w:t>
            </w:r>
          </w:p>
        </w:tc>
        <w:tc>
          <w:tcPr>
            <w:tcW w:w="2820"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đọc</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Arial" w:hAnsi="Arial" w:cs="Arial"/>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nờu</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9841DA" w:rsidP="00365D26">
            <w:pPr>
              <w:rPr>
                <w:rFonts w:ascii="Times New Roman" w:hAnsi="Times New Roman"/>
              </w:rPr>
            </w:pPr>
            <w:r>
              <w:rPr>
                <w:rFonts w:ascii="Times New Roman" w:hAnsi="Times New Roman"/>
              </w:rPr>
              <w:t>- Hs nê</w:t>
            </w:r>
            <w:r w:rsidR="00365D26" w:rsidRPr="00365D26">
              <w:rPr>
                <w:rFonts w:ascii="Times New Roman" w:hAnsi="Times New Roman"/>
              </w:rPr>
              <w:t>u cảm nghĩ</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xml:space="preserve">- Hs </w:t>
            </w:r>
            <w:r w:rsidR="009841DA">
              <w:rPr>
                <w:rFonts w:ascii="Times New Roman" w:hAnsi="Times New Roman"/>
              </w:rPr>
              <w:t>phân tích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xml:space="preserve">- Hs </w:t>
            </w:r>
            <w:r w:rsidR="009841DA">
              <w:rPr>
                <w:rFonts w:ascii="Times New Roman" w:hAnsi="Times New Roman"/>
              </w:rPr>
              <w:t>nêu tác dụng</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xml:space="preserve">- Hs </w:t>
            </w:r>
            <w:r w:rsidR="009841DA">
              <w:rPr>
                <w:rFonts w:ascii="Times New Roman" w:hAnsi="Times New Roman"/>
              </w:rPr>
              <w:t>khái quát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nhận x</w:t>
            </w:r>
            <w:r w:rsidR="009841DA">
              <w:rPr>
                <w:rFonts w:ascii="Times New Roman" w:hAnsi="Times New Roman"/>
              </w:rPr>
              <w:t>é</w:t>
            </w:r>
            <w:r w:rsidRPr="00365D26">
              <w:rPr>
                <w:rFonts w:ascii="Times New Roman" w:hAnsi="Times New Roman"/>
              </w:rPr>
              <w:t>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Arial" w:hAnsi="Arial" w:cs="Arial"/>
              </w:rPr>
            </w:pPr>
          </w:p>
        </w:tc>
        <w:tc>
          <w:tcPr>
            <w:tcW w:w="4353" w:type="dxa"/>
          </w:tcPr>
          <w:p w:rsidR="00365D26" w:rsidRPr="00365D26" w:rsidRDefault="00365D26" w:rsidP="00365D26">
            <w:pPr>
              <w:spacing w:before="120" w:after="120"/>
              <w:jc w:val="both"/>
              <w:rPr>
                <w:rFonts w:ascii="Times New Roman" w:hAnsi="Times New Roman"/>
                <w:b/>
                <w:bCs/>
                <w:i/>
                <w:szCs w:val="28"/>
                <w:u w:val="single"/>
              </w:rPr>
            </w:pPr>
            <w:r w:rsidRPr="00365D26">
              <w:rPr>
                <w:rFonts w:ascii="Times New Roman" w:hAnsi="Times New Roman"/>
                <w:b/>
                <w:bCs/>
                <w:i/>
                <w:szCs w:val="28"/>
                <w:u w:val="single"/>
              </w:rPr>
              <w:lastRenderedPageBreak/>
              <w:t>II. Đọc hiểu văn bản:</w:t>
            </w:r>
          </w:p>
          <w:p w:rsidR="00365D26" w:rsidRPr="00365D26" w:rsidRDefault="00365D26" w:rsidP="00365D26">
            <w:pPr>
              <w:spacing w:before="120" w:after="120"/>
              <w:jc w:val="both"/>
              <w:rPr>
                <w:rFonts w:ascii="Times New Roman" w:hAnsi="Times New Roman"/>
                <w:b/>
                <w:bCs/>
                <w:i/>
                <w:szCs w:val="28"/>
                <w:u w:val="single"/>
              </w:rPr>
            </w:pPr>
            <w:r w:rsidRPr="00365D26">
              <w:rPr>
                <w:rFonts w:ascii="Times New Roman" w:hAnsi="Times New Roman"/>
                <w:b/>
                <w:bCs/>
                <w:i/>
                <w:szCs w:val="28"/>
                <w:u w:val="single"/>
              </w:rPr>
              <w:t>1. Bốn câu thơ đầu:</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Côn Đảo là địa ngục trần gian, nơi TDP giam cầm, tra tấn và hành hạ dã man những chiến sĩ CM của chúng ta. Điều kiện làm việc trên hòn đảo trơi trọi, giữa nắng gió biển khơi, trong chế độ lao tù khắc nghiệt người đi đày buộc phải làm công việc khổ sai này cho đến khi kiệt sức và không ít người gục ngã. Họ phải làm việc dưới súng đạn và roi vọt của kẻ thù.</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Tính chất công việc là khổ sai cực kỳ nặng nhọc.</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b/>
                <w:bCs/>
                <w:szCs w:val="28"/>
              </w:rPr>
              <w:t>Làm trai</w:t>
            </w:r>
            <w:r w:rsidRPr="00365D26">
              <w:rPr>
                <w:rFonts w:ascii="Times New Roman" w:hAnsi="Times New Roman"/>
                <w:szCs w:val="28"/>
              </w:rPr>
              <w:t xml:space="preserve"> cho đáng nên trai.</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Xuống Đông đông tĩnh lên Đoài đoài tan ( ca dao ).</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b/>
                <w:bCs/>
                <w:szCs w:val="28"/>
              </w:rPr>
              <w:t xml:space="preserve">Làm trai </w:t>
            </w:r>
            <w:r w:rsidRPr="00365D26">
              <w:rPr>
                <w:rFonts w:ascii="Times New Roman" w:hAnsi="Times New Roman"/>
                <w:szCs w:val="28"/>
              </w:rPr>
              <w:t xml:space="preserve">ở trong trời đất </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Phải có danh gì với núi sông ( Nguyễn Trãi )    </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Đã sinh làm trai cũng phải khác đời. ( Phan bội châu ).</w:t>
            </w:r>
          </w:p>
          <w:tbl>
            <w:tblPr>
              <w:tblW w:w="3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6"/>
              <w:gridCol w:w="1243"/>
              <w:gridCol w:w="1306"/>
            </w:tblGrid>
            <w:tr w:rsidR="00365D26" w:rsidRPr="00365D26" w:rsidTr="00365D26">
              <w:tc>
                <w:tcPr>
                  <w:tcW w:w="816"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H/ả</w:t>
                  </w:r>
                </w:p>
              </w:tc>
              <w:tc>
                <w:tcPr>
                  <w:tcW w:w="1363"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Lớp nghĩa 1</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 nghĩa đen</w:t>
                  </w:r>
                </w:p>
              </w:tc>
              <w:tc>
                <w:tcPr>
                  <w:tcW w:w="1426"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Lớp nghĩa 2</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N. Biểu trưng</w:t>
                  </w:r>
                </w:p>
              </w:tc>
            </w:tr>
            <w:tr w:rsidR="00365D26" w:rsidRPr="00365D26" w:rsidTr="00365D26">
              <w:tc>
                <w:tcPr>
                  <w:tcW w:w="816"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Lừng </w:t>
                  </w:r>
                  <w:r w:rsidRPr="00365D26">
                    <w:rPr>
                      <w:rFonts w:ascii="Arial" w:hAnsi="Arial" w:cs="Arial"/>
                      <w:szCs w:val="28"/>
                    </w:rPr>
                    <w:t>…</w:t>
                  </w:r>
                </w:p>
              </w:tc>
              <w:tc>
                <w:tcPr>
                  <w:tcW w:w="1363"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đập đá nhiều làm cho núi lở</w:t>
                  </w:r>
                </w:p>
              </w:tc>
              <w:tc>
                <w:tcPr>
                  <w:tcW w:w="1426"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Chí lớn công việc lớn lao để cứu nước</w:t>
                  </w:r>
                </w:p>
              </w:tc>
            </w:tr>
            <w:tr w:rsidR="00365D26" w:rsidRPr="00365D26" w:rsidTr="00365D26">
              <w:tc>
                <w:tcPr>
                  <w:tcW w:w="816"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Xách </w:t>
                  </w:r>
                  <w:r w:rsidRPr="00365D26">
                    <w:rPr>
                      <w:rFonts w:ascii="Arial" w:hAnsi="Arial" w:cs="Arial"/>
                      <w:szCs w:val="28"/>
                    </w:rPr>
                    <w:t>…</w:t>
                  </w:r>
                  <w:r w:rsidRPr="00365D26">
                    <w:rPr>
                      <w:rFonts w:ascii="Times New Roman" w:hAnsi="Times New Roman"/>
                      <w:szCs w:val="28"/>
                    </w:rPr>
                    <w:t>đống ra ... hòn</w:t>
                  </w:r>
                </w:p>
              </w:tc>
              <w:tc>
                <w:tcPr>
                  <w:tcW w:w="1363"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Tả cảnh tù nhân đậo đá ở Côn Lôn</w:t>
                  </w:r>
                </w:p>
              </w:tc>
              <w:tc>
                <w:tcPr>
                  <w:tcW w:w="1426"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xml:space="preserve">Tư thế hiên ngang lẫm liệt, súc mạnh và ý chí của người tù </w:t>
                  </w:r>
                  <w:r w:rsidRPr="00365D26">
                    <w:rPr>
                      <w:rFonts w:ascii="Times New Roman" w:hAnsi="Times New Roman"/>
                      <w:szCs w:val="28"/>
                    </w:rPr>
                    <w:lastRenderedPageBreak/>
                    <w:t>yêu nước.</w:t>
                  </w:r>
                </w:p>
              </w:tc>
            </w:tr>
          </w:tbl>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after="120" w:line="480" w:lineRule="auto"/>
              <w:jc w:val="both"/>
              <w:rPr>
                <w:rFonts w:ascii="Times New Roman" w:hAnsi="Times New Roman"/>
                <w:szCs w:val="28"/>
              </w:rPr>
            </w:pPr>
            <w:r w:rsidRPr="00365D26">
              <w:rPr>
                <w:rFonts w:ascii="Times New Roman" w:hAnsi="Times New Roman"/>
                <w:szCs w:val="28"/>
              </w:rPr>
              <w:t>- Giọng điệu hùng tráng sôi nổi động từ mạnh , cách nói khoa trương, đối.</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after="120" w:line="480" w:lineRule="auto"/>
              <w:jc w:val="both"/>
              <w:rPr>
                <w:rFonts w:ascii="Times New Roman" w:hAnsi="Times New Roman"/>
                <w:szCs w:val="28"/>
              </w:rPr>
            </w:pPr>
            <w:r w:rsidRPr="00365D26">
              <w:rPr>
                <w:rFonts w:ascii="Times New Roman" w:hAnsi="Times New Roman"/>
                <w:szCs w:val="28"/>
              </w:rPr>
              <w:t>- Gợi tả công việc đập đá.</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after="120" w:line="480" w:lineRule="auto"/>
              <w:jc w:val="both"/>
              <w:rPr>
                <w:rFonts w:ascii="Times New Roman" w:hAnsi="Times New Roman"/>
                <w:szCs w:val="28"/>
              </w:rPr>
            </w:pPr>
            <w:r w:rsidRPr="00365D26">
              <w:rPr>
                <w:rFonts w:ascii="Times New Roman" w:hAnsi="Times New Roman"/>
                <w:szCs w:val="28"/>
              </w:rPr>
              <w:t>- Diễn tả khí phách hiên ngang, kiên cường của con người.</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2. Bốn câu cuối:</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Tự thấy mình có tấm thân dày dạn, phong trần qua nhiều thử thách tự thấy mình có tinh thần cứng cỏi kiên trung, không sờn lòng, đổi chí   trước mọi gian lao thử thách.</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b/>
                <w:bCs/>
                <w:szCs w:val="28"/>
              </w:rPr>
              <w:t>NT:</w:t>
            </w:r>
            <w:r w:rsidRPr="00365D26">
              <w:rPr>
                <w:rFonts w:ascii="Times New Roman" w:hAnsi="Times New Roman"/>
                <w:szCs w:val="28"/>
              </w:rPr>
              <w:t xml:space="preserve"> đối</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b/>
                <w:bCs/>
                <w:szCs w:val="28"/>
              </w:rPr>
              <w:t xml:space="preserve">Tháng ngày mưa nắng: </w:t>
            </w:r>
            <w:r w:rsidRPr="00365D26">
              <w:rPr>
                <w:rFonts w:ascii="Times New Roman" w:hAnsi="Times New Roman"/>
                <w:szCs w:val="28"/>
              </w:rPr>
              <w:t>chỉ những gian khổ phải chịu đựng không chỉ 1 sớm một chiều mà dài dằng dặc qua nhiều năm tháng.</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b/>
                <w:bCs/>
                <w:szCs w:val="28"/>
              </w:rPr>
              <w:t xml:space="preserve">Thân sành sỏi dạ sắt son: </w:t>
            </w:r>
            <w:r w:rsidRPr="00365D26">
              <w:rPr>
                <w:rFonts w:ascii="Times New Roman" w:hAnsi="Times New Roman"/>
                <w:szCs w:val="28"/>
              </w:rPr>
              <w:t xml:space="preserve">bao quản </w:t>
            </w:r>
            <w:r w:rsidRPr="00365D26">
              <w:rPr>
                <w:rFonts w:ascii="Times New Roman" w:hAnsi="Times New Roman"/>
                <w:szCs w:val="28"/>
              </w:rPr>
              <w:lastRenderedPageBreak/>
              <w:t>– càng bền: Thân càng dày dạn phong trần bao nhiêu thì dạ càng cứng cỏi trung kiên bấy nhiêu, cũng có nghĩa là gian nan đã tôi luyện nên chí khí anh hùng của người chiến sĩ yêu nước.</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Sức chịu đựng mãnh liệt về cả thể xác lẫn tinh thần của con người trước thử thách nguy nan.</w:t>
            </w:r>
          </w:p>
          <w:p w:rsidR="00365D26" w:rsidRPr="00365D26" w:rsidRDefault="00365D26" w:rsidP="00365D26">
            <w:pPr>
              <w:spacing w:after="120" w:line="480" w:lineRule="auto"/>
              <w:jc w:val="both"/>
              <w:rPr>
                <w:rFonts w:ascii="Times New Roman" w:hAnsi="Times New Roman"/>
                <w:szCs w:val="28"/>
              </w:rPr>
            </w:pPr>
            <w:r w:rsidRPr="00365D26">
              <w:rPr>
                <w:rFonts w:ascii="Times New Roman" w:hAnsi="Times New Roman"/>
                <w:szCs w:val="28"/>
              </w:rPr>
              <w:t>- Bất khuất trước gian nguy, trung thành với lý tưởng yêu nước.</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Tự hào kiêu hãnh về công việc mà mình đang theo đuổi.</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Xem thường việc tù đày.</w:t>
            </w:r>
          </w:p>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spacing w:before="120" w:after="120"/>
              <w:jc w:val="both"/>
              <w:rPr>
                <w:rFonts w:ascii="Times New Roman" w:hAnsi="Times New Roman"/>
                <w:b/>
                <w:bCs/>
                <w:szCs w:val="28"/>
              </w:rPr>
            </w:pPr>
            <w:r w:rsidRPr="00365D26">
              <w:rPr>
                <w:rFonts w:ascii="Times New Roman" w:hAnsi="Times New Roman"/>
                <w:b/>
                <w:bCs/>
                <w:szCs w:val="28"/>
              </w:rPr>
              <w:t>- Cách nói khoa trương, đối.</w:t>
            </w:r>
          </w:p>
          <w:p w:rsidR="00365D26" w:rsidRPr="00365D26" w:rsidRDefault="00365D26" w:rsidP="00365D26">
            <w:pPr>
              <w:spacing w:before="120" w:after="120"/>
              <w:jc w:val="both"/>
              <w:rPr>
                <w:rFonts w:ascii="Times New Roman" w:hAnsi="Times New Roman"/>
                <w:b/>
                <w:bCs/>
                <w:szCs w:val="28"/>
              </w:rPr>
            </w:pPr>
            <w:r w:rsidRPr="00365D26">
              <w:rPr>
                <w:rFonts w:ascii="Times New Roman" w:hAnsi="Times New Roman"/>
                <w:b/>
                <w:bCs/>
                <w:szCs w:val="28"/>
              </w:rPr>
              <w:t>Tin tưởng mãnh liệt vào sự nghiệp yêu nước của mình. Coi khinh gian lao tù đày.</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b/>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3: </w:t>
      </w:r>
      <w:r w:rsidRPr="00365D26">
        <w:rPr>
          <w:rFonts w:ascii="Times New Roman" w:hAnsi="Times New Roman"/>
          <w:szCs w:val="28"/>
        </w:rPr>
        <w:t>Hướng dẫn học sinh tổng kết.</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Mục ti</w:t>
      </w:r>
      <w:r w:rsidR="009841DA">
        <w:rPr>
          <w:rFonts w:ascii="Times New Roman" w:hAnsi="Times New Roman"/>
          <w:b/>
          <w:szCs w:val="28"/>
        </w:rPr>
        <w:t>ê</w:t>
      </w:r>
      <w:r w:rsidRPr="00365D26">
        <w:rPr>
          <w:rFonts w:ascii="Times New Roman" w:hAnsi="Times New Roman"/>
          <w:b/>
          <w:szCs w:val="28"/>
        </w:rPr>
        <w:t>u</w:t>
      </w:r>
      <w:r w:rsidRPr="00365D26">
        <w:rPr>
          <w:rFonts w:ascii="Times New Roman" w:hAnsi="Times New Roman"/>
          <w:szCs w:val="28"/>
        </w:rPr>
        <w:t>: Nắm được những nét đặc sắc về nội dung và nghệ thuật của t</w:t>
      </w:r>
      <w:r w:rsidR="009841DA">
        <w:rPr>
          <w:rFonts w:ascii="Times New Roman" w:hAnsi="Times New Roman"/>
          <w:szCs w:val="28"/>
        </w:rPr>
        <w:t>á</w:t>
      </w:r>
      <w:r w:rsidRPr="00365D26">
        <w:rPr>
          <w:rFonts w:ascii="Times New Roman" w:hAnsi="Times New Roman"/>
          <w:szCs w:val="28"/>
        </w:rPr>
        <w:t>c phẩm.</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Đọc hiểu, 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9841DA">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c</w:t>
      </w:r>
      <w:r w:rsidR="009841DA">
        <w:rPr>
          <w:rFonts w:ascii="Times New Roman" w:hAnsi="Times New Roman"/>
          <w:szCs w:val="28"/>
        </w:rPr>
        <w:t>á nhân</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Thời gian: </w:t>
      </w:r>
      <w:r w:rsidR="009841DA">
        <w:rPr>
          <w:rFonts w:ascii="Times New Roman" w:hAnsi="Times New Roman"/>
          <w:szCs w:val="28"/>
        </w:rPr>
        <w:t>5 phú</w:t>
      </w:r>
      <w:r w:rsidRPr="00365D26">
        <w:rPr>
          <w:rFonts w:ascii="Times New Roman" w:hAnsi="Times New Roman"/>
          <w:szCs w:val="28"/>
        </w:rPr>
        <w:t>t</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804"/>
      </w:tblGrid>
      <w:tr w:rsidR="00365D26" w:rsidRPr="00365D26" w:rsidTr="009841DA">
        <w:tc>
          <w:tcPr>
            <w:tcW w:w="3192" w:type="dxa"/>
          </w:tcPr>
          <w:p w:rsidR="00365D26" w:rsidRPr="00365D26" w:rsidRDefault="00365D26" w:rsidP="009841DA">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9841DA">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9841DA">
        <w:tc>
          <w:tcPr>
            <w:tcW w:w="3192" w:type="dxa"/>
          </w:tcPr>
          <w:p w:rsidR="00365D26" w:rsidRPr="00365D26" w:rsidRDefault="00365D26" w:rsidP="00365D26">
            <w:pPr>
              <w:spacing w:before="120" w:after="120"/>
              <w:jc w:val="both"/>
              <w:rPr>
                <w:rFonts w:ascii="Times New Roman" w:hAnsi="Times New Roman"/>
                <w:szCs w:val="28"/>
              </w:rPr>
            </w:pPr>
          </w:p>
          <w:p w:rsidR="00365D26" w:rsidRPr="00365D26" w:rsidRDefault="00365D26" w:rsidP="00365D26">
            <w:pPr>
              <w:rPr>
                <w:rFonts w:ascii="Times New Roman" w:hAnsi="Times New Roman"/>
              </w:rPr>
            </w:pPr>
            <w:r w:rsidRPr="00365D26">
              <w:rPr>
                <w:rFonts w:ascii="Times New Roman" w:hAnsi="Times New Roman"/>
                <w:szCs w:val="28"/>
              </w:rPr>
              <w:t xml:space="preserve">   </w:t>
            </w:r>
            <w:r w:rsidRPr="00365D26">
              <w:rPr>
                <w:rFonts w:ascii="Times New Roman" w:hAnsi="Times New Roman"/>
                <w:b/>
                <w:i/>
                <w:szCs w:val="28"/>
              </w:rPr>
              <w:t>? Rút ra những nét chung của hai bài thơ về tư tưởng và nghệ thuật?</w:t>
            </w:r>
          </w:p>
        </w:tc>
        <w:tc>
          <w:tcPr>
            <w:tcW w:w="3192"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9841DA">
            <w:pPr>
              <w:rPr>
                <w:rFonts w:ascii="Arial" w:hAnsi="Arial" w:cs="Arial"/>
              </w:rPr>
            </w:pPr>
            <w:r w:rsidRPr="00365D26">
              <w:rPr>
                <w:rFonts w:ascii="Times New Roman" w:hAnsi="Times New Roman"/>
              </w:rPr>
              <w:t>- Hs nhận x</w:t>
            </w:r>
            <w:r w:rsidR="009841DA">
              <w:rPr>
                <w:rFonts w:ascii="Times New Roman" w:hAnsi="Times New Roman"/>
              </w:rPr>
              <w:t>é</w:t>
            </w:r>
            <w:r w:rsidRPr="00365D26">
              <w:rPr>
                <w:rFonts w:ascii="Times New Roman" w:hAnsi="Times New Roman"/>
              </w:rPr>
              <w:t>t</w:t>
            </w:r>
          </w:p>
        </w:tc>
        <w:tc>
          <w:tcPr>
            <w:tcW w:w="3804" w:type="dxa"/>
          </w:tcPr>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III. Tổng kết:</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b/>
                <w:bCs/>
                <w:i/>
                <w:szCs w:val="28"/>
                <w:u w:val="single"/>
              </w:rPr>
              <w:t>1. Nghệ thuật</w:t>
            </w:r>
            <w:r w:rsidRPr="00365D26">
              <w:rPr>
                <w:rFonts w:ascii="Times New Roman" w:hAnsi="Times New Roman"/>
                <w:b/>
                <w:bCs/>
                <w:szCs w:val="28"/>
                <w:u w:val="single"/>
              </w:rPr>
              <w:t>:</w:t>
            </w:r>
            <w:r w:rsidRPr="00365D26">
              <w:rPr>
                <w:rFonts w:ascii="Times New Roman" w:hAnsi="Times New Roman"/>
                <w:szCs w:val="28"/>
              </w:rPr>
              <w:t xml:space="preserve"> Giọng điệu hào hùng sảng khoái, lối nói khoa trương ước lệ, vận dụng thành thạo nhuần nhuyễn thể thơ thất ngôn bát cú đường luật.</w:t>
            </w:r>
          </w:p>
          <w:p w:rsidR="00365D26" w:rsidRPr="00365D26" w:rsidRDefault="00365D26" w:rsidP="00365D26">
            <w:pPr>
              <w:spacing w:after="120"/>
              <w:jc w:val="both"/>
              <w:rPr>
                <w:rFonts w:ascii="Times New Roman" w:hAnsi="Times New Roman"/>
                <w:i/>
                <w:szCs w:val="28"/>
              </w:rPr>
            </w:pPr>
            <w:r w:rsidRPr="00365D26">
              <w:rPr>
                <w:rFonts w:ascii="Times New Roman" w:hAnsi="Times New Roman"/>
                <w:i/>
                <w:szCs w:val="28"/>
              </w:rPr>
              <w:t>2. Nội dung:</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Hiên ngang trung thành với lý tưởng.</w:t>
            </w:r>
          </w:p>
          <w:p w:rsidR="00365D26" w:rsidRPr="00365D26" w:rsidRDefault="00365D26" w:rsidP="00365D26">
            <w:pPr>
              <w:spacing w:before="120" w:after="120"/>
              <w:jc w:val="both"/>
              <w:rPr>
                <w:rFonts w:ascii="Times New Roman" w:hAnsi="Times New Roman"/>
                <w:szCs w:val="28"/>
              </w:rPr>
            </w:pPr>
            <w:r w:rsidRPr="00365D26">
              <w:rPr>
                <w:rFonts w:ascii="Times New Roman" w:hAnsi="Times New Roman"/>
                <w:szCs w:val="28"/>
              </w:rPr>
              <w:t>- Người anh hùng chấp nhận mọi nguy nan, bền gan vững chí với lí tưởng cứu nước của mình.</w:t>
            </w:r>
          </w:p>
        </w:tc>
      </w:tr>
    </w:tbl>
    <w:p w:rsidR="009841DA" w:rsidRDefault="009841DA" w:rsidP="009841DA">
      <w:pPr>
        <w:rPr>
          <w:rFonts w:ascii="Times New Roman" w:hAnsi="Times New Roman"/>
          <w:b/>
          <w:bCs/>
          <w:szCs w:val="28"/>
        </w:rPr>
      </w:pPr>
      <w:r>
        <w:rPr>
          <w:rFonts w:ascii="Times New Roman" w:hAnsi="Times New Roman"/>
          <w:b/>
          <w:bCs/>
          <w:szCs w:val="28"/>
        </w:rPr>
        <w:t>HOẠT ĐỘNG 4: CỦNG CỐ, VẬN DỤNG</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Mục ti</w:t>
      </w:r>
      <w:r w:rsidR="009841DA">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 thức bài học.</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Phương pháp: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Hỡnh thức tổ chức dạy học: </w:t>
      </w:r>
      <w:r w:rsidR="009841DA">
        <w:rPr>
          <w:rFonts w:ascii="Times New Roman" w:hAnsi="Times New Roman"/>
          <w:szCs w:val="28"/>
        </w:rPr>
        <w:t>cá nhân</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5 ph</w:t>
      </w:r>
      <w:r w:rsidR="009841DA">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804"/>
      </w:tblGrid>
      <w:tr w:rsidR="00365D26" w:rsidRPr="00365D26" w:rsidTr="009841DA">
        <w:tc>
          <w:tcPr>
            <w:tcW w:w="3192" w:type="dxa"/>
          </w:tcPr>
          <w:p w:rsidR="00365D26" w:rsidRPr="00365D26" w:rsidRDefault="00365D26" w:rsidP="009841DA">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9841DA">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9841DA">
        <w:tc>
          <w:tcPr>
            <w:tcW w:w="3192" w:type="dxa"/>
          </w:tcPr>
          <w:p w:rsidR="00365D26" w:rsidRPr="00365D26" w:rsidRDefault="00365D26" w:rsidP="00365D26">
            <w:pPr>
              <w:rPr>
                <w:rFonts w:ascii="Times New Roman" w:hAnsi="Times New Roman"/>
              </w:rPr>
            </w:pPr>
          </w:p>
        </w:tc>
        <w:tc>
          <w:tcPr>
            <w:tcW w:w="3192"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độc lập làm bài</w:t>
            </w:r>
          </w:p>
        </w:tc>
        <w:tc>
          <w:tcPr>
            <w:tcW w:w="3804" w:type="dxa"/>
          </w:tcPr>
          <w:p w:rsidR="00365D26" w:rsidRPr="00365D26" w:rsidRDefault="00365D26" w:rsidP="00365D26">
            <w:pPr>
              <w:jc w:val="both"/>
              <w:rPr>
                <w:rFonts w:ascii="Times New Roman" w:hAnsi="Times New Roman"/>
                <w:i/>
                <w:szCs w:val="28"/>
              </w:rPr>
            </w:pPr>
            <w:r w:rsidRPr="00365D26">
              <w:rPr>
                <w:rFonts w:ascii="Times New Roman" w:hAnsi="Times New Roman"/>
                <w:i/>
                <w:szCs w:val="28"/>
              </w:rPr>
              <w:t>IV. Luyện tập:</w:t>
            </w:r>
          </w:p>
          <w:p w:rsidR="00365D26" w:rsidRPr="00365D26" w:rsidRDefault="00365D26" w:rsidP="009841DA">
            <w:pPr>
              <w:spacing w:before="120" w:after="120"/>
              <w:jc w:val="both"/>
              <w:rPr>
                <w:rFonts w:ascii="Times New Roman" w:hAnsi="Times New Roman"/>
                <w:szCs w:val="28"/>
              </w:rPr>
            </w:pPr>
            <w:r w:rsidRPr="00365D26">
              <w:rPr>
                <w:rFonts w:ascii="Times New Roman" w:hAnsi="Times New Roman"/>
                <w:szCs w:val="28"/>
              </w:rPr>
              <w:t>Cả hai bài thơ đều là khẩu khí của những bậc anh hùng hào kiệt khi sa cơ, lỡ bước anh hùng hào kiệt khi rơi vào vòng tù đày.</w:t>
            </w:r>
          </w:p>
          <w:p w:rsidR="00365D26" w:rsidRPr="00365D26" w:rsidRDefault="00365D26" w:rsidP="009841DA">
            <w:pPr>
              <w:jc w:val="both"/>
              <w:rPr>
                <w:rFonts w:ascii="Times New Roman" w:hAnsi="Times New Roman"/>
              </w:rPr>
            </w:pPr>
            <w:r w:rsidRPr="00365D26">
              <w:rPr>
                <w:rFonts w:ascii="Times New Roman" w:hAnsi="Times New Roman"/>
                <w:szCs w:val="28"/>
              </w:rPr>
              <w:t xml:space="preserve">- Vẻ đẹp hào hùng lãng mạn của họ biểu hiện trước hết ở khí phách ngang tàng lẫm liệt ngay </w:t>
            </w:r>
            <w:r w:rsidRPr="00365D26">
              <w:rPr>
                <w:rFonts w:ascii="Times New Roman" w:hAnsi="Times New Roman"/>
                <w:szCs w:val="28"/>
              </w:rPr>
              <w:lastRenderedPageBreak/>
              <w:t>cả trong thử thách, gian lao có thể đe doạ tính mạng. Vẻ đẹp ấy còn được biểu hiện ở ý chí chiến đấu và niềm tin không dời đổi vào sự nghiệp cách mạng của mình.</w:t>
            </w:r>
          </w:p>
        </w:tc>
      </w:tr>
    </w:tbl>
    <w:p w:rsidR="00146FD4" w:rsidRDefault="00146FD4" w:rsidP="00365D26">
      <w:pPr>
        <w:rPr>
          <w:rFonts w:ascii="Times New Roman" w:hAnsi="Times New Roman"/>
          <w:b/>
          <w:bCs/>
          <w:szCs w:val="28"/>
        </w:rPr>
      </w:pPr>
    </w:p>
    <w:p w:rsidR="00365D26" w:rsidRPr="00365D26" w:rsidRDefault="00365D26" w:rsidP="00365D26">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Hướng dẫn học ở nhà:</w:t>
      </w:r>
    </w:p>
    <w:p w:rsidR="00365D26" w:rsidRPr="00365D26" w:rsidRDefault="00365D26" w:rsidP="00365D26">
      <w:pPr>
        <w:rPr>
          <w:rFonts w:ascii="Times New Roman" w:hAnsi="Times New Roman"/>
          <w:szCs w:val="28"/>
        </w:rPr>
      </w:pPr>
      <w:r w:rsidRPr="00365D26">
        <w:rPr>
          <w:rFonts w:ascii="Times New Roman" w:hAnsi="Times New Roman"/>
          <w:szCs w:val="28"/>
        </w:rPr>
        <w:tab/>
        <w:t xml:space="preserve">- Học thuộc lòng phân tích bài thơ. </w:t>
      </w:r>
    </w:p>
    <w:p w:rsidR="00365D26" w:rsidRPr="00365D26" w:rsidRDefault="00365D26" w:rsidP="00365D26">
      <w:pPr>
        <w:rPr>
          <w:rFonts w:ascii="Times New Roman" w:hAnsi="Times New Roman"/>
          <w:szCs w:val="28"/>
        </w:rPr>
      </w:pPr>
      <w:r w:rsidRPr="00365D26">
        <w:rPr>
          <w:rFonts w:ascii="Times New Roman" w:hAnsi="Times New Roman"/>
          <w:szCs w:val="28"/>
        </w:rPr>
        <w:tab/>
        <w:t>- Làm bài tập SGK chuẩn bị bài mới.</w:t>
      </w:r>
    </w:p>
    <w:p w:rsidR="00365D26" w:rsidRPr="00365D26" w:rsidRDefault="00365D26" w:rsidP="00365D26">
      <w:pPr>
        <w:rPr>
          <w:rFonts w:ascii="Times New Roman" w:hAnsi="Times New Roman"/>
          <w:b/>
          <w:bCs/>
          <w:szCs w:val="28"/>
          <w:lang w:val="nl-NL"/>
        </w:rPr>
      </w:pPr>
    </w:p>
    <w:p w:rsidR="009841DA" w:rsidRDefault="009841DA" w:rsidP="00365D26">
      <w:pPr>
        <w:rPr>
          <w:rFonts w:ascii="Times New Roman" w:hAnsi="Times New Roman"/>
          <w:b/>
          <w:bCs/>
          <w:szCs w:val="28"/>
          <w:lang w:val="nl-NL"/>
        </w:rPr>
      </w:pPr>
    </w:p>
    <w:p w:rsidR="00146FD4" w:rsidRDefault="00146FD4" w:rsidP="00365D26">
      <w:pPr>
        <w:rPr>
          <w:rFonts w:ascii="Times New Roman" w:hAnsi="Times New Roman"/>
          <w:b/>
          <w:bCs/>
          <w:szCs w:val="28"/>
          <w:lang w:val="nl-NL"/>
        </w:rPr>
      </w:pPr>
    </w:p>
    <w:p w:rsidR="00146FD4" w:rsidRDefault="00146FD4" w:rsidP="00365D26">
      <w:pPr>
        <w:rPr>
          <w:rFonts w:ascii="Times New Roman" w:hAnsi="Times New Roman"/>
          <w:b/>
          <w:bCs/>
          <w:szCs w:val="28"/>
          <w:lang w:val="nl-NL"/>
        </w:rPr>
      </w:pPr>
      <w:r>
        <w:rPr>
          <w:rFonts w:ascii="Times New Roman" w:hAnsi="Times New Roman"/>
          <w:b/>
          <w:bCs/>
          <w:szCs w:val="28"/>
          <w:lang w:val="nl-NL"/>
        </w:rPr>
        <w:t>Tiết 57:</w:t>
      </w:r>
    </w:p>
    <w:p w:rsidR="00146FD4" w:rsidRDefault="00146FD4" w:rsidP="00146FD4">
      <w:pPr>
        <w:jc w:val="center"/>
        <w:rPr>
          <w:rFonts w:ascii="Times New Roman" w:hAnsi="Times New Roman"/>
          <w:b/>
          <w:bCs/>
          <w:i/>
          <w:sz w:val="52"/>
          <w:szCs w:val="52"/>
          <w:lang w:val="nl-NL"/>
        </w:rPr>
      </w:pPr>
      <w:r w:rsidRPr="00146FD4">
        <w:rPr>
          <w:rFonts w:ascii="Times New Roman" w:hAnsi="Times New Roman"/>
          <w:b/>
          <w:bCs/>
          <w:i/>
          <w:sz w:val="52"/>
          <w:szCs w:val="52"/>
          <w:lang w:val="nl-NL"/>
        </w:rPr>
        <w:t>HDĐT: Muốn làm thằng Cuội</w:t>
      </w:r>
    </w:p>
    <w:p w:rsidR="00146FD4" w:rsidRDefault="00146FD4" w:rsidP="00146FD4">
      <w:pPr>
        <w:jc w:val="center"/>
        <w:rPr>
          <w:rFonts w:ascii="Times New Roman" w:hAnsi="Times New Roman"/>
          <w:b/>
          <w:bCs/>
          <w:i/>
          <w:sz w:val="52"/>
          <w:szCs w:val="52"/>
          <w:lang w:val="nl-NL"/>
        </w:rPr>
      </w:pPr>
    </w:p>
    <w:p w:rsidR="00146FD4" w:rsidRPr="00146FD4" w:rsidRDefault="00146FD4" w:rsidP="00146FD4">
      <w:pPr>
        <w:pStyle w:val="Heading3"/>
        <w:spacing w:before="300" w:after="150" w:line="360" w:lineRule="atLeast"/>
        <w:ind w:right="48"/>
        <w:rPr>
          <w:rFonts w:ascii="Times New Roman" w:hAnsi="Times New Roman" w:cs="Times New Roman"/>
          <w:b w:val="0"/>
          <w:bCs w:val="0"/>
          <w:color w:val="auto"/>
          <w:sz w:val="31"/>
          <w:szCs w:val="31"/>
        </w:rPr>
      </w:pPr>
      <w:r w:rsidRPr="00146FD4">
        <w:rPr>
          <w:rFonts w:ascii="Times New Roman" w:hAnsi="Times New Roman" w:cs="Times New Roman"/>
          <w:color w:val="auto"/>
          <w:sz w:val="31"/>
          <w:szCs w:val="31"/>
        </w:rPr>
        <w:t>I. Mục tiêu bài học</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1. Kiến thức</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Học sinh cảm nhận được tâm sự buồn chán thực tại ; ước muốn thoát li rất “ngông” và tấm lòng yêu nước của Tản Đà.</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Sự đổi mới về ngôn ngữ, giọng điệu, ý tứ, cảm xúc trong bài thơ “ Muốn làm thằng Cuội”</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2. Kĩ năng</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Rèn cho học sinh kĩ năng phân tích tác phẩm để thấy được tâm sự của nhà thơ Tản Đà.</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Phát hiện so sánh thấy được sự đổi mới trong hình thức thể loại văn học truyền thống.</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3. Thái độ</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Giáo dục co học sinh lòng yêu nước; gd hs có ý thức thái độ đúng trong học tập.</w:t>
      </w:r>
    </w:p>
    <w:p w:rsidR="00146FD4" w:rsidRPr="00146FD4" w:rsidRDefault="00146FD4" w:rsidP="00146FD4">
      <w:pPr>
        <w:pStyle w:val="Heading3"/>
        <w:spacing w:before="300" w:after="150" w:line="360" w:lineRule="atLeast"/>
        <w:ind w:right="48"/>
        <w:rPr>
          <w:rFonts w:ascii="Times New Roman" w:hAnsi="Times New Roman" w:cs="Times New Roman"/>
          <w:b w:val="0"/>
          <w:bCs w:val="0"/>
          <w:color w:val="auto"/>
          <w:sz w:val="31"/>
          <w:szCs w:val="31"/>
        </w:rPr>
      </w:pPr>
      <w:r w:rsidRPr="00146FD4">
        <w:rPr>
          <w:rFonts w:ascii="Times New Roman" w:hAnsi="Times New Roman" w:cs="Times New Roman"/>
          <w:color w:val="auto"/>
          <w:sz w:val="31"/>
          <w:szCs w:val="31"/>
        </w:rPr>
        <w:t>II. Chuẩn bị tài liệu</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1. Giáo viên</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Giáo án, nghiên cứu bài, sgk, sgv, tài liệu chuẩn kiến thức kĩ năng,đọc sách tham khảo...</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2. Học sinh</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lastRenderedPageBreak/>
        <w:t>Chuẩn bị bài, học bài cũ, sgk,nháp, vở ghi...</w:t>
      </w:r>
    </w:p>
    <w:p w:rsidR="00146FD4" w:rsidRPr="00146FD4" w:rsidRDefault="00146FD4" w:rsidP="00146FD4">
      <w:pPr>
        <w:pStyle w:val="Heading3"/>
        <w:spacing w:before="300" w:after="150" w:line="360" w:lineRule="atLeast"/>
        <w:ind w:right="48"/>
        <w:rPr>
          <w:rFonts w:ascii="Times New Roman" w:hAnsi="Times New Roman" w:cs="Times New Roman"/>
          <w:b w:val="0"/>
          <w:bCs w:val="0"/>
          <w:color w:val="auto"/>
          <w:sz w:val="31"/>
          <w:szCs w:val="31"/>
        </w:rPr>
      </w:pPr>
      <w:r w:rsidRPr="00146FD4">
        <w:rPr>
          <w:rFonts w:ascii="Times New Roman" w:hAnsi="Times New Roman" w:cs="Times New Roman"/>
          <w:color w:val="auto"/>
          <w:sz w:val="31"/>
          <w:szCs w:val="31"/>
        </w:rPr>
        <w:t>III. Tiến trình tổ chức dạy học</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1. Ổn định tổ chức</w:t>
      </w:r>
      <w:r w:rsidRPr="00146FD4">
        <w:rPr>
          <w:color w:val="000000"/>
          <w:sz w:val="27"/>
          <w:szCs w:val="27"/>
        </w:rPr>
        <w:t> Sĩ số:</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2. Kiểm tra</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đọc thuộc bài thơ “ Đập đá ở Côn Lôn” của tác giả Phan Châu Trinh</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Phân tích 4 câu thơ đầu: Câu thơ đầu: Tạo dưng tư thế sánh ngang trời đất của người trai đứng giữa đất trời Côn Đảo. Cả câu thơ toát lên một vẻ đẹp hùng tráng , biểu lộ một tư thế con người đường hoàng làm chủ mình.</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Câu thơ sau: Tả thực công việc đập đá, khắc hoạ được hình ảnh bậc anh hùng dựng nước hăm hở quả quyết với những hành động mạnh mẽ, phi thường.</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lừng lẫy”, “đánh tan năm bẩy đống”, “đập bể mấy trăm hòn”, “làm cho lở núi non”=&gt; Bốn câu thơ vừa tả thực cộng việc lao động khổ sai của ng tù cm vừa xây dựng được một tượng đài uy nghi về ng anh hùng khí phách hiên ngang, lẫm liệt sừng sững giữa đất trời với khẩu khí: ngang tàng ngạo nghễ coi thường gian nan.</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3. Bài mới</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Tản Đà vốn xuất thân từ một gia đình nhà nho nhưng lại sống giữa thời buổi nho học tàn tạ. Ông là nghệ sĩ có tài, có tình, có cá tính độc đáo, nhân cách cao thượng. Tản Đà không muốn hoà mình với xã hội phong kiến xấu xa, nhơ bẩn, hỗn tạp, xô bồ nên đã tìm cách thoát li vào rượu vào thơ, vào cõi mộng, cõi tiên. Để hiểu rõ tâm trạng ấy chúng ta cùng tìm hiểu bài hôm nay.</w:t>
      </w:r>
    </w:p>
    <w:tbl>
      <w:tblPr>
        <w:tblW w:w="107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004"/>
        <w:gridCol w:w="4736"/>
      </w:tblGrid>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46FD4" w:rsidRPr="00146FD4" w:rsidRDefault="00146FD4">
            <w:pPr>
              <w:spacing w:after="300"/>
              <w:rPr>
                <w:rFonts w:ascii="Times New Roman" w:hAnsi="Times New Roman"/>
                <w:b/>
                <w:bCs/>
                <w:color w:val="313131"/>
                <w:sz w:val="24"/>
              </w:rPr>
            </w:pPr>
            <w:r w:rsidRPr="00146FD4">
              <w:rPr>
                <w:rFonts w:ascii="Times New Roman" w:hAnsi="Times New Roman"/>
                <w:b/>
                <w:bCs/>
                <w:color w:val="313131"/>
              </w:rPr>
              <w:t>Hoạt động của GV và HS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146FD4" w:rsidRPr="00146FD4" w:rsidRDefault="00146FD4">
            <w:pPr>
              <w:spacing w:after="300"/>
              <w:rPr>
                <w:rFonts w:ascii="Times New Roman" w:hAnsi="Times New Roman"/>
                <w:b/>
                <w:bCs/>
                <w:color w:val="313131"/>
                <w:sz w:val="24"/>
              </w:rPr>
            </w:pPr>
            <w:r w:rsidRPr="00146FD4">
              <w:rPr>
                <w:rFonts w:ascii="Times New Roman" w:hAnsi="Times New Roman"/>
                <w:b/>
                <w:bCs/>
                <w:color w:val="313131"/>
              </w:rPr>
              <w:t>Kiến thức cần đạt</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HĐ1. HDHS đọc và tìm hiểu chú thích:</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-GV hướng dẫn đọc: rõ ràng, ngắt nhịp 4/3 hoặc 2/2/3.</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GV đọc mẫu, hs đọc.</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Nhận xét.</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Theo dõi chú thích sao, nêu vài nét về tác giả?</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:Kể tên một số tác phẩm tiêu biểu của tác giả?</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Khối tình con I,II (thơ - 1917)</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lastRenderedPageBreak/>
              <w:t>- Giấc mộng con I (tiểu thuyết - 1917)</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Thề non nước (tiểu thuyết - 1920).</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Giấc mộng con II (1932).</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Giấc mộng lớn ( tự truyện - 1932).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lastRenderedPageBreak/>
              <w:t>I. Đọc và tìm hiểu chú thích:</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1. Đọc:</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2. Chú thích:</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a. Tác giả:</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Tản Đà (1889- 1939) tên khai sinh là Nguyễn Khắc Hiếu.</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Quê : Sơn Tây- Hà Nội.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xml:space="preserve">- Thơ ông tràn đầy cảm xúc lãng mạn, </w:t>
            </w:r>
            <w:r w:rsidRPr="00146FD4">
              <w:rPr>
                <w:color w:val="000000"/>
                <w:sz w:val="27"/>
                <w:szCs w:val="27"/>
              </w:rPr>
              <w:lastRenderedPageBreak/>
              <w:t>đậm đà bản sắc dân tộc, có những tìm tòi và sáng tạo mới mẻ. Ngoài ra Tản đà còn viết văn xuôi : tản văn, tuỳ bút, tự truyện và những thiên du kí viễn tưởng đặc sắc...</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lastRenderedPageBreak/>
              <w:t>H:Em biết gì về bài thơ “Muốn làm thằng cuội”?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Hãy giải nghĩa các từ: Cung quế, thế gian trần thế , chị Hằng!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b. Tác phẩm:</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“Muốn làm thằng cuội” nằm trong “Khối tình con”- 1917.</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c. Từ khó:</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SGK/ 156</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HĐ2. HDHS đọc hiểu văn bản:</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Bài thơ được viết theo thể thơ nào?</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Thất ngôn bát cú đường luật.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II. Đọc – hiểu văn bản:</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1. Thể thơ: thất ngôn bát cú đường luật</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rPr>
                <w:rFonts w:ascii="Times New Roman" w:hAnsi="Times New Roman"/>
                <w:color w:val="313131"/>
                <w:sz w:val="24"/>
              </w:rPr>
            </w:pPr>
            <w:r w:rsidRPr="00146FD4">
              <w:rPr>
                <w:rFonts w:ascii="Times New Roman" w:hAnsi="Times New Roman"/>
                <w:color w:val="313131"/>
              </w:rPr>
              <w:t>H: Hãy chia bố cục cho bài thơ!</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rPr>
                <w:rFonts w:ascii="Times New Roman" w:hAnsi="Times New Roman"/>
                <w:color w:val="313131"/>
                <w:sz w:val="24"/>
              </w:rPr>
            </w:pPr>
            <w:r w:rsidRPr="00146FD4">
              <w:rPr>
                <w:rFonts w:ascii="Times New Roman" w:hAnsi="Times New Roman"/>
                <w:color w:val="313131"/>
              </w:rPr>
              <w:t>2. Bố cục: Bài thơ có bố cục hai câu đề hai câu thực hai câu luận và hai câu kết.</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Đọc hai câu thơ đầu</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Hai câu thơ nhà thơ tâm sự điều gì? Với ai?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Tâm sự của Tản Đà với chị Hằng.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3. Phân tích:</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a. Hai câu đầu:</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Đêm thu buồn lắm chị Hằng ơi!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Trần thế em nay chán nửa rồi,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Hai câu thơ là lời tâm của tác giả với chị Hằng trong một đêm thu. Lời thơ như một tiếng than, một nỗi lòng, một tâm trạng trước cảnh đời buồn chán.</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Vì sao tác giả có tâm trạng đó?</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xml:space="preserve">- GV: Xã hội phong kiến Việt đầu thế kỷ XX là một xã hội đen tối ngột ngạt, vì vậy những người có đầu óc, muốn thoát li mà không thoát li nổi họ phải </w:t>
            </w:r>
            <w:r w:rsidRPr="00146FD4">
              <w:rPr>
                <w:color w:val="000000"/>
                <w:sz w:val="27"/>
                <w:szCs w:val="27"/>
              </w:rPr>
              <w:lastRenderedPageBreak/>
              <w:t>thoát li vào mộng tưởng, vào cõi tiên, vào thơ.</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rPr>
                <w:rFonts w:ascii="Times New Roman" w:hAnsi="Times New Roman"/>
                <w:color w:val="313131"/>
                <w:sz w:val="24"/>
              </w:rPr>
            </w:pPr>
            <w:r w:rsidRPr="00146FD4">
              <w:rPr>
                <w:rFonts w:ascii="Times New Roman" w:hAnsi="Times New Roman"/>
                <w:color w:val="313131"/>
              </w:rPr>
              <w:lastRenderedPageBreak/>
              <w:t>- Vì thực tại bế tắc, ngột ngạt của xã hội, cuộc sống trần thế không có niềm vui cho con người.</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Tai sao nhà thơ lại bày tỏ với chị Hằng?</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Em hiểu như thế nào về nội dung hai câu thơ đầu?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Trong suy nghĩ của nhà thơ, chị Hằng ở trên cao sẽ thấy hết sự tầm thường dưới mặt đất. Đồng thời thể hiện khát vọng thoát khỏi trần gian hướng tới cái đẹp lí tưởng cao rộng.</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=&gt; Bằng ngôn ngữ thơ thân mật đến suồng sã, nhà thơ thể hiện tâm trạng bất hoà sâu sắc với xã hội đương thời.</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Gọi hs đọc 4 câu thơ sau.</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Tản Đà thường nhận mình là “ngông”,em hiểu “ngông” nghĩa là gì?</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Ngông : là làm những việc trái với lẽ thường, khác mọi người xung quanh. Trong văn học, ngông là biểu hiện của ngòi bút có cá tính mạnh mẽ, bất hoà sâu sắc với xã hội đương thời, không chịu gò ép mình trong khuôn khổ chật hẹp của lễ nghi, lề thói thông thường.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b. Bốn câu thơ sau:</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Cung quế đã ai ngồi đó chửa?</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Cành đa xin chị nhắc lên chơi.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Có bầu có bạn can chi tủi,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Cùng gió cùng mây thế mới vui”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Trong văn học, “ngông” là biểu hiện của ngòi bút có cá tính mạnh mẽ, không chịu gò ép mình trong khuôn khổ chật hẹp của lễ nghi, lề thói thông thường.</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Em hãy phân tích cái ngông của Tản Đà trong 4 câu thơ trên?</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Câu 3: Cung quế.. chửa -&gt; như một câu hỏi thăm dò, cung trăng đã có ai ở đó chưa?</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Câu 4: thể hiện ước muốn được chị Hằng nhắc lên chơi.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GV liên hệ truyền thuyết sự tích mặt trăng và bài đồng dao chú cuội...)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rPr>
                <w:rFonts w:ascii="Times New Roman" w:hAnsi="Times New Roman"/>
                <w:color w:val="313131"/>
                <w:sz w:val="24"/>
              </w:rPr>
            </w:pPr>
            <w:r w:rsidRPr="00146FD4">
              <w:rPr>
                <w:rFonts w:ascii="Times New Roman" w:hAnsi="Times New Roman"/>
                <w:color w:val="313131"/>
              </w:rPr>
              <w:t>- Cặp câu 3- 4: Lời hỏi thăm dò: cung trăng đã có ai ở đó chưa. Từ đó thể hiện một lời cầu xin được chị Hằng thả một “cành đa” xuống “nhắc” lên chơi.</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Cái “ngông” ở cặp câu thơ 5-6 được thể hiện như thế nào?</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xml:space="preserve">- Cặp câu 5- 6: thể hiện rõ tính “ngông” , chất đa </w:t>
            </w:r>
            <w:r w:rsidRPr="00146FD4">
              <w:rPr>
                <w:color w:val="000000"/>
                <w:sz w:val="27"/>
                <w:szCs w:val="27"/>
              </w:rPr>
              <w:lastRenderedPageBreak/>
              <w:t>tình của Tản Đà. Từ cách xưng hô “chị”, “em” có vẻ thân mật đúng đắn đã chuyển sang tình tri kỉ, mong muốn được sánh vai bầu bạn cùng người đẹp Hằng Nga và thiên nhiên mây gió.Bởi lên đấy ông có thể hoàn toàn xa lánh được cái “cõi trần nhem nhuốc” mà ông chán ghét.</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Tác giả từng viết:</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Chung quanh những đã cùng cây</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Biết người tri kỉ đâu đây mà tìm.</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Hay : Kiếp sau xin chớ làm người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Làm đôi chim nhạn tung trời mà bay.</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Cõi trần Tản Đà luôn thấy buồn, trống vắng, cô đơn và khắc khoải đi tìm tâm hồn tri kỉ , giờ đây lên cung quế được sánh vai bầu bạn với người đẹp được thoả chí cùng mây gió thì còn gì lí thú hơn.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rPr>
                <w:rFonts w:ascii="Times New Roman" w:hAnsi="Times New Roman"/>
                <w:color w:val="313131"/>
                <w:sz w:val="24"/>
              </w:rPr>
            </w:pPr>
            <w:r w:rsidRPr="00146FD4">
              <w:rPr>
                <w:rFonts w:ascii="Times New Roman" w:hAnsi="Times New Roman"/>
                <w:color w:val="313131"/>
              </w:rPr>
              <w:lastRenderedPageBreak/>
              <w:t xml:space="preserve">- Cặp câu 5- 6: thể hiện khát vọng thoát li trần thế, xa lánh được cái “cõi trần nhem nhuốc”; được sánh vai bầu bạn cùng người đẹp Hằng Nga và thiên </w:t>
            </w:r>
            <w:r w:rsidRPr="00146FD4">
              <w:rPr>
                <w:rFonts w:ascii="Times New Roman" w:hAnsi="Times New Roman"/>
                <w:color w:val="313131"/>
              </w:rPr>
              <w:lastRenderedPageBreak/>
              <w:t>nhiên mây gió của Tản Đà.</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lastRenderedPageBreak/>
              <w:t>- Đọc hai câu cuối.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Em hiểu hình ảnh “Tựa nhau trông xuống thế gian cười” như thế nào?</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Em hiểu cái cười ở đây có nghĩa là gì?</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Cái cười có thể hiểu theo hai ý nghĩa: thoả mãn vì đã đạt được khát vọng thoát li mãnh liệt, xa lánh hẳn cõi trần bụi bặm.</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Thể hiện sự mỉa mai khinh bỉ cõi trần giờ đây chỉ bé tí khi mình đã bay bổng lên cung trăng.</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-&gt; Đó là đỉnh cao của tâm hồn lãng mạn và ngông của Tản Đà.</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c. Hai câu thơ cuối: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Rồi cứ mỗi năm rằm tháng tám,</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Tựa nhau trông xuống thế gian cười”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Một hình ảnh tưởng tượng đầy ý vị và bất ngờ: đêm trung thu nhà thơ ngồi trên cung trăng , tựa vai chị Hằng cùng ngắm thế gian và “cười”.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“Cười” ở đây có thể có cả hai ý nghĩa: vừa thoả mãn vì đã đạt được khát vọng thoát li trần thế, vừa thể hiện sự mỉa mai khinh bỉ cái cõi trần gian đáng chán ghét. Đó chính là đỉnh cao của hồn thơ lãng mạn và “ngông” của Tản Đà.</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rPr>
                <w:rFonts w:ascii="Times New Roman" w:hAnsi="Times New Roman"/>
                <w:color w:val="313131"/>
                <w:sz w:val="24"/>
              </w:rPr>
            </w:pPr>
            <w:r w:rsidRPr="00146FD4">
              <w:rPr>
                <w:rFonts w:ascii="Times New Roman" w:hAnsi="Times New Roman"/>
                <w:color w:val="313131"/>
              </w:rPr>
              <w:t>H: Theo em những yếu tố nghệ thuật nào tạo nên sức hấp dẫn cho bài thơ.</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d. Nghệ thuật:</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xml:space="preserve">- Cảm xúc mãnh liệt, dồi dào, phóng túng bay bổng và sâu lắng thiết tha được </w:t>
            </w:r>
            <w:r w:rsidRPr="00146FD4">
              <w:rPr>
                <w:color w:val="000000"/>
                <w:sz w:val="27"/>
                <w:szCs w:val="27"/>
              </w:rPr>
              <w:lastRenderedPageBreak/>
              <w:t>biểu hiện một cách tự nhiên, thoải mái, nhuần nhuỵ.</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Lời lẽ giản dị, trong sáng.</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Sức tưởng tượng phong phú, táo bạo.</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Thể thơ đường luật vẫn tuân thủ vần luật nhưng không gò bó trói buộc hồn thi sĩ, không câu nệ bởi công thức, khuân sáo tạo nên sức hấp dẫn cho bài thơ.</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lastRenderedPageBreak/>
              <w:t>HĐ3. HDHS tổng kết:</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 Em cảm nhận được gì về nội dung và nghệ thuật của bài thơ?</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Gọi hs đọc ghi nhớ SGK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III. Tổng kết:</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Ghi nhớ: SGK/ 157</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HĐ4. HDHS luyện tập:</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Pr>
                <w:color w:val="000000"/>
                <w:sz w:val="27"/>
                <w:szCs w:val="27"/>
              </w:rPr>
              <w:t>- Đọc bài tập cảm thụ</w:t>
            </w:r>
            <w:r w:rsidRPr="00146FD4">
              <w:rPr>
                <w:color w:val="000000"/>
                <w:sz w:val="27"/>
                <w:szCs w:val="27"/>
              </w:rPr>
              <w:t>, nêu yêu cầu.</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Gọi vài em lên chữa bài tập.</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HS nhận xét.</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GV sửa chữa bổ sung.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b/>
                <w:bCs/>
                <w:color w:val="000000"/>
                <w:sz w:val="27"/>
                <w:szCs w:val="27"/>
              </w:rPr>
              <w:t>IV. Luyện tập:</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Pr>
                <w:color w:val="000000"/>
                <w:sz w:val="27"/>
                <w:szCs w:val="27"/>
              </w:rPr>
              <w:t>Bài 1</w:t>
            </w:r>
            <w:r w:rsidRPr="00146FD4">
              <w:rPr>
                <w:color w:val="000000"/>
                <w:sz w:val="27"/>
                <w:szCs w:val="27"/>
              </w:rPr>
              <w:t>.</w:t>
            </w:r>
          </w:p>
          <w:p w:rsidR="00146FD4" w:rsidRPr="00146FD4" w:rsidRDefault="00146FD4" w:rsidP="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Cặp câu 3- 4 và 5-6 đối nhau về h/a,</w:t>
            </w:r>
            <w:r>
              <w:rPr>
                <w:color w:val="000000"/>
                <w:sz w:val="27"/>
                <w:szCs w:val="27"/>
              </w:rPr>
              <w:t xml:space="preserve"> ý tứ ngôn từ</w:t>
            </w:r>
            <w:r w:rsidRPr="00146FD4">
              <w:rPr>
                <w:color w:val="000000"/>
                <w:sz w:val="27"/>
                <w:szCs w:val="27"/>
              </w:rPr>
              <w:t>.</w:t>
            </w:r>
          </w:p>
        </w:tc>
      </w:tr>
      <w:tr w:rsidR="00146FD4" w:rsidRPr="00146FD4" w:rsidTr="00146FD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Đọc bài tập 2, xác định yêu cầu, làm bài.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GV hướng dẫn, bổ sung.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2. Bài 2 (157). So sánh ngôn ngữ, giọng điệu bài thơ này với “ Qua Đèo Ngang” của Bà Huyện Thanh Quan.</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Giải: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Bài “Qua Đèo Ngang” tuy chất chứa tâm trạng nhưng giọng điệu mực thước, trang trọng, đăng đối.</w:t>
            </w:r>
          </w:p>
          <w:p w:rsidR="00146FD4" w:rsidRPr="00146FD4" w:rsidRDefault="00146FD4">
            <w:pPr>
              <w:pStyle w:val="NormalWeb"/>
              <w:spacing w:before="0" w:beforeAutospacing="0" w:after="240" w:afterAutospacing="0" w:line="360" w:lineRule="atLeast"/>
              <w:ind w:left="48" w:right="48"/>
              <w:jc w:val="both"/>
              <w:rPr>
                <w:color w:val="000000"/>
                <w:sz w:val="27"/>
                <w:szCs w:val="27"/>
              </w:rPr>
            </w:pPr>
            <w:r w:rsidRPr="00146FD4">
              <w:rPr>
                <w:color w:val="000000"/>
                <w:sz w:val="27"/>
                <w:szCs w:val="27"/>
              </w:rPr>
              <w:t>- Bài “Muốn làm thằng cuội” giọng nhẹ nhàng thanh thoát pha chút tình tứ, hóm hỉnh có nét phóng túng ngông nghênh của một hồn thơ lãng mạn thoát ly.</w:t>
            </w:r>
          </w:p>
        </w:tc>
      </w:tr>
    </w:tbl>
    <w:p w:rsidR="00146FD4" w:rsidRPr="00365D26" w:rsidRDefault="00146FD4" w:rsidP="00146FD4">
      <w:pPr>
        <w:rPr>
          <w:rFonts w:ascii="Times New Roman" w:hAnsi="Times New Roman"/>
          <w:b/>
          <w:bCs/>
          <w:szCs w:val="28"/>
        </w:rPr>
      </w:pPr>
      <w:r w:rsidRPr="00365D26">
        <w:rPr>
          <w:rFonts w:ascii="Times New Roman" w:hAnsi="Times New Roman"/>
          <w:b/>
          <w:bCs/>
          <w:szCs w:val="28"/>
        </w:rPr>
        <w:lastRenderedPageBreak/>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146FD4" w:rsidRPr="00365D26" w:rsidRDefault="00146FD4" w:rsidP="00146FD4">
      <w:pPr>
        <w:rPr>
          <w:rFonts w:ascii="Times New Roman" w:hAnsi="Times New Roman"/>
          <w:szCs w:val="28"/>
        </w:rPr>
      </w:pPr>
      <w:r w:rsidRPr="00365D26">
        <w:rPr>
          <w:rFonts w:ascii="Times New Roman" w:hAnsi="Times New Roman"/>
          <w:szCs w:val="28"/>
        </w:rPr>
        <w:t xml:space="preserve">    Hướng dẫn học ở nhà:</w:t>
      </w:r>
    </w:p>
    <w:p w:rsidR="00146FD4" w:rsidRPr="00365D26" w:rsidRDefault="00146FD4" w:rsidP="00146FD4">
      <w:pPr>
        <w:rPr>
          <w:rFonts w:ascii="Times New Roman" w:hAnsi="Times New Roman"/>
          <w:szCs w:val="28"/>
        </w:rPr>
      </w:pPr>
      <w:r>
        <w:rPr>
          <w:rFonts w:ascii="Times New Roman" w:hAnsi="Times New Roman"/>
          <w:szCs w:val="28"/>
        </w:rPr>
        <w:tab/>
        <w:t>- Học thuộc lòng</w:t>
      </w:r>
      <w:r w:rsidRPr="00365D26">
        <w:rPr>
          <w:rFonts w:ascii="Times New Roman" w:hAnsi="Times New Roman"/>
          <w:szCs w:val="28"/>
        </w:rPr>
        <w:t xml:space="preserve"> bài thơ. </w:t>
      </w:r>
    </w:p>
    <w:p w:rsidR="00146FD4" w:rsidRPr="00365D26" w:rsidRDefault="00146FD4" w:rsidP="00146FD4">
      <w:pPr>
        <w:rPr>
          <w:rFonts w:ascii="Times New Roman" w:hAnsi="Times New Roman"/>
          <w:szCs w:val="28"/>
        </w:rPr>
      </w:pPr>
      <w:r w:rsidRPr="00365D26">
        <w:rPr>
          <w:rFonts w:ascii="Times New Roman" w:hAnsi="Times New Roman"/>
          <w:szCs w:val="28"/>
        </w:rPr>
        <w:tab/>
      </w:r>
    </w:p>
    <w:p w:rsidR="00146FD4" w:rsidRPr="00146FD4" w:rsidRDefault="00146FD4" w:rsidP="00146FD4">
      <w:pPr>
        <w:rPr>
          <w:rFonts w:ascii="Times New Roman" w:hAnsi="Times New Roman"/>
          <w:bCs/>
          <w:szCs w:val="28"/>
          <w:lang w:val="nl-NL"/>
        </w:rPr>
      </w:pPr>
    </w:p>
    <w:p w:rsidR="00146FD4" w:rsidRDefault="00146FD4" w:rsidP="00365D26">
      <w:pPr>
        <w:rPr>
          <w:rFonts w:ascii="Times New Roman" w:hAnsi="Times New Roman"/>
          <w:b/>
          <w:bCs/>
          <w:szCs w:val="28"/>
          <w:lang w:val="nl-NL"/>
        </w:rPr>
      </w:pPr>
    </w:p>
    <w:p w:rsidR="009841DA" w:rsidRDefault="009841DA" w:rsidP="00365D26">
      <w:pPr>
        <w:rPr>
          <w:rFonts w:ascii="Times New Roman" w:hAnsi="Times New Roman"/>
          <w:b/>
          <w:bCs/>
          <w:szCs w:val="28"/>
          <w:lang w:val="nl-NL"/>
        </w:rPr>
      </w:pPr>
    </w:p>
    <w:p w:rsidR="00F06960" w:rsidRPr="00365D26" w:rsidRDefault="00F06960" w:rsidP="00F06960">
      <w:pPr>
        <w:rPr>
          <w:rFonts w:ascii="Times New Roman" w:hAnsi="Times New Roman"/>
          <w:b/>
          <w:szCs w:val="28"/>
        </w:rPr>
      </w:pPr>
      <w:r w:rsidRPr="00365D26">
        <w:rPr>
          <w:rFonts w:ascii="Times New Roman" w:hAnsi="Times New Roman"/>
          <w:b/>
          <w:szCs w:val="28"/>
        </w:rPr>
        <w:t xml:space="preserve">Tiết  </w:t>
      </w:r>
      <w:r w:rsidR="00146FD4">
        <w:rPr>
          <w:rFonts w:ascii="Times New Roman" w:hAnsi="Times New Roman"/>
          <w:b/>
          <w:szCs w:val="28"/>
        </w:rPr>
        <w:t>60</w:t>
      </w:r>
      <w:r w:rsidRPr="00365D26">
        <w:rPr>
          <w:rFonts w:ascii="Times New Roman" w:hAnsi="Times New Roman"/>
          <w:b/>
          <w:szCs w:val="28"/>
        </w:rPr>
        <w:t>:</w:t>
      </w:r>
    </w:p>
    <w:p w:rsidR="00F06960" w:rsidRPr="00146FD4" w:rsidRDefault="00146FD4" w:rsidP="00F06960">
      <w:pPr>
        <w:tabs>
          <w:tab w:val="left" w:pos="6020"/>
        </w:tabs>
        <w:jc w:val="center"/>
        <w:rPr>
          <w:rFonts w:ascii="Times New Roman" w:hAnsi="Times New Roman"/>
          <w:b/>
          <w:bCs/>
          <w:i/>
          <w:sz w:val="52"/>
          <w:szCs w:val="52"/>
        </w:rPr>
      </w:pPr>
      <w:r>
        <w:rPr>
          <w:rFonts w:ascii="Times New Roman" w:hAnsi="Times New Roman"/>
          <w:b/>
          <w:bCs/>
          <w:i/>
          <w:sz w:val="52"/>
          <w:szCs w:val="52"/>
        </w:rPr>
        <w:t xml:space="preserve">    </w:t>
      </w:r>
      <w:r w:rsidR="00F06960" w:rsidRPr="00146FD4">
        <w:rPr>
          <w:rFonts w:ascii="Times New Roman" w:hAnsi="Times New Roman"/>
          <w:b/>
          <w:bCs/>
          <w:i/>
          <w:sz w:val="52"/>
          <w:szCs w:val="52"/>
        </w:rPr>
        <w:t xml:space="preserve"> Ôn tập Tiếng Việt</w:t>
      </w:r>
    </w:p>
    <w:p w:rsidR="00F06960" w:rsidRPr="00365D26" w:rsidRDefault="00F06960" w:rsidP="00F06960">
      <w:pPr>
        <w:rPr>
          <w:rFonts w:ascii="Times New Roman" w:hAnsi="Times New Roman"/>
          <w:i/>
          <w:szCs w:val="28"/>
        </w:rPr>
      </w:pPr>
      <w:r w:rsidRPr="00143EE3">
        <w:rPr>
          <w:rFonts w:ascii="Times New Roman" w:hAnsi="Times New Roman"/>
          <w:b/>
          <w:szCs w:val="28"/>
        </w:rPr>
        <w:t>I</w:t>
      </w:r>
      <w:r w:rsidRPr="00365D26">
        <w:rPr>
          <w:rFonts w:ascii="Times New Roman" w:hAnsi="Times New Roman"/>
          <w:b/>
          <w:szCs w:val="28"/>
        </w:rPr>
        <w:t>.</w:t>
      </w:r>
      <w:r>
        <w:rPr>
          <w:rFonts w:ascii="Times New Roman" w:hAnsi="Times New Roman"/>
          <w:b/>
          <w:szCs w:val="28"/>
        </w:rPr>
        <w:t xml:space="preserve"> </w:t>
      </w:r>
      <w:r w:rsidR="00146FD4">
        <w:rPr>
          <w:rFonts w:ascii="Times New Roman" w:hAnsi="Times New Roman"/>
          <w:b/>
          <w:szCs w:val="28"/>
        </w:rPr>
        <w:t>Mục tiê</w:t>
      </w:r>
      <w:r w:rsidRPr="00365D26">
        <w:rPr>
          <w:rFonts w:ascii="Times New Roman" w:hAnsi="Times New Roman"/>
          <w:b/>
          <w:szCs w:val="28"/>
        </w:rPr>
        <w:t>u bài học:</w:t>
      </w:r>
    </w:p>
    <w:p w:rsidR="00F06960" w:rsidRPr="00365D26" w:rsidRDefault="00F06960" w:rsidP="00F06960">
      <w:pPr>
        <w:rPr>
          <w:rFonts w:ascii="Times New Roman" w:hAnsi="Times New Roman"/>
          <w:b/>
          <w:szCs w:val="28"/>
        </w:rPr>
      </w:pPr>
      <w:r w:rsidRPr="00365D26">
        <w:rPr>
          <w:rFonts w:ascii="Times New Roman" w:hAnsi="Times New Roman"/>
          <w:b/>
          <w:szCs w:val="28"/>
        </w:rPr>
        <w:t xml:space="preserve">   1. Về kiến thức:</w:t>
      </w:r>
    </w:p>
    <w:p w:rsidR="00F06960" w:rsidRPr="00365D26" w:rsidRDefault="00F06960" w:rsidP="00F06960">
      <w:pPr>
        <w:rPr>
          <w:rFonts w:ascii="Times New Roman" w:hAnsi="Times New Roman"/>
          <w:szCs w:val="28"/>
        </w:rPr>
      </w:pPr>
      <w:r w:rsidRPr="00365D26">
        <w:rPr>
          <w:rFonts w:ascii="Times New Roman" w:hAnsi="Times New Roman"/>
          <w:szCs w:val="28"/>
        </w:rPr>
        <w:tab/>
        <w:t>+ Nắm vững phần tự vựng, ngữ pháp Tiếng việt ở học kì I.</w:t>
      </w:r>
    </w:p>
    <w:p w:rsidR="00F06960" w:rsidRPr="00365D26" w:rsidRDefault="00F06960" w:rsidP="00F06960">
      <w:pPr>
        <w:rPr>
          <w:rFonts w:ascii="Times New Roman" w:hAnsi="Times New Roman"/>
          <w:szCs w:val="28"/>
        </w:rPr>
      </w:pPr>
      <w:r w:rsidRPr="00365D26">
        <w:rPr>
          <w:rFonts w:ascii="Times New Roman" w:hAnsi="Times New Roman"/>
          <w:szCs w:val="28"/>
        </w:rPr>
        <w:t xml:space="preserve">  </w:t>
      </w:r>
      <w:r>
        <w:rPr>
          <w:rFonts w:ascii="Times New Roman" w:hAnsi="Times New Roman"/>
          <w:szCs w:val="28"/>
        </w:rPr>
        <w:t xml:space="preserve"> </w:t>
      </w:r>
      <w:r w:rsidRPr="00365D26">
        <w:rPr>
          <w:rFonts w:ascii="Times New Roman" w:hAnsi="Times New Roman"/>
          <w:b/>
          <w:szCs w:val="28"/>
        </w:rPr>
        <w:t>2. Về kỹ năng:</w:t>
      </w:r>
      <w:r w:rsidRPr="00365D26">
        <w:rPr>
          <w:rFonts w:ascii="Times New Roman" w:hAnsi="Times New Roman"/>
          <w:szCs w:val="28"/>
        </w:rPr>
        <w:t xml:space="preserve"> Rèn luyện kỹ năng sử dụng tiếng việt trong giao tiếp.</w:t>
      </w:r>
    </w:p>
    <w:p w:rsidR="00F06960" w:rsidRPr="00365D26" w:rsidRDefault="00F06960" w:rsidP="00F06960">
      <w:pPr>
        <w:rPr>
          <w:rFonts w:ascii="Times New Roman" w:hAnsi="Times New Roman"/>
          <w:szCs w:val="28"/>
        </w:rPr>
      </w:pPr>
      <w:r w:rsidRPr="00365D26">
        <w:rPr>
          <w:rFonts w:ascii="Times New Roman" w:hAnsi="Times New Roman"/>
          <w:b/>
          <w:szCs w:val="28"/>
        </w:rPr>
        <w:t xml:space="preserve">  </w:t>
      </w:r>
      <w:r>
        <w:rPr>
          <w:rFonts w:ascii="Times New Roman" w:hAnsi="Times New Roman"/>
          <w:b/>
          <w:szCs w:val="28"/>
        </w:rPr>
        <w:t xml:space="preserve"> </w:t>
      </w:r>
      <w:r w:rsidRPr="00365D26">
        <w:rPr>
          <w:rFonts w:ascii="Times New Roman" w:hAnsi="Times New Roman"/>
          <w:b/>
          <w:szCs w:val="28"/>
        </w:rPr>
        <w:t>3. Về thái độ:</w:t>
      </w:r>
      <w:r w:rsidRPr="00365D26">
        <w:rPr>
          <w:rFonts w:ascii="Times New Roman" w:hAnsi="Times New Roman"/>
          <w:szCs w:val="28"/>
        </w:rPr>
        <w:t xml:space="preserve"> Bồi dưỡng cho học sinh ý thức sử dụng tiếng Việt trong giao tiếp.</w:t>
      </w:r>
    </w:p>
    <w:p w:rsidR="00F06960" w:rsidRPr="00365D26" w:rsidRDefault="00F06960" w:rsidP="00F06960">
      <w:pPr>
        <w:rPr>
          <w:rFonts w:ascii="Times New Roman" w:hAnsi="Times New Roman"/>
          <w:b/>
          <w:szCs w:val="28"/>
        </w:rPr>
      </w:pPr>
      <w:r w:rsidRPr="00365D26">
        <w:rPr>
          <w:rFonts w:ascii="Times New Roman" w:hAnsi="Times New Roman"/>
          <w:b/>
          <w:szCs w:val="28"/>
        </w:rPr>
        <w:t>II.Chuẩn bị:</w:t>
      </w:r>
    </w:p>
    <w:p w:rsidR="00F06960" w:rsidRPr="00365D26" w:rsidRDefault="00F06960" w:rsidP="00F06960">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Chuẩn bị nội dung lên lớp, bảng phụ.</w:t>
      </w:r>
    </w:p>
    <w:p w:rsidR="00F06960" w:rsidRPr="00365D26" w:rsidRDefault="00F06960" w:rsidP="00F06960">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xml:space="preserve"> Chuẩn bị bảng ôn tập theo mẫu.</w:t>
      </w:r>
    </w:p>
    <w:p w:rsidR="00F06960" w:rsidRPr="00365D26" w:rsidRDefault="00F06960" w:rsidP="00F06960">
      <w:pPr>
        <w:rPr>
          <w:rFonts w:ascii="Times New Roman" w:hAnsi="Times New Roman"/>
          <w:b/>
          <w:i/>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r>
        <w:rPr>
          <w:rFonts w:ascii="Times New Roman" w:hAnsi="Times New Roman"/>
          <w:b/>
          <w:szCs w:val="28"/>
        </w:rPr>
        <w:br/>
        <w:t>IV.Tiến trì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KHỞI ĐỘNG</w:t>
      </w:r>
      <w:r w:rsidRPr="00365D26">
        <w:rPr>
          <w:rFonts w:ascii="Times New Roman" w:hAnsi="Times New Roman"/>
          <w:szCs w:val="28"/>
        </w:rPr>
        <w:br/>
      </w:r>
      <w:r>
        <w:rPr>
          <w:rFonts w:ascii="Times New Roman" w:hAnsi="Times New Roman"/>
          <w:b/>
          <w:szCs w:val="28"/>
        </w:rPr>
        <w:t xml:space="preserve">            </w:t>
      </w:r>
      <w:r w:rsidRPr="00365D26">
        <w:rPr>
          <w:rFonts w:ascii="Times New Roman" w:hAnsi="Times New Roman"/>
          <w:b/>
          <w:szCs w:val="28"/>
        </w:rPr>
        <w:t xml:space="preserve">Kiểm tra bài cũ: </w:t>
      </w:r>
      <w:r w:rsidRPr="00365D26">
        <w:rPr>
          <w:rFonts w:ascii="Times New Roman" w:hAnsi="Times New Roman"/>
          <w:b/>
          <w:i/>
          <w:szCs w:val="28"/>
        </w:rPr>
        <w:t xml:space="preserve">? </w:t>
      </w:r>
      <w:r w:rsidRPr="00365D26">
        <w:rPr>
          <w:rFonts w:ascii="Times New Roman" w:hAnsi="Times New Roman"/>
          <w:szCs w:val="28"/>
        </w:rPr>
        <w:t>GV kiểm tra kết quả chuẩn bị của hs.</w:t>
      </w:r>
      <w:r w:rsidRPr="00365D26">
        <w:rPr>
          <w:rFonts w:ascii="Times New Roman" w:hAnsi="Times New Roman"/>
          <w:b/>
          <w:szCs w:val="28"/>
        </w:rPr>
        <w:br/>
      </w:r>
      <w:r>
        <w:rPr>
          <w:rFonts w:ascii="Times New Roman" w:hAnsi="Times New Roman"/>
          <w:b/>
          <w:szCs w:val="28"/>
        </w:rPr>
        <w:t xml:space="preserve">           </w:t>
      </w:r>
      <w:r w:rsidRPr="00365D26">
        <w:rPr>
          <w:rFonts w:ascii="Times New Roman" w:hAnsi="Times New Roman"/>
          <w:b/>
          <w:szCs w:val="28"/>
        </w:rPr>
        <w:t>Giới thiệu và dạy bài học mới:</w:t>
      </w:r>
    </w:p>
    <w:p w:rsidR="00F06960" w:rsidRPr="00365D26" w:rsidRDefault="00F06960" w:rsidP="00F06960">
      <w:pPr>
        <w:jc w:val="both"/>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 Các em đã học phần từ vựng, ngữ pháp Tiếng việt để củng cố bài học 1 cách có hệ thống. Chúng ta cùng tìm hiểu tiết học hôm nay.</w:t>
      </w:r>
    </w:p>
    <w:p w:rsidR="00F06960" w:rsidRPr="00365D26" w:rsidRDefault="00F06960" w:rsidP="00F06960">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 xml:space="preserve">Hướng dẫn học sinh </w:t>
      </w:r>
      <w:r>
        <w:rPr>
          <w:rFonts w:ascii="Times New Roman" w:hAnsi="Times New Roman"/>
          <w:szCs w:val="28"/>
        </w:rPr>
        <w:t>ôn</w:t>
      </w:r>
      <w:r w:rsidRPr="00365D26">
        <w:rPr>
          <w:rFonts w:ascii="Times New Roman" w:hAnsi="Times New Roman"/>
          <w:szCs w:val="28"/>
        </w:rPr>
        <w:t xml:space="preserve"> tập.</w:t>
      </w:r>
    </w:p>
    <w:p w:rsidR="00F06960" w:rsidRPr="00365D26" w:rsidRDefault="00F06960" w:rsidP="00F06960">
      <w:pPr>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vững phần t</w:t>
      </w:r>
      <w:r>
        <w:rPr>
          <w:rFonts w:ascii="Times New Roman" w:hAnsi="Times New Roman"/>
          <w:szCs w:val="28"/>
        </w:rPr>
        <w:t>ừ</w:t>
      </w:r>
      <w:r w:rsidRPr="00365D26">
        <w:rPr>
          <w:rFonts w:ascii="Times New Roman" w:hAnsi="Times New Roman"/>
          <w:szCs w:val="28"/>
        </w:rPr>
        <w:t xml:space="preserve"> vựng, ngữ pháp Tiếng việt ở học kì I. Rèn luyện kỹ năng sử dụng tiếng việt trong giao tiếp. Bồi dưỡng cho học sinh ý thức sử dụng tiếng Việt trong giao tiếp.</w:t>
      </w:r>
    </w:p>
    <w:p w:rsidR="00F06960" w:rsidRPr="00365D26" w:rsidRDefault="00F06960" w:rsidP="00F06960">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F06960" w:rsidRPr="00365D26" w:rsidRDefault="00F06960" w:rsidP="00F06960">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F06960" w:rsidRPr="00365D26" w:rsidRDefault="00F06960" w:rsidP="00F06960">
      <w:pPr>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40 ph</w:t>
      </w:r>
      <w:r>
        <w:rPr>
          <w:rFonts w:ascii="Times New Roman" w:hAnsi="Times New Roman"/>
          <w:szCs w:val="28"/>
        </w:rPr>
        <w:t>ú</w:t>
      </w:r>
      <w:r w:rsidRPr="00365D26">
        <w:rPr>
          <w:rFonts w:ascii="Times New Roman" w:hAnsi="Times New Roman"/>
          <w:szCs w:val="28"/>
        </w:rPr>
        <w:t>t</w:t>
      </w:r>
    </w:p>
    <w:p w:rsidR="00F06960" w:rsidRPr="00365D26" w:rsidRDefault="00F06960" w:rsidP="00F06960">
      <w:pPr>
        <w:rPr>
          <w:rFonts w:ascii="Times New Roman" w:hAnsi="Times New Roman"/>
          <w:sz w:val="8"/>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804"/>
      </w:tblGrid>
      <w:tr w:rsidR="00F06960" w:rsidRPr="00365D26" w:rsidTr="005B2A1D">
        <w:tc>
          <w:tcPr>
            <w:tcW w:w="3192" w:type="dxa"/>
            <w:vAlign w:val="center"/>
          </w:tcPr>
          <w:p w:rsidR="00F06960" w:rsidRPr="00365D26" w:rsidRDefault="00F06960" w:rsidP="005B2A1D">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3192" w:type="dxa"/>
            <w:vAlign w:val="center"/>
          </w:tcPr>
          <w:p w:rsidR="00F06960" w:rsidRPr="00365D26" w:rsidRDefault="00F06960" w:rsidP="005B2A1D">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04" w:type="dxa"/>
            <w:vAlign w:val="center"/>
          </w:tcPr>
          <w:p w:rsidR="00F06960" w:rsidRPr="00365D26" w:rsidRDefault="00F06960" w:rsidP="005B2A1D">
            <w:pPr>
              <w:widowControl w:val="0"/>
              <w:suppressLineNumbers/>
              <w:suppressAutoHyphens/>
              <w:spacing w:line="214" w:lineRule="auto"/>
              <w:jc w:val="center"/>
              <w:rPr>
                <w:rFonts w:ascii="Times New Roman" w:hAnsi="Times New Roman"/>
                <w:b/>
                <w:kern w:val="1"/>
                <w:szCs w:val="28"/>
              </w:rPr>
            </w:pPr>
            <w:r w:rsidRPr="00365D26">
              <w:rPr>
                <w:rFonts w:ascii="Times New Roman" w:hAnsi="Times New Roman"/>
                <w:b/>
                <w:kern w:val="1"/>
                <w:szCs w:val="28"/>
              </w:rPr>
              <w:t>Kiến thức cần đạt</w:t>
            </w:r>
          </w:p>
        </w:tc>
      </w:tr>
      <w:tr w:rsidR="00F06960" w:rsidRPr="00365D26" w:rsidTr="005B2A1D">
        <w:tc>
          <w:tcPr>
            <w:tcW w:w="3192" w:type="dxa"/>
          </w:tcPr>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Thế nào là một từ có nghĩa rộng và 1 từ có nghĩa hẹp? Cho ví dụ?</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szCs w:val="28"/>
              </w:rPr>
              <w:t xml:space="preserve">   </w:t>
            </w:r>
            <w:r w:rsidRPr="00365D26">
              <w:rPr>
                <w:rFonts w:ascii="Times New Roman" w:hAnsi="Times New Roman"/>
                <w:i/>
                <w:szCs w:val="28"/>
              </w:rPr>
              <w:t xml:space="preserve">? Tính chất rộng hẹp </w:t>
            </w:r>
            <w:r w:rsidRPr="00365D26">
              <w:rPr>
                <w:rFonts w:ascii="Times New Roman" w:hAnsi="Times New Roman"/>
                <w:i/>
                <w:szCs w:val="28"/>
              </w:rPr>
              <w:lastRenderedPageBreak/>
              <w:t>của từ ngữ là tuyệt đối hay tương đối?</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   Bảng phụ sơ đồ văn học dân gian.</w:t>
            </w: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szCs w:val="28"/>
              </w:rPr>
              <w:t xml:space="preserve">   </w:t>
            </w:r>
            <w:r w:rsidRPr="00365D26">
              <w:rPr>
                <w:rFonts w:ascii="Times New Roman" w:hAnsi="Times New Roman"/>
                <w:i/>
                <w:szCs w:val="28"/>
              </w:rPr>
              <w:t>? Dựa vào kiến thức đã học về văn học dân gian và cấp độ khái quát nghĩa từ ngữ, hãy điền từ ngữ thích hợp vào ô trống theo sơ đồ sau?</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Thế nào là trường từ vựng? Cho ví dụ?</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Phân biệt cấp độ khái quát nghĩa từ ngữ với trường từ vựng? Cho ví dụ?</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szCs w:val="28"/>
              </w:rPr>
              <w:t xml:space="preserve">   </w:t>
            </w:r>
            <w:r w:rsidRPr="00365D26">
              <w:rPr>
                <w:rFonts w:ascii="Times New Roman" w:hAnsi="Times New Roman"/>
                <w:i/>
                <w:szCs w:val="28"/>
              </w:rPr>
              <w:t xml:space="preserve">? Từ tượng hình tượng thanh là gì? Cho ví dụ? </w:t>
            </w: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lastRenderedPageBreak/>
              <w:t xml:space="preserve">  </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Tác dụng của nó</w:t>
            </w: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Đặt câu có sử dụng từ tượng hình hoặc tượng thanh?</w:t>
            </w: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Thế nào là từ địa phương? Cho ví dụ?</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Thế nào là biệt ngữ xã hội ? Ví dụ?</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Trợ từ là gì? Cho ví dụ? </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Thán từ là gì? Cho ví dụ?</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Tình thái từ là gì? Cho ví dụ.</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Có thể sử dụng tình thái từ tuỳ tiện được không? Tại sao?</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Viết 2 câu có sử dụng tình thái từ và thán từ?</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Nói quá là gì? cho ví dụ?</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   ? Nói giảm là gì? Nói tránh là gì? cho ví dụ?</w:t>
            </w: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i/>
                <w:szCs w:val="28"/>
              </w:rPr>
            </w:pP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i/>
                <w:szCs w:val="28"/>
              </w:rPr>
              <w:t xml:space="preserve">   ? Tìm trong ca dao VN hai ví dụ về biện pháp tu từ nói quá hoặc nói giảm nói tránh</w:t>
            </w:r>
            <w:r w:rsidRPr="00365D26">
              <w:rPr>
                <w:rFonts w:ascii="Times New Roman" w:hAnsi="Times New Roman"/>
                <w:szCs w:val="28"/>
              </w:rPr>
              <w:t>?</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lang w:val="nl-NL"/>
              </w:rPr>
            </w:pPr>
            <w:r w:rsidRPr="00365D26">
              <w:rPr>
                <w:rFonts w:ascii="Times New Roman" w:hAnsi="Times New Roman"/>
                <w:szCs w:val="28"/>
              </w:rPr>
              <w:t xml:space="preserve">   </w:t>
            </w:r>
            <w:r w:rsidRPr="00365D26">
              <w:rPr>
                <w:rFonts w:ascii="Times New Roman" w:hAnsi="Times New Roman"/>
                <w:i/>
                <w:szCs w:val="28"/>
                <w:lang w:val="nl-NL"/>
              </w:rPr>
              <w:t>? Câu ghép là gì? cho ví dụ?</w:t>
            </w:r>
            <w:r w:rsidRPr="00365D26">
              <w:rPr>
                <w:rFonts w:ascii="Times New Roman" w:hAnsi="Times New Roman"/>
                <w:i/>
                <w:szCs w:val="28"/>
                <w:lang w:val="nl-NL"/>
              </w:rPr>
              <w:br/>
            </w: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i/>
                <w:szCs w:val="28"/>
                <w:lang w:val="nl-NL"/>
              </w:rPr>
            </w:pPr>
            <w:r w:rsidRPr="00365D26">
              <w:rPr>
                <w:rFonts w:ascii="Times New Roman" w:hAnsi="Times New Roman"/>
                <w:i/>
                <w:szCs w:val="28"/>
                <w:lang w:val="nl-NL"/>
              </w:rPr>
              <w:t>? Cách nối các vế trong câu ghép?</w:t>
            </w: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szCs w:val="28"/>
                <w:lang w:val="nl-NL"/>
              </w:rPr>
              <w:t xml:space="preserve">   </w:t>
            </w:r>
            <w:r w:rsidRPr="00365D26">
              <w:rPr>
                <w:rFonts w:ascii="Times New Roman" w:hAnsi="Times New Roman"/>
                <w:i/>
                <w:szCs w:val="28"/>
              </w:rPr>
              <w:t>? Các kiểu quan hệ ý nghĩa giữa các vế câu? Các cặp quan hệ nào biểu thị ý nghĩa ấy?</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szCs w:val="28"/>
              </w:rPr>
              <w:t xml:space="preserve">   </w:t>
            </w:r>
            <w:r w:rsidRPr="00365D26">
              <w:rPr>
                <w:rFonts w:ascii="Times New Roman" w:hAnsi="Times New Roman"/>
                <w:i/>
                <w:szCs w:val="28"/>
              </w:rPr>
              <w:t>? Làm bài tập thực hành phần câu ghép?</w:t>
            </w:r>
          </w:p>
          <w:p w:rsidR="00F06960" w:rsidRPr="00365D26" w:rsidRDefault="00F06960" w:rsidP="005B2A1D">
            <w:pPr>
              <w:spacing w:line="214" w:lineRule="auto"/>
              <w:rPr>
                <w:rFonts w:ascii="Times New Roman" w:hAnsi="Times New Roman"/>
              </w:rPr>
            </w:pPr>
          </w:p>
        </w:tc>
        <w:tc>
          <w:tcPr>
            <w:tcW w:w="3192" w:type="dxa"/>
          </w:tcPr>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nêu khái niệm,  lấy ví dụ</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lastRenderedPageBreak/>
              <w:t>- HS giải thích</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thảo luận trình bày kết quả.</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độc lập trả lời.</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phân biệt.</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xml:space="preserve">- HS nêu khái niệm lấy ví </w:t>
            </w:r>
            <w:r w:rsidRPr="00365D26">
              <w:rPr>
                <w:rFonts w:ascii="Times New Roman" w:hAnsi="Times New Roman"/>
                <w:szCs w:val="28"/>
              </w:rPr>
              <w:lastRenderedPageBreak/>
              <w:t>dụ.</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đặt câu.</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nêu khái niệm</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r w:rsidRPr="00365D26">
              <w:rPr>
                <w:rFonts w:ascii="Times New Roman" w:hAnsi="Times New Roman"/>
                <w:szCs w:val="28"/>
              </w:rPr>
              <w:t>- HS nêu khái niệm, lấy ví</w:t>
            </w: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độc lập trả lời</w:t>
            </w: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jc w:val="center"/>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nêu khái niệm, lấy ví dụ</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giải thích</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rPr>
            </w:pPr>
            <w:r w:rsidRPr="00365D26">
              <w:rPr>
                <w:rFonts w:ascii="Times New Roman" w:hAnsi="Times New Roman"/>
                <w:szCs w:val="28"/>
              </w:rPr>
              <w:t>- HS đặt câu</w:t>
            </w:r>
          </w:p>
          <w:p w:rsidR="00F06960" w:rsidRPr="00365D26" w:rsidRDefault="00F06960" w:rsidP="005B2A1D">
            <w:pPr>
              <w:spacing w:line="214" w:lineRule="auto"/>
              <w:rPr>
                <w:rFonts w:ascii="Times New Roman" w:hAnsi="Times New Roman"/>
                <w:szCs w:val="28"/>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r w:rsidRPr="00365D26">
              <w:rPr>
                <w:rFonts w:ascii="Times New Roman" w:hAnsi="Times New Roman"/>
                <w:szCs w:val="28"/>
                <w:lang w:val="nl-NL"/>
              </w:rPr>
              <w:t>- Hs trả lời</w:t>
            </w: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r w:rsidRPr="00365D26">
              <w:rPr>
                <w:rFonts w:ascii="Times New Roman" w:hAnsi="Times New Roman"/>
                <w:szCs w:val="28"/>
                <w:lang w:val="nl-NL"/>
              </w:rPr>
              <w:t>- Hs trả lời</w:t>
            </w: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5133A0" w:rsidP="005B2A1D">
            <w:pPr>
              <w:spacing w:line="214" w:lineRule="auto"/>
              <w:rPr>
                <w:rFonts w:ascii="Times New Roman" w:hAnsi="Times New Roman"/>
                <w:szCs w:val="28"/>
                <w:lang w:val="nl-NL"/>
              </w:rPr>
            </w:pPr>
            <w:r>
              <w:rPr>
                <w:rFonts w:ascii="Times New Roman" w:hAnsi="Times New Roman"/>
                <w:szCs w:val="28"/>
                <w:lang w:val="nl-NL"/>
              </w:rPr>
              <w:t>- Hs nêu ví</w:t>
            </w:r>
            <w:r w:rsidR="00F06960" w:rsidRPr="00365D26">
              <w:rPr>
                <w:rFonts w:ascii="Times New Roman" w:hAnsi="Times New Roman"/>
                <w:szCs w:val="28"/>
                <w:lang w:val="nl-NL"/>
              </w:rPr>
              <w:t xml:space="preserve"> dụ</w:t>
            </w: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5133A0" w:rsidP="005B2A1D">
            <w:pPr>
              <w:spacing w:line="214" w:lineRule="auto"/>
              <w:rPr>
                <w:rFonts w:ascii="Times New Roman" w:hAnsi="Times New Roman"/>
                <w:szCs w:val="28"/>
                <w:lang w:val="nl-NL"/>
              </w:rPr>
            </w:pPr>
            <w:r>
              <w:rPr>
                <w:rFonts w:ascii="Times New Roman" w:hAnsi="Times New Roman"/>
                <w:szCs w:val="28"/>
                <w:lang w:val="nl-NL"/>
              </w:rPr>
              <w:t>- Hs nêu ví</w:t>
            </w:r>
            <w:r w:rsidR="00F06960" w:rsidRPr="00365D26">
              <w:rPr>
                <w:rFonts w:ascii="Times New Roman" w:hAnsi="Times New Roman"/>
                <w:szCs w:val="28"/>
                <w:lang w:val="nl-NL"/>
              </w:rPr>
              <w:t xml:space="preserve"> dụ</w:t>
            </w: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r w:rsidRPr="00365D26">
              <w:rPr>
                <w:rFonts w:ascii="Times New Roman" w:hAnsi="Times New Roman"/>
                <w:szCs w:val="28"/>
                <w:lang w:val="nl-NL"/>
              </w:rPr>
              <w:t>- HS nêu cách nối</w:t>
            </w: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r w:rsidRPr="00365D26">
              <w:rPr>
                <w:rFonts w:ascii="Times New Roman" w:hAnsi="Times New Roman"/>
                <w:szCs w:val="28"/>
                <w:lang w:val="nl-NL"/>
              </w:rPr>
              <w:t>- HS độc lập trả lời</w:t>
            </w: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lang w:val="nl-NL"/>
              </w:rPr>
            </w:pPr>
          </w:p>
          <w:p w:rsidR="00F06960" w:rsidRPr="00365D26" w:rsidRDefault="00F06960" w:rsidP="005B2A1D">
            <w:pPr>
              <w:spacing w:line="214" w:lineRule="auto"/>
              <w:jc w:val="center"/>
              <w:rPr>
                <w:rFonts w:ascii="Times New Roman" w:hAnsi="Times New Roman"/>
                <w:szCs w:val="28"/>
              </w:rPr>
            </w:pPr>
            <w:r w:rsidRPr="00365D26">
              <w:rPr>
                <w:rFonts w:ascii="Times New Roman" w:hAnsi="Times New Roman"/>
                <w:szCs w:val="28"/>
              </w:rPr>
              <w:t>- HS làm bài tập.</w:t>
            </w:r>
          </w:p>
          <w:p w:rsidR="00F06960" w:rsidRPr="00365D26" w:rsidRDefault="00F06960" w:rsidP="005B2A1D">
            <w:pPr>
              <w:spacing w:line="214" w:lineRule="auto"/>
              <w:rPr>
                <w:rFonts w:ascii="Times New Roman" w:hAnsi="Times New Roman"/>
              </w:rPr>
            </w:pPr>
          </w:p>
        </w:tc>
        <w:tc>
          <w:tcPr>
            <w:tcW w:w="3804" w:type="dxa"/>
          </w:tcPr>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lastRenderedPageBreak/>
              <w:t>I. Cấp độ khái quát của nghĩa từ ngữ.</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1. Một số từ  ngữ có nghĩa rộng khi  phạm vi của từ đó bao hàm nghĩa của 1 số từ khác.</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VD: Thú có nghĩa rộng hơn voi, hươu.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Cây có nghĩa rộng hơn cây cam, cây bưởi.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2. Một số từ ngữ có nghĩa hẹp khi phạm vi nghĩa của từ đó được bao hàm nghĩa của một từ khác.</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Cá thu có nghĩa hẹp hơn cá.</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lastRenderedPageBreak/>
              <w:t>Bút máy có nghĩa hẹp hơn bút.</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Chỉ là tương đối vì nó phụ thuộc vào phạm vi nghĩa của từ.</w:t>
            </w:r>
          </w:p>
          <w:p w:rsidR="00F06960" w:rsidRPr="00365D26" w:rsidRDefault="00F06960" w:rsidP="005B2A1D">
            <w:pPr>
              <w:spacing w:line="214" w:lineRule="auto"/>
              <w:jc w:val="both"/>
              <w:rPr>
                <w:rFonts w:ascii="Times New Roman" w:hAnsi="Times New Roman"/>
                <w:i/>
                <w:iCs/>
                <w:szCs w:val="28"/>
              </w:rPr>
            </w:pPr>
            <w:r w:rsidRPr="00365D26">
              <w:rPr>
                <w:rFonts w:ascii="Times New Roman" w:hAnsi="Times New Roman"/>
                <w:i/>
                <w:iCs/>
                <w:szCs w:val="28"/>
              </w:rPr>
              <w:t>Giáo viên</w:t>
            </w:r>
            <w:r w:rsidRPr="00365D26">
              <w:rPr>
                <w:rFonts w:ascii="Times New Roman" w:hAnsi="Times New Roman"/>
                <w:szCs w:val="28"/>
              </w:rPr>
              <w:t xml:space="preserve"> rộng hơn </w:t>
            </w:r>
            <w:r w:rsidRPr="00365D26">
              <w:rPr>
                <w:rFonts w:ascii="Times New Roman" w:hAnsi="Times New Roman"/>
                <w:i/>
                <w:iCs/>
                <w:szCs w:val="28"/>
              </w:rPr>
              <w:t xml:space="preserve">thầy giáo </w:t>
            </w:r>
            <w:r w:rsidRPr="00365D26">
              <w:rPr>
                <w:rFonts w:ascii="Times New Roman" w:hAnsi="Times New Roman"/>
                <w:szCs w:val="28"/>
              </w:rPr>
              <w:t xml:space="preserve">hoặc </w:t>
            </w:r>
            <w:r w:rsidRPr="00365D26">
              <w:rPr>
                <w:rFonts w:ascii="Times New Roman" w:hAnsi="Times New Roman"/>
                <w:i/>
                <w:iCs/>
                <w:szCs w:val="28"/>
              </w:rPr>
              <w:t xml:space="preserve">cô giáo </w:t>
            </w:r>
            <w:r w:rsidRPr="00365D26">
              <w:rPr>
                <w:rFonts w:ascii="Times New Roman" w:hAnsi="Times New Roman"/>
                <w:szCs w:val="28"/>
              </w:rPr>
              <w:t xml:space="preserve">hẹp hơn </w:t>
            </w:r>
            <w:r w:rsidRPr="00365D26">
              <w:rPr>
                <w:rFonts w:ascii="Times New Roman" w:hAnsi="Times New Roman"/>
                <w:i/>
                <w:iCs/>
                <w:szCs w:val="28"/>
              </w:rPr>
              <w:t>người.</w:t>
            </w:r>
          </w:p>
          <w:p w:rsidR="00F06960" w:rsidRPr="00365D26" w:rsidRDefault="00F06960" w:rsidP="005B2A1D">
            <w:pPr>
              <w:spacing w:line="214" w:lineRule="auto"/>
              <w:jc w:val="both"/>
              <w:rPr>
                <w:rFonts w:ascii="Times New Roman" w:hAnsi="Times New Roman"/>
                <w:b/>
                <w:bCs/>
                <w:szCs w:val="28"/>
              </w:rPr>
            </w:pPr>
            <w:r w:rsidRPr="00365D26">
              <w:rPr>
                <w:rFonts w:ascii="Times New Roman" w:hAnsi="Times New Roman"/>
                <w:b/>
                <w:bCs/>
                <w:szCs w:val="28"/>
              </w:rPr>
              <w:t>Truyện dân gian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2"/>
              <w:gridCol w:w="1183"/>
              <w:gridCol w:w="1183"/>
            </w:tblGrid>
            <w:tr w:rsidR="00F06960" w:rsidRPr="00365D26" w:rsidTr="005B2A1D">
              <w:tc>
                <w:tcPr>
                  <w:tcW w:w="1182"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T/n nghĩa rộng</w:t>
                  </w: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T/ngữ nghĩa hẹp</w:t>
                  </w:r>
                </w:p>
              </w:tc>
            </w:tr>
            <w:tr w:rsidR="00F06960" w:rsidRPr="00365D26" w:rsidTr="005B2A1D">
              <w:tc>
                <w:tcPr>
                  <w:tcW w:w="1182"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Truyện DG</w:t>
                  </w: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w:t>
                  </w: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p>
              </w:tc>
            </w:tr>
            <w:tr w:rsidR="00F06960" w:rsidRPr="00365D26" w:rsidTr="005B2A1D">
              <w:tc>
                <w:tcPr>
                  <w:tcW w:w="1182"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T/thuyết</w:t>
                  </w: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w:t>
                  </w:r>
                </w:p>
              </w:tc>
            </w:tr>
            <w:tr w:rsidR="00F06960" w:rsidRPr="00365D26" w:rsidTr="005B2A1D">
              <w:tc>
                <w:tcPr>
                  <w:tcW w:w="1182"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N/ngôn</w:t>
                  </w: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w:t>
                  </w:r>
                </w:p>
              </w:tc>
            </w:tr>
            <w:tr w:rsidR="00F06960" w:rsidRPr="00365D26" w:rsidTr="005B2A1D">
              <w:tc>
                <w:tcPr>
                  <w:tcW w:w="1182"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Cổ tích</w:t>
                  </w: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w:t>
                  </w:r>
                </w:p>
              </w:tc>
            </w:tr>
            <w:tr w:rsidR="00F06960" w:rsidRPr="00365D26" w:rsidTr="005B2A1D">
              <w:tc>
                <w:tcPr>
                  <w:tcW w:w="1182"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Tr/cười</w:t>
                  </w: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p>
              </w:tc>
              <w:tc>
                <w:tcPr>
                  <w:tcW w:w="1183" w:type="dxa"/>
                  <w:tcBorders>
                    <w:top w:val="single" w:sz="4" w:space="0" w:color="auto"/>
                    <w:left w:val="single" w:sz="4" w:space="0" w:color="auto"/>
                    <w:bottom w:val="single" w:sz="4" w:space="0" w:color="auto"/>
                    <w:right w:val="single" w:sz="4" w:space="0" w:color="auto"/>
                  </w:tcBorders>
                </w:tcPr>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w:t>
                  </w:r>
                </w:p>
              </w:tc>
            </w:tr>
          </w:tbl>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II. Trường từ vựng: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1. Trường từ vựng là tập hợp tất cả các từ có 1 nét chung về nghĩa.</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Trường từ vựng về phương tiện giao thông: Tàu, xe, thuyền, máy bay.</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2. Phân biệt cấp độ khái quát nghĩa từ ngữ với trường từ vựng:</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Cấp độ khái quát nghĩa từ ngữ nói về mối quan hệ bao hàm nhau giữa các từ ngữ có cùng thể loại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Thực vật ( dt ) bao hàm cây , cỏ, hoa ( dt ); cây cỏ, hoa bao hàm cây dừa, cỏ gà, hoa cúc ( dt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Trường từ vựng tập hợp các từ có ít nhất một nét chung về nghĩa, nhưng có thể khác  nhau về từ loại.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Trường từ vựng tập hợp các từ có ít nhất một nét chung về nghĩa, nhưng có thể khác nhau về thể loại.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Trường từ vựng về người: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Chức vụ  của người: Giám đốc, bộ trưởng ( dt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Phẩm chất:, trí tuệ của người: Thông minh, sáng suất ( tt ).</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 xml:space="preserve">III. Từ tượng hình, tượng </w:t>
            </w:r>
            <w:r w:rsidRPr="00365D26">
              <w:rPr>
                <w:rFonts w:ascii="Times New Roman" w:hAnsi="Times New Roman"/>
                <w:i/>
                <w:szCs w:val="28"/>
              </w:rPr>
              <w:lastRenderedPageBreak/>
              <w:t>thanh.</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b/>
                <w:bCs/>
                <w:i/>
                <w:szCs w:val="28"/>
                <w:u w:val="single"/>
              </w:rPr>
              <w:t>1. Từ tượng hình:</w:t>
            </w:r>
            <w:r w:rsidRPr="00365D26">
              <w:rPr>
                <w:rFonts w:ascii="Times New Roman" w:hAnsi="Times New Roman"/>
                <w:szCs w:val="28"/>
              </w:rPr>
              <w:t xml:space="preserve"> là từ gợi tả dáng vẻ, hoạt động, trạng thái của sự vật. Từ tượng thanh là từ mô phỏng âm thanh.</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VD: + Lom khom, ngất ngưởng </w:t>
            </w:r>
            <w:r w:rsidRPr="00365D26">
              <w:rPr>
                <w:rFonts w:ascii="Arial" w:hAnsi="Arial" w:cs="Arial"/>
                <w:szCs w:val="28"/>
              </w:rPr>
              <w:t>…</w:t>
            </w:r>
            <w:r w:rsidRPr="00365D26">
              <w:rPr>
                <w:rFonts w:ascii="Times New Roman" w:hAnsi="Times New Roman"/>
                <w:szCs w:val="28"/>
              </w:rPr>
              <w:t>. ( tượng hình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 Oang oang, chan chát </w:t>
            </w:r>
            <w:r w:rsidRPr="00365D26">
              <w:rPr>
                <w:rFonts w:ascii="Arial" w:hAnsi="Arial" w:cs="Arial"/>
                <w:szCs w:val="28"/>
              </w:rPr>
              <w:t>…</w:t>
            </w:r>
            <w:r w:rsidRPr="00365D26">
              <w:rPr>
                <w:rFonts w:ascii="Times New Roman" w:hAnsi="Times New Roman"/>
                <w:szCs w:val="28"/>
              </w:rPr>
              <w:t xml:space="preserve">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TT )</w:t>
            </w: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2. Tác dụng:</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Trời  mưa lộp độp.</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i/>
                <w:szCs w:val="28"/>
              </w:rPr>
            </w:pPr>
            <w:r w:rsidRPr="00365D26">
              <w:rPr>
                <w:rFonts w:ascii="Times New Roman" w:hAnsi="Times New Roman"/>
                <w:i/>
                <w:szCs w:val="28"/>
              </w:rPr>
              <w:t>IV. Từ địa phương và biệt ngữ xã hội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1. Từ địa phương: là từ ngữ chỉ sử dụng trong 1 địa phương nhất định.</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2. Biệt ngữ xã hội:</w:t>
            </w:r>
            <w:r w:rsidRPr="00365D26">
              <w:rPr>
                <w:rFonts w:ascii="Times New Roman" w:hAnsi="Times New Roman"/>
                <w:b/>
                <w:bCs/>
                <w:szCs w:val="28"/>
                <w:u w:val="single"/>
              </w:rPr>
              <w:t xml:space="preserve"> </w:t>
            </w:r>
            <w:r w:rsidRPr="00365D26">
              <w:rPr>
                <w:rFonts w:ascii="Times New Roman" w:hAnsi="Times New Roman"/>
                <w:szCs w:val="28"/>
              </w:rPr>
              <w:t>Là những từ chỉ được dùng trong một tầng lớp xã hội nhất định ( tầng lớp vua chúa ngày xưa: Trẫm, khanh, lòng sàng, tầng lớp HS, sinh viên: Tủ, ngỗng, gậy  ).</w:t>
            </w:r>
          </w:p>
          <w:p w:rsidR="00F06960" w:rsidRPr="00365D26" w:rsidRDefault="00F06960" w:rsidP="005B2A1D">
            <w:pPr>
              <w:spacing w:line="214" w:lineRule="auto"/>
              <w:jc w:val="both"/>
              <w:rPr>
                <w:rFonts w:ascii="Times New Roman" w:hAnsi="Times New Roman"/>
                <w:i/>
                <w:szCs w:val="28"/>
                <w:u w:val="single"/>
              </w:rPr>
            </w:pPr>
            <w:r w:rsidRPr="00365D26">
              <w:rPr>
                <w:rFonts w:ascii="Times New Roman" w:hAnsi="Times New Roman"/>
                <w:i/>
                <w:szCs w:val="28"/>
                <w:u w:val="single"/>
              </w:rPr>
              <w:t>V. Trợ từ, thán từ:</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b/>
                <w:szCs w:val="28"/>
              </w:rPr>
              <w:t>1. Trợ từ:</w:t>
            </w:r>
            <w:r w:rsidRPr="00365D26">
              <w:rPr>
                <w:rFonts w:ascii="Times New Roman" w:hAnsi="Times New Roman"/>
                <w:szCs w:val="28"/>
              </w:rPr>
              <w:t xml:space="preserve"> Là những từ dùng để nhấn mạnh hoặc biểu thị thái độ đánh giá sự vật, sự việc được nói đến trong câu.</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Nó ngồi cả buổi chiều mà chỉ làm được một bài tập.</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b/>
                <w:szCs w:val="28"/>
              </w:rPr>
              <w:t>2. Thán từ:</w:t>
            </w:r>
            <w:r w:rsidRPr="00365D26">
              <w:rPr>
                <w:rFonts w:ascii="Times New Roman" w:hAnsi="Times New Roman"/>
                <w:szCs w:val="28"/>
              </w:rPr>
              <w:t xml:space="preserve"> Là những từ dùng để làm dấu hiệu biểu lộ cảm xúc tình cảm. thái độ của người nói hoặc dùng để gọi đáp.</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ô hay, tôi tưởng anh cũng biết rồi.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VI. Tình thái từ:</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1. Tình thái từ: Những từ được thêm vào câu để tạo câu nghi vấn, câu cầu khiến </w:t>
            </w:r>
            <w:r w:rsidRPr="00365D26">
              <w:rPr>
                <w:rFonts w:ascii="Arial" w:hAnsi="Arial" w:cs="Arial"/>
                <w:szCs w:val="28"/>
              </w:rPr>
              <w:t>…</w:t>
            </w:r>
            <w:r w:rsidRPr="00365D26">
              <w:rPr>
                <w:rFonts w:ascii="Times New Roman" w:hAnsi="Times New Roman"/>
                <w:szCs w:val="28"/>
              </w:rPr>
              <w:t xml:space="preserve">. Biểu hiện sắc thái </w:t>
            </w:r>
            <w:r w:rsidRPr="00365D26">
              <w:rPr>
                <w:rFonts w:ascii="Arial" w:hAnsi="Arial" w:cs="Arial"/>
                <w:szCs w:val="28"/>
              </w:rPr>
              <w:t>…</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Con nghe thấy rồi ạ.</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2. Sử dụng tình thái từ: Phải chú ý đến quan hệ về tuổi tác, thứ bậc xã hội và tình cảm đối với người nghe người đọc.</w:t>
            </w:r>
          </w:p>
          <w:p w:rsidR="00F06960" w:rsidRPr="00365D26" w:rsidRDefault="00F06960" w:rsidP="005B2A1D">
            <w:pPr>
              <w:spacing w:line="214" w:lineRule="auto"/>
              <w:jc w:val="both"/>
              <w:rPr>
                <w:rFonts w:ascii="Times New Roman" w:hAnsi="Times New Roman"/>
                <w:szCs w:val="28"/>
                <w:lang w:val="nl-NL"/>
              </w:rPr>
            </w:pPr>
            <w:r w:rsidRPr="00365D26">
              <w:rPr>
                <w:rFonts w:ascii="Times New Roman" w:hAnsi="Times New Roman"/>
                <w:szCs w:val="28"/>
                <w:lang w:val="nl-NL"/>
              </w:rPr>
              <w:t>VD: Bác giúp cháu một tay ạ !</w:t>
            </w:r>
          </w:p>
          <w:p w:rsidR="00F06960" w:rsidRPr="00365D26" w:rsidRDefault="00F06960" w:rsidP="005B2A1D">
            <w:pPr>
              <w:spacing w:line="214" w:lineRule="auto"/>
              <w:jc w:val="both"/>
              <w:rPr>
                <w:rFonts w:ascii="Times New Roman" w:hAnsi="Times New Roman"/>
                <w:szCs w:val="28"/>
                <w:lang w:val="nl-NL"/>
              </w:rPr>
            </w:pPr>
            <w:r w:rsidRPr="00365D26">
              <w:rPr>
                <w:rFonts w:ascii="Times New Roman" w:hAnsi="Times New Roman"/>
                <w:szCs w:val="28"/>
                <w:lang w:val="nl-NL"/>
              </w:rPr>
              <w:t>- Bạn giúp mình một tay nào !</w:t>
            </w: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i/>
                <w:szCs w:val="28"/>
                <w:lang w:val="nl-NL"/>
              </w:rPr>
            </w:pPr>
            <w:r w:rsidRPr="00365D26">
              <w:rPr>
                <w:rFonts w:ascii="Times New Roman" w:hAnsi="Times New Roman"/>
                <w:i/>
                <w:szCs w:val="28"/>
                <w:lang w:val="nl-NL"/>
              </w:rPr>
              <w:t>VII. Nói quá, nói giảm, nói tránh.</w:t>
            </w:r>
          </w:p>
          <w:p w:rsidR="00F06960" w:rsidRPr="00365D26" w:rsidRDefault="00F06960" w:rsidP="005B2A1D">
            <w:pPr>
              <w:spacing w:line="214" w:lineRule="auto"/>
              <w:jc w:val="both"/>
              <w:rPr>
                <w:rFonts w:ascii="Times New Roman" w:hAnsi="Times New Roman"/>
                <w:szCs w:val="28"/>
                <w:lang w:val="nl-NL"/>
              </w:rPr>
            </w:pPr>
            <w:r w:rsidRPr="00365D26">
              <w:rPr>
                <w:rFonts w:ascii="Times New Roman" w:hAnsi="Times New Roman"/>
                <w:szCs w:val="28"/>
                <w:lang w:val="nl-NL"/>
              </w:rPr>
              <w:t xml:space="preserve">1. Nói quá: Là một biện pháp tu từ phóng đại mức độ quy mô, </w:t>
            </w:r>
            <w:r w:rsidRPr="00365D26">
              <w:rPr>
                <w:rFonts w:ascii="Times New Roman" w:hAnsi="Times New Roman"/>
                <w:szCs w:val="28"/>
                <w:lang w:val="nl-NL"/>
              </w:rPr>
              <w:lastRenderedPageBreak/>
              <w:t>tính chất của sự vật được miêu tả để nhấn mạnh, gây ấn tượng, tăng  sức biểu cảm.</w:t>
            </w:r>
          </w:p>
          <w:p w:rsidR="00F06960" w:rsidRPr="00365D26" w:rsidRDefault="00F06960" w:rsidP="005B2A1D">
            <w:pPr>
              <w:spacing w:line="214" w:lineRule="auto"/>
              <w:jc w:val="both"/>
              <w:rPr>
                <w:rFonts w:ascii="Times New Roman" w:hAnsi="Times New Roman"/>
                <w:szCs w:val="28"/>
                <w:lang w:val="nl-NL"/>
              </w:rPr>
            </w:pPr>
            <w:r w:rsidRPr="00365D26">
              <w:rPr>
                <w:rFonts w:ascii="Times New Roman" w:hAnsi="Times New Roman"/>
                <w:szCs w:val="28"/>
                <w:lang w:val="nl-NL"/>
              </w:rPr>
              <w:t>2. Nói giảm, nói tránh: Là một biện pháp tu từ dùng cách diễn đạt tế nhị, uyển chuyển, tránh gây cảm giác quá đau buồn nặng nề tránh thô tục, thiếu lịch sự.</w:t>
            </w:r>
          </w:p>
          <w:p w:rsidR="00F06960" w:rsidRPr="00365D26" w:rsidRDefault="00F06960" w:rsidP="005B2A1D">
            <w:pPr>
              <w:spacing w:line="214" w:lineRule="auto"/>
              <w:jc w:val="both"/>
              <w:rPr>
                <w:rFonts w:ascii="Times New Roman" w:hAnsi="Times New Roman"/>
                <w:szCs w:val="28"/>
                <w:lang w:val="nl-NL"/>
              </w:rPr>
            </w:pPr>
            <w:r w:rsidRPr="00365D26">
              <w:rPr>
                <w:rFonts w:ascii="Times New Roman" w:hAnsi="Times New Roman"/>
                <w:szCs w:val="28"/>
                <w:lang w:val="nl-NL"/>
              </w:rPr>
              <w:t>VD: Chị ấy không còn trẻ lắm.</w:t>
            </w: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szCs w:val="28"/>
                <w:lang w:val="nl-NL"/>
              </w:rPr>
            </w:pPr>
          </w:p>
          <w:p w:rsidR="00F06960" w:rsidRPr="00365D26" w:rsidRDefault="00F06960" w:rsidP="005B2A1D">
            <w:pPr>
              <w:spacing w:line="214" w:lineRule="auto"/>
              <w:jc w:val="both"/>
              <w:rPr>
                <w:rFonts w:ascii="Times New Roman" w:hAnsi="Times New Roman"/>
                <w:szCs w:val="28"/>
                <w:lang w:val="nl-NL"/>
              </w:rPr>
            </w:pPr>
            <w:r w:rsidRPr="00365D26">
              <w:rPr>
                <w:rFonts w:ascii="Times New Roman" w:hAnsi="Times New Roman"/>
                <w:i/>
                <w:szCs w:val="28"/>
                <w:lang w:val="nl-NL"/>
              </w:rPr>
              <w:t>VIII. Câu ghép</w:t>
            </w:r>
            <w:r w:rsidRPr="00365D26">
              <w:rPr>
                <w:rFonts w:ascii="Times New Roman" w:hAnsi="Times New Roman"/>
                <w:szCs w:val="28"/>
                <w:lang w:val="nl-NL"/>
              </w:rPr>
              <w:t>:</w:t>
            </w:r>
          </w:p>
          <w:p w:rsidR="00F06960" w:rsidRPr="00365D26" w:rsidRDefault="00F06960" w:rsidP="005B2A1D">
            <w:pPr>
              <w:spacing w:line="214" w:lineRule="auto"/>
              <w:jc w:val="both"/>
              <w:rPr>
                <w:rFonts w:ascii="Times New Roman" w:hAnsi="Times New Roman"/>
                <w:szCs w:val="28"/>
                <w:lang w:val="nl-NL"/>
              </w:rPr>
            </w:pPr>
            <w:r w:rsidRPr="00365D26">
              <w:rPr>
                <w:rFonts w:ascii="Times New Roman" w:hAnsi="Times New Roman"/>
                <w:b/>
                <w:szCs w:val="28"/>
                <w:lang w:val="nl-NL"/>
              </w:rPr>
              <w:t>1. Câu ghép</w:t>
            </w:r>
            <w:r w:rsidRPr="00365D26">
              <w:rPr>
                <w:rFonts w:ascii="Times New Roman" w:hAnsi="Times New Roman"/>
                <w:szCs w:val="28"/>
                <w:lang w:val="nl-NL"/>
              </w:rPr>
              <w:t xml:space="preserve"> là câu có từ hai cụm từ chủ vị trở lên và chúng không bao chứa nhau.</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VD: Gió thổi, mây bay, hoa nở.</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Vì trời mưa nên đường ướt.</w:t>
            </w:r>
          </w:p>
          <w:p w:rsidR="00F06960" w:rsidRPr="00365D26" w:rsidRDefault="00F06960" w:rsidP="005B2A1D">
            <w:pPr>
              <w:spacing w:line="214" w:lineRule="auto"/>
              <w:jc w:val="both"/>
              <w:rPr>
                <w:rFonts w:ascii="Times New Roman" w:hAnsi="Times New Roman"/>
                <w:szCs w:val="28"/>
              </w:rPr>
            </w:pP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b/>
                <w:szCs w:val="28"/>
              </w:rPr>
              <w:t>2. Cách nối</w:t>
            </w:r>
            <w:r w:rsidRPr="00365D26">
              <w:rPr>
                <w:rFonts w:ascii="Times New Roman" w:hAnsi="Times New Roman"/>
                <w:szCs w:val="28"/>
              </w:rPr>
              <w:t xml:space="preserve"> hai vế trong câu ghép: Có hai cách nối: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Nối trực tiếp: (  Qua các dấu câu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Nối bằng từ ngữ có tác dụng liên kết ( QHT, cặp QHT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b/>
                <w:szCs w:val="28"/>
              </w:rPr>
              <w:t>3. Các kiểu quan hệ</w:t>
            </w:r>
            <w:r w:rsidRPr="00365D26">
              <w:rPr>
                <w:rFonts w:ascii="Times New Roman" w:hAnsi="Times New Roman"/>
                <w:szCs w:val="28"/>
              </w:rPr>
              <w:t xml:space="preserve"> ý nghĩa giữa các vế trong câu ghép.</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 Quan hệ nhân quả: Vì </w:t>
            </w:r>
            <w:r w:rsidRPr="00365D26">
              <w:rPr>
                <w:rFonts w:ascii="Arial" w:hAnsi="Arial" w:cs="Arial"/>
                <w:szCs w:val="28"/>
              </w:rPr>
              <w:t>…</w:t>
            </w:r>
            <w:r w:rsidRPr="00365D26">
              <w:rPr>
                <w:rFonts w:ascii="Times New Roman" w:hAnsi="Times New Roman"/>
                <w:szCs w:val="28"/>
              </w:rPr>
              <w:t xml:space="preserve"> nên, cho </w:t>
            </w:r>
            <w:r w:rsidRPr="00365D26">
              <w:rPr>
                <w:rFonts w:ascii="Arial" w:hAnsi="Arial" w:cs="Arial"/>
                <w:szCs w:val="28"/>
              </w:rPr>
              <w:t>…</w:t>
            </w:r>
            <w:r w:rsidRPr="00365D26">
              <w:rPr>
                <w:rFonts w:ascii="Times New Roman" w:hAnsi="Times New Roman"/>
                <w:szCs w:val="28"/>
              </w:rPr>
              <w:t xml:space="preserve"> nên, tại </w:t>
            </w:r>
            <w:r w:rsidRPr="00365D26">
              <w:rPr>
                <w:rFonts w:ascii="Arial" w:hAnsi="Arial" w:cs="Arial"/>
                <w:szCs w:val="28"/>
              </w:rPr>
              <w:t>…</w:t>
            </w:r>
            <w:r w:rsidRPr="00365D26">
              <w:rPr>
                <w:rFonts w:ascii="Times New Roman" w:hAnsi="Times New Roman"/>
                <w:szCs w:val="28"/>
              </w:rPr>
              <w:t xml:space="preserve"> nên, do </w:t>
            </w:r>
            <w:r w:rsidRPr="00365D26">
              <w:rPr>
                <w:rFonts w:ascii="Arial" w:hAnsi="Arial" w:cs="Arial"/>
                <w:szCs w:val="28"/>
              </w:rPr>
              <w:t>…</w:t>
            </w:r>
            <w:r w:rsidRPr="00365D26">
              <w:rPr>
                <w:rFonts w:ascii="Times New Roman" w:hAnsi="Times New Roman"/>
                <w:szCs w:val="28"/>
              </w:rPr>
              <w:t xml:space="preserve"> nên.</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 Quan hệ giả thiết – kết quả: Nếu </w:t>
            </w:r>
            <w:r w:rsidRPr="00365D26">
              <w:rPr>
                <w:rFonts w:ascii="Arial" w:hAnsi="Arial" w:cs="Arial"/>
                <w:szCs w:val="28"/>
              </w:rPr>
              <w:t>…</w:t>
            </w:r>
            <w:r w:rsidRPr="00365D26">
              <w:rPr>
                <w:rFonts w:ascii="Times New Roman" w:hAnsi="Times New Roman"/>
                <w:szCs w:val="28"/>
              </w:rPr>
              <w:t xml:space="preserve"> thì, giá </w:t>
            </w:r>
            <w:r w:rsidRPr="00365D26">
              <w:rPr>
                <w:rFonts w:ascii="Arial" w:hAnsi="Arial" w:cs="Arial"/>
                <w:szCs w:val="28"/>
              </w:rPr>
              <w:t>…</w:t>
            </w:r>
            <w:r w:rsidRPr="00365D26">
              <w:rPr>
                <w:rFonts w:ascii="Times New Roman" w:hAnsi="Times New Roman"/>
                <w:szCs w:val="28"/>
              </w:rPr>
              <w:t xml:space="preserve"> thì, hễ </w:t>
            </w:r>
            <w:r w:rsidRPr="00365D26">
              <w:rPr>
                <w:rFonts w:ascii="Arial" w:hAnsi="Arial" w:cs="Arial"/>
                <w:szCs w:val="28"/>
              </w:rPr>
              <w:t>…</w:t>
            </w:r>
            <w:r w:rsidRPr="00365D26">
              <w:rPr>
                <w:rFonts w:ascii="Times New Roman" w:hAnsi="Times New Roman"/>
                <w:szCs w:val="28"/>
              </w:rPr>
              <w:t xml:space="preserve"> thì.</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 Quan hệ tương phản: Tuy </w:t>
            </w:r>
            <w:r w:rsidRPr="00365D26">
              <w:rPr>
                <w:rFonts w:ascii="Arial" w:hAnsi="Arial" w:cs="Arial"/>
                <w:szCs w:val="28"/>
              </w:rPr>
              <w:t>…</w:t>
            </w:r>
            <w:r w:rsidRPr="00365D26">
              <w:rPr>
                <w:rFonts w:ascii="Times New Roman" w:hAnsi="Times New Roman"/>
                <w:szCs w:val="28"/>
              </w:rPr>
              <w:t xml:space="preserve"> nhưng, dẫu </w:t>
            </w:r>
            <w:r w:rsidRPr="00365D26">
              <w:rPr>
                <w:rFonts w:ascii="Arial" w:hAnsi="Arial" w:cs="Arial"/>
                <w:szCs w:val="28"/>
              </w:rPr>
              <w:t>…</w:t>
            </w:r>
            <w:r w:rsidRPr="00365D26">
              <w:rPr>
                <w:rFonts w:ascii="Times New Roman" w:hAnsi="Times New Roman"/>
                <w:szCs w:val="28"/>
              </w:rPr>
              <w:t xml:space="preserve"> những, dù </w:t>
            </w:r>
            <w:r w:rsidRPr="00365D26">
              <w:rPr>
                <w:rFonts w:ascii="Arial" w:hAnsi="Arial" w:cs="Arial"/>
                <w:szCs w:val="28"/>
              </w:rPr>
              <w:t>…</w:t>
            </w:r>
            <w:r w:rsidRPr="00365D26">
              <w:rPr>
                <w:rFonts w:ascii="Times New Roman" w:hAnsi="Times New Roman"/>
                <w:szCs w:val="28"/>
              </w:rPr>
              <w:t xml:space="preserve"> vẫn.</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 Quan hệ mục đích: để, cho </w:t>
            </w:r>
            <w:r w:rsidRPr="00365D26">
              <w:rPr>
                <w:rFonts w:ascii="Arial" w:hAnsi="Arial" w:cs="Arial"/>
                <w:szCs w:val="28"/>
              </w:rPr>
              <w:t>…</w:t>
            </w:r>
            <w:r w:rsidRPr="00365D26">
              <w:rPr>
                <w:rFonts w:ascii="Times New Roman" w:hAnsi="Times New Roman"/>
                <w:szCs w:val="28"/>
              </w:rPr>
              <w:t>.</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xml:space="preserve">Quan hệ bổ sung đồng thời: Và </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Quan hệ nối tiếp: Rồi</w:t>
            </w:r>
          </w:p>
          <w:p w:rsidR="00F06960" w:rsidRPr="00365D26" w:rsidRDefault="00F06960" w:rsidP="005B2A1D">
            <w:pPr>
              <w:spacing w:line="214" w:lineRule="auto"/>
              <w:jc w:val="both"/>
              <w:rPr>
                <w:rFonts w:ascii="Times New Roman" w:hAnsi="Times New Roman"/>
                <w:szCs w:val="28"/>
              </w:rPr>
            </w:pPr>
            <w:r w:rsidRPr="00365D26">
              <w:rPr>
                <w:rFonts w:ascii="Times New Roman" w:hAnsi="Times New Roman"/>
                <w:szCs w:val="28"/>
              </w:rPr>
              <w:t>- Quan hệ lựa chọn: Hay.</w:t>
            </w:r>
          </w:p>
          <w:p w:rsidR="00F06960" w:rsidRPr="00365D26" w:rsidRDefault="00F06960" w:rsidP="005B2A1D">
            <w:pPr>
              <w:spacing w:line="214" w:lineRule="auto"/>
              <w:jc w:val="both"/>
              <w:rPr>
                <w:rFonts w:ascii="Times New Roman" w:hAnsi="Times New Roman"/>
              </w:rPr>
            </w:pPr>
            <w:r w:rsidRPr="00365D26">
              <w:rPr>
                <w:rFonts w:ascii="Times New Roman" w:hAnsi="Times New Roman"/>
                <w:b/>
                <w:bCs/>
                <w:szCs w:val="28"/>
                <w:u w:val="single"/>
              </w:rPr>
              <w:t>IX. Dấu câu:</w:t>
            </w:r>
            <w:r w:rsidRPr="00365D26">
              <w:rPr>
                <w:rFonts w:ascii="Times New Roman" w:hAnsi="Times New Roman"/>
                <w:szCs w:val="28"/>
                <w:u w:val="single"/>
              </w:rPr>
              <w:t xml:space="preserve"> </w:t>
            </w:r>
            <w:r w:rsidRPr="00365D26">
              <w:rPr>
                <w:rFonts w:ascii="Times New Roman" w:hAnsi="Times New Roman"/>
                <w:szCs w:val="28"/>
              </w:rPr>
              <w:t>(  HS tự ôn theo bài tổng kết dấu câu )</w:t>
            </w:r>
          </w:p>
        </w:tc>
      </w:tr>
    </w:tbl>
    <w:p w:rsidR="00F06960" w:rsidRDefault="00F06960" w:rsidP="00F06960">
      <w:pPr>
        <w:rPr>
          <w:rFonts w:ascii="Times New Roman" w:hAnsi="Times New Roman"/>
          <w:b/>
          <w:bCs/>
          <w:szCs w:val="28"/>
        </w:rPr>
      </w:pPr>
      <w:r>
        <w:rPr>
          <w:rFonts w:ascii="Times New Roman" w:hAnsi="Times New Roman"/>
          <w:b/>
          <w:bCs/>
          <w:szCs w:val="28"/>
        </w:rPr>
        <w:lastRenderedPageBreak/>
        <w:t>HOẠT ĐỘNG 4: CỦNG CỐ, VẬN DỤNG</w:t>
      </w:r>
    </w:p>
    <w:p w:rsidR="00F06960" w:rsidRPr="00365D26" w:rsidRDefault="00F06960" w:rsidP="00F06960">
      <w:pPr>
        <w:tabs>
          <w:tab w:val="left" w:pos="6020"/>
        </w:tabs>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 xml:space="preserve">Hoạt động tiếp nối          </w:t>
      </w:r>
    </w:p>
    <w:p w:rsidR="00F06960" w:rsidRPr="00365D26" w:rsidRDefault="00F06960" w:rsidP="00F06960">
      <w:pPr>
        <w:tabs>
          <w:tab w:val="left" w:pos="6020"/>
        </w:tabs>
        <w:rPr>
          <w:rFonts w:ascii="Times New Roman" w:hAnsi="Times New Roman"/>
          <w:szCs w:val="28"/>
        </w:rPr>
      </w:pPr>
      <w:r w:rsidRPr="00365D26">
        <w:rPr>
          <w:rFonts w:ascii="Times New Roman" w:hAnsi="Times New Roman"/>
          <w:b/>
          <w:bCs/>
          <w:i/>
          <w:szCs w:val="28"/>
        </w:rPr>
        <w:t xml:space="preserve">   </w:t>
      </w:r>
      <w:r w:rsidRPr="00365D26">
        <w:rPr>
          <w:rFonts w:ascii="Times New Roman" w:hAnsi="Times New Roman"/>
          <w:szCs w:val="28"/>
        </w:rPr>
        <w:t xml:space="preserve"> Hướng dẫn học  ở nhà:</w:t>
      </w:r>
    </w:p>
    <w:p w:rsidR="00F06960" w:rsidRPr="00365D26" w:rsidRDefault="00F06960" w:rsidP="00F06960">
      <w:pPr>
        <w:rPr>
          <w:rFonts w:ascii="Times New Roman" w:hAnsi="Times New Roman"/>
          <w:szCs w:val="28"/>
        </w:rPr>
      </w:pPr>
      <w:r w:rsidRPr="00365D26">
        <w:rPr>
          <w:rFonts w:ascii="Times New Roman" w:hAnsi="Times New Roman"/>
          <w:szCs w:val="28"/>
        </w:rPr>
        <w:tab/>
        <w:t>- Ôn tập chương trình, hoàn thành các bài tâp.</w:t>
      </w:r>
    </w:p>
    <w:p w:rsidR="00F06960" w:rsidRPr="00365D26" w:rsidRDefault="00F06960" w:rsidP="00F06960">
      <w:pPr>
        <w:jc w:val="center"/>
        <w:rPr>
          <w:rFonts w:ascii="Times New Roman" w:hAnsi="Times New Roman"/>
          <w:szCs w:val="28"/>
        </w:rPr>
      </w:pPr>
    </w:p>
    <w:p w:rsidR="00F06960" w:rsidRPr="00365D26" w:rsidRDefault="00F06960" w:rsidP="00F06960">
      <w:pPr>
        <w:jc w:val="center"/>
        <w:rPr>
          <w:rFonts w:ascii="Times New Roman" w:hAnsi="Times New Roman"/>
          <w:szCs w:val="28"/>
        </w:rPr>
      </w:pPr>
      <w:r w:rsidRPr="00365D26">
        <w:rPr>
          <w:rFonts w:ascii="Times New Roman" w:hAnsi="Times New Roman"/>
          <w:szCs w:val="28"/>
        </w:rPr>
        <w:t>* * * * * * *</w:t>
      </w:r>
    </w:p>
    <w:p w:rsidR="00F06960" w:rsidRDefault="00F06960" w:rsidP="00365D26">
      <w:pPr>
        <w:rPr>
          <w:rFonts w:ascii="Times New Roman" w:hAnsi="Times New Roman"/>
          <w:b/>
          <w:bCs/>
          <w:szCs w:val="28"/>
          <w:lang w:val="nl-NL"/>
        </w:rPr>
      </w:pPr>
    </w:p>
    <w:p w:rsidR="00365D26" w:rsidRDefault="00365D26" w:rsidP="00365D26">
      <w:pPr>
        <w:rPr>
          <w:rFonts w:ascii="Times New Roman" w:hAnsi="Times New Roman"/>
          <w:b/>
          <w:bCs/>
          <w:szCs w:val="28"/>
          <w:lang w:val="nl-NL"/>
        </w:rPr>
      </w:pPr>
      <w:r w:rsidRPr="00365D26">
        <w:rPr>
          <w:rFonts w:ascii="Times New Roman" w:hAnsi="Times New Roman"/>
          <w:b/>
          <w:bCs/>
          <w:szCs w:val="28"/>
          <w:lang w:val="nl-NL"/>
        </w:rPr>
        <w:t>Tiết</w:t>
      </w:r>
      <w:r w:rsidR="00B70F2F">
        <w:rPr>
          <w:rFonts w:ascii="Times New Roman" w:hAnsi="Times New Roman"/>
          <w:b/>
          <w:bCs/>
          <w:szCs w:val="28"/>
          <w:lang w:val="nl-NL"/>
        </w:rPr>
        <w:t xml:space="preserve">  </w:t>
      </w:r>
      <w:r w:rsidR="00146FD4">
        <w:rPr>
          <w:rFonts w:ascii="Times New Roman" w:hAnsi="Times New Roman"/>
          <w:b/>
          <w:bCs/>
          <w:szCs w:val="28"/>
          <w:lang w:val="nl-NL"/>
        </w:rPr>
        <w:t>61</w:t>
      </w:r>
      <w:r w:rsidRPr="00365D26">
        <w:rPr>
          <w:rFonts w:ascii="Times New Roman" w:hAnsi="Times New Roman"/>
          <w:b/>
          <w:bCs/>
          <w:szCs w:val="28"/>
          <w:lang w:val="nl-NL"/>
        </w:rPr>
        <w:t>:</w:t>
      </w:r>
    </w:p>
    <w:p w:rsidR="00146FD4" w:rsidRDefault="00146FD4" w:rsidP="00146FD4">
      <w:pPr>
        <w:jc w:val="center"/>
        <w:rPr>
          <w:rFonts w:ascii="Times New Roman" w:hAnsi="Times New Roman"/>
          <w:b/>
          <w:i/>
          <w:sz w:val="52"/>
          <w:szCs w:val="52"/>
        </w:rPr>
      </w:pPr>
      <w:r w:rsidRPr="00146FD4">
        <w:rPr>
          <w:rFonts w:ascii="Times New Roman" w:hAnsi="Times New Roman"/>
          <w:b/>
          <w:i/>
          <w:sz w:val="52"/>
          <w:szCs w:val="52"/>
        </w:rPr>
        <w:t xml:space="preserve">Thực hành kĩ năng phát hiện, phân tích </w:t>
      </w:r>
    </w:p>
    <w:p w:rsidR="00146FD4" w:rsidRPr="00146FD4" w:rsidRDefault="00146FD4" w:rsidP="00146FD4">
      <w:pPr>
        <w:jc w:val="center"/>
        <w:rPr>
          <w:rFonts w:ascii="Times New Roman" w:hAnsi="Times New Roman"/>
          <w:b/>
          <w:bCs/>
          <w:i/>
          <w:sz w:val="52"/>
          <w:szCs w:val="52"/>
          <w:lang w:val="nl-NL"/>
        </w:rPr>
      </w:pPr>
      <w:r w:rsidRPr="00146FD4">
        <w:rPr>
          <w:rFonts w:ascii="Times New Roman" w:hAnsi="Times New Roman"/>
          <w:b/>
          <w:i/>
          <w:sz w:val="52"/>
          <w:szCs w:val="52"/>
        </w:rPr>
        <w:t>tác dụng và vận dụng các yếu tố TV</w:t>
      </w:r>
    </w:p>
    <w:p w:rsidR="00365D26" w:rsidRPr="00365D26" w:rsidRDefault="00365D26" w:rsidP="00365D26">
      <w:pPr>
        <w:rPr>
          <w:rFonts w:ascii="Times New Roman" w:hAnsi="Times New Roman"/>
          <w:b/>
          <w:bCs/>
          <w:szCs w:val="28"/>
        </w:rPr>
      </w:pPr>
      <w:r w:rsidRPr="00365D26">
        <w:rPr>
          <w:rFonts w:ascii="Times New Roman" w:hAnsi="Times New Roman"/>
          <w:b/>
          <w:bCs/>
          <w:szCs w:val="28"/>
        </w:rPr>
        <w:t>I.</w:t>
      </w:r>
      <w:r w:rsidR="00B70F2F">
        <w:rPr>
          <w:rFonts w:ascii="Times New Roman" w:hAnsi="Times New Roman"/>
          <w:b/>
          <w:bCs/>
          <w:szCs w:val="28"/>
        </w:rPr>
        <w:t xml:space="preserve"> </w:t>
      </w:r>
      <w:r w:rsidRPr="00365D26">
        <w:rPr>
          <w:rFonts w:ascii="Times New Roman" w:hAnsi="Times New Roman"/>
          <w:b/>
          <w:bCs/>
          <w:szCs w:val="28"/>
        </w:rPr>
        <w:t>Mục ti</w:t>
      </w:r>
      <w:r w:rsidR="00B70F2F">
        <w:rPr>
          <w:rFonts w:ascii="Times New Roman" w:hAnsi="Times New Roman"/>
          <w:b/>
          <w:bCs/>
          <w:szCs w:val="28"/>
        </w:rPr>
        <w:t>ê</w:t>
      </w:r>
      <w:r w:rsidRPr="00365D26">
        <w:rPr>
          <w:rFonts w:ascii="Times New Roman" w:hAnsi="Times New Roman"/>
          <w:b/>
          <w:bCs/>
          <w:szCs w:val="28"/>
        </w:rPr>
        <w:t>u bài học:</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1</w:t>
      </w:r>
      <w:r w:rsidRPr="00365D26">
        <w:rPr>
          <w:rFonts w:ascii="Times New Roman" w:hAnsi="Times New Roman"/>
          <w:b/>
          <w:szCs w:val="28"/>
        </w:rPr>
        <w:t xml:space="preserve">. Về kiến thức: </w:t>
      </w:r>
    </w:p>
    <w:p w:rsidR="00365D26" w:rsidRPr="00365D26" w:rsidRDefault="00365D26" w:rsidP="00365D26">
      <w:pPr>
        <w:rPr>
          <w:rFonts w:ascii="Times New Roman" w:hAnsi="Times New Roman"/>
          <w:szCs w:val="28"/>
        </w:rPr>
      </w:pPr>
      <w:r w:rsidRPr="00365D26">
        <w:rPr>
          <w:rFonts w:ascii="Times New Roman" w:hAnsi="Times New Roman"/>
          <w:szCs w:val="28"/>
        </w:rPr>
        <w:tab/>
        <w:t xml:space="preserve">+ Nắm </w:t>
      </w:r>
      <w:r w:rsidR="00146FD4">
        <w:rPr>
          <w:rFonts w:ascii="Times New Roman" w:hAnsi="Times New Roman"/>
          <w:szCs w:val="28"/>
        </w:rPr>
        <w:t>được các kiến thức về Tiếng Việt</w:t>
      </w:r>
      <w:r w:rsidRPr="00365D26">
        <w:rPr>
          <w:rFonts w:ascii="Times New Roman" w:hAnsi="Times New Roman"/>
          <w:szCs w:val="28"/>
        </w:rPr>
        <w:t xml:space="preserve"> cách có hệ thống.</w:t>
      </w:r>
    </w:p>
    <w:p w:rsidR="00365D26" w:rsidRPr="00B70F2F" w:rsidRDefault="00365D26" w:rsidP="00365D26">
      <w:pPr>
        <w:rPr>
          <w:rFonts w:ascii="Times New Roman" w:hAnsi="Times New Roman"/>
          <w:spacing w:val="-6"/>
          <w:szCs w:val="28"/>
        </w:rPr>
      </w:pPr>
      <w:r w:rsidRPr="00365D26">
        <w:rPr>
          <w:rFonts w:ascii="Times New Roman" w:hAnsi="Times New Roman"/>
          <w:szCs w:val="28"/>
        </w:rPr>
        <w:tab/>
      </w:r>
      <w:r w:rsidRPr="00B70F2F">
        <w:rPr>
          <w:rFonts w:ascii="Times New Roman" w:hAnsi="Times New Roman"/>
          <w:spacing w:val="-6"/>
          <w:szCs w:val="28"/>
        </w:rPr>
        <w:t>+ Có ý thức cẩn trọng việc dùng dấu câu, tránh được các lỗi thường gặp về dấu câu.</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2. Về kỹ năng</w:t>
      </w:r>
      <w:r w:rsidRPr="00365D26">
        <w:rPr>
          <w:rFonts w:ascii="Times New Roman" w:hAnsi="Times New Roman"/>
          <w:szCs w:val="28"/>
        </w:rPr>
        <w:t>: Rèn luyện kỹ năng sử dụng và kỹ năng sửa các lỗi về dấu câu.</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3. Về thái độ</w:t>
      </w:r>
      <w:r w:rsidRPr="00365D26">
        <w:rPr>
          <w:rFonts w:ascii="Times New Roman" w:hAnsi="Times New Roman"/>
          <w:szCs w:val="28"/>
        </w:rPr>
        <w:t>: Bồi dưỡng ý thức học tập của học sinh</w:t>
      </w:r>
      <w:r w:rsidRPr="00365D26">
        <w:rPr>
          <w:rFonts w:ascii="Times New Roman" w:hAnsi="Times New Roman"/>
          <w:szCs w:val="28"/>
        </w:rPr>
        <w:tab/>
        <w:t xml:space="preserve"> </w:t>
      </w:r>
    </w:p>
    <w:p w:rsidR="00365D26" w:rsidRPr="00365D26" w:rsidRDefault="00B70F2F" w:rsidP="00365D26">
      <w:pPr>
        <w:rPr>
          <w:rFonts w:ascii="Times New Roman" w:hAnsi="Times New Roman"/>
          <w:b/>
          <w:bCs/>
          <w:szCs w:val="28"/>
        </w:rPr>
      </w:pPr>
      <w:r>
        <w:rPr>
          <w:rFonts w:ascii="Times New Roman" w:hAnsi="Times New Roman"/>
          <w:b/>
          <w:bCs/>
          <w:szCs w:val="28"/>
        </w:rPr>
        <w:t xml:space="preserve">II.Chuẩn bị </w:t>
      </w:r>
      <w:r w:rsidR="00365D26" w:rsidRPr="00365D26">
        <w:rPr>
          <w:rFonts w:ascii="Times New Roman" w:hAnsi="Times New Roman"/>
          <w:b/>
          <w:bCs/>
          <w:szCs w:val="28"/>
        </w:rPr>
        <w:t>:</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sidR="00B70F2F">
        <w:rPr>
          <w:rFonts w:ascii="Times New Roman" w:hAnsi="Times New Roman"/>
          <w:b/>
          <w:szCs w:val="28"/>
        </w:rPr>
        <w:t>Giáo viên:</w:t>
      </w:r>
      <w:r w:rsidRPr="00365D26">
        <w:rPr>
          <w:rFonts w:ascii="Times New Roman" w:hAnsi="Times New Roman"/>
          <w:szCs w:val="28"/>
        </w:rPr>
        <w:t xml:space="preserve"> Chuẩn bị nội dung </w:t>
      </w:r>
      <w:r w:rsidR="00146FD4">
        <w:rPr>
          <w:rFonts w:ascii="Times New Roman" w:hAnsi="Times New Roman"/>
          <w:szCs w:val="28"/>
        </w:rPr>
        <w:t>lên lớp</w:t>
      </w:r>
      <w:r w:rsidRPr="00365D26">
        <w:rPr>
          <w:rFonts w:ascii="Times New Roman" w:hAnsi="Times New Roman"/>
          <w:szCs w:val="28"/>
        </w:rPr>
        <w:t>.</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Chuẩn bị bảng ôn tập theo mẫu.</w:t>
      </w:r>
    </w:p>
    <w:p w:rsidR="00365D26" w:rsidRPr="00365D26" w:rsidRDefault="00365D26" w:rsidP="00365D26">
      <w:pPr>
        <w:rPr>
          <w:rFonts w:ascii="Times New Roman" w:hAnsi="Times New Roman"/>
          <w:bCs/>
          <w:szCs w:val="28"/>
        </w:rPr>
      </w:pPr>
      <w:r w:rsidRPr="00365D26">
        <w:rPr>
          <w:rFonts w:ascii="Times New Roman" w:hAnsi="Times New Roman"/>
          <w:b/>
          <w:bCs/>
          <w:szCs w:val="28"/>
        </w:rPr>
        <w:t>III.</w:t>
      </w:r>
      <w:r w:rsidR="00B70F2F">
        <w:rPr>
          <w:rFonts w:ascii="Times New Roman" w:hAnsi="Times New Roman"/>
          <w:b/>
          <w:bCs/>
          <w:szCs w:val="28"/>
        </w:rPr>
        <w:t xml:space="preserve"> </w:t>
      </w:r>
      <w:r w:rsidRPr="00365D26">
        <w:rPr>
          <w:rFonts w:ascii="Times New Roman" w:hAnsi="Times New Roman"/>
          <w:b/>
          <w:bCs/>
          <w:szCs w:val="28"/>
        </w:rPr>
        <w:t xml:space="preserve">Phương pháp dạy học: </w:t>
      </w:r>
      <w:r w:rsidRPr="00365D26">
        <w:rPr>
          <w:rFonts w:ascii="Times New Roman" w:hAnsi="Times New Roman"/>
          <w:szCs w:val="28"/>
        </w:rPr>
        <w:t>Vấn đáp, thảo luận, thuyết tr</w:t>
      </w:r>
      <w:r w:rsidR="00B70F2F">
        <w:rPr>
          <w:rFonts w:ascii="Times New Roman" w:hAnsi="Times New Roman"/>
          <w:szCs w:val="28"/>
        </w:rPr>
        <w:t>ì</w:t>
      </w:r>
      <w:r w:rsidRPr="00365D26">
        <w:rPr>
          <w:rFonts w:ascii="Times New Roman" w:hAnsi="Times New Roman"/>
          <w:szCs w:val="28"/>
        </w:rPr>
        <w:t>nh</w:t>
      </w:r>
      <w:r w:rsidRPr="00365D26">
        <w:rPr>
          <w:rFonts w:ascii="Times New Roman" w:hAnsi="Times New Roman"/>
          <w:b/>
          <w:bCs/>
          <w:szCs w:val="28"/>
        </w:rPr>
        <w:br/>
        <w:t>IV.Tiến tr</w:t>
      </w:r>
      <w:r w:rsidR="00B70F2F">
        <w:rPr>
          <w:rFonts w:ascii="Times New Roman" w:hAnsi="Times New Roman"/>
          <w:b/>
          <w:bCs/>
          <w:szCs w:val="28"/>
        </w:rPr>
        <w:t>ì</w:t>
      </w:r>
      <w:r w:rsidRPr="00365D26">
        <w:rPr>
          <w:rFonts w:ascii="Times New Roman" w:hAnsi="Times New Roman"/>
          <w:b/>
          <w:bCs/>
          <w:szCs w:val="28"/>
        </w:rPr>
        <w:t>nh dạy học:</w:t>
      </w:r>
      <w:r w:rsidRPr="00365D26">
        <w:rPr>
          <w:rFonts w:ascii="Times New Roman" w:hAnsi="Times New Roman"/>
          <w:b/>
          <w:bCs/>
          <w:szCs w:val="28"/>
        </w:rPr>
        <w:br/>
      </w:r>
      <w:r w:rsidR="00B70F2F">
        <w:rPr>
          <w:rFonts w:ascii="Times New Roman" w:hAnsi="Times New Roman"/>
          <w:b/>
          <w:bCs/>
          <w:szCs w:val="28"/>
        </w:rPr>
        <w:t>HOẠT ĐỘNG 1: KHỞI ĐỘNG</w:t>
      </w:r>
    </w:p>
    <w:p w:rsidR="00365D26" w:rsidRPr="00365D26" w:rsidRDefault="00365D26" w:rsidP="00B70F2F">
      <w:pPr>
        <w:ind w:firstLine="720"/>
        <w:rPr>
          <w:rFonts w:ascii="Times New Roman" w:hAnsi="Times New Roman"/>
          <w:b/>
          <w:i/>
          <w:szCs w:val="28"/>
        </w:rPr>
      </w:pPr>
      <w:r w:rsidRPr="00365D26">
        <w:rPr>
          <w:rFonts w:ascii="Times New Roman" w:hAnsi="Times New Roman"/>
          <w:b/>
          <w:bCs/>
          <w:szCs w:val="28"/>
        </w:rPr>
        <w:t xml:space="preserve">Kiểm tra bài cũ: </w:t>
      </w:r>
      <w:r w:rsidRPr="00365D26">
        <w:rPr>
          <w:rFonts w:ascii="Times New Roman" w:hAnsi="Times New Roman"/>
          <w:szCs w:val="28"/>
        </w:rPr>
        <w:t>? GV kiểm tra kết quả chuẩn bị bài của học sinh</w:t>
      </w:r>
      <w:r w:rsidRPr="00365D26">
        <w:rPr>
          <w:rFonts w:ascii="Times New Roman" w:hAnsi="Times New Roman"/>
          <w:b/>
          <w:i/>
          <w:szCs w:val="28"/>
        </w:rPr>
        <w:t>.</w:t>
      </w:r>
    </w:p>
    <w:p w:rsidR="00365D26" w:rsidRPr="00365D26" w:rsidRDefault="00365D26" w:rsidP="00B70F2F">
      <w:pPr>
        <w:ind w:firstLine="720"/>
        <w:jc w:val="both"/>
        <w:rPr>
          <w:rFonts w:ascii="Times New Roman" w:hAnsi="Times New Roman"/>
          <w:b/>
          <w:bCs/>
          <w:szCs w:val="28"/>
        </w:rPr>
      </w:pPr>
      <w:r w:rsidRPr="00365D26">
        <w:rPr>
          <w:rFonts w:ascii="Times New Roman" w:hAnsi="Times New Roman"/>
          <w:b/>
          <w:bCs/>
          <w:szCs w:val="28"/>
        </w:rPr>
        <w:t>Giới thiệu và dạy bài học mới</w:t>
      </w:r>
    </w:p>
    <w:p w:rsidR="00365D26" w:rsidRPr="00365D26" w:rsidRDefault="00365D26" w:rsidP="00B70F2F">
      <w:pPr>
        <w:jc w:val="both"/>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Trong quá tr</w:t>
      </w:r>
      <w:r w:rsidR="00146FD4">
        <w:rPr>
          <w:rFonts w:ascii="Times New Roman" w:hAnsi="Times New Roman"/>
          <w:szCs w:val="28"/>
        </w:rPr>
        <w:t>ình viết văn bản sử dụng các từ loại, dấu câu</w:t>
      </w:r>
      <w:r w:rsidRPr="00365D26">
        <w:rPr>
          <w:rFonts w:ascii="Times New Roman" w:hAnsi="Times New Roman"/>
          <w:szCs w:val="28"/>
        </w:rPr>
        <w:t xml:space="preserve"> là một yếu tố quan trọng. Chính vì vậy mà trong chương trình ngữ văn 6, 7, 8 đã cung cấp cho các em c</w:t>
      </w:r>
      <w:r w:rsidR="00146FD4">
        <w:rPr>
          <w:rFonts w:ascii="Times New Roman" w:hAnsi="Times New Roman"/>
          <w:szCs w:val="28"/>
        </w:rPr>
        <w:t>ông dụng và cách sử dụng</w:t>
      </w:r>
      <w:r w:rsidRPr="00365D26">
        <w:rPr>
          <w:rFonts w:ascii="Times New Roman" w:hAnsi="Times New Roman"/>
          <w:szCs w:val="28"/>
        </w:rPr>
        <w:t xml:space="preserve"> cơ bản. Để giúp các em nắm được dấu câu 1 cách</w:t>
      </w:r>
      <w:r w:rsidR="00146FD4">
        <w:rPr>
          <w:rFonts w:ascii="Times New Roman" w:hAnsi="Times New Roman"/>
          <w:szCs w:val="28"/>
        </w:rPr>
        <w:t xml:space="preserve"> </w:t>
      </w:r>
      <w:r w:rsidRPr="00365D26">
        <w:rPr>
          <w:rFonts w:ascii="Times New Roman" w:hAnsi="Times New Roman"/>
          <w:szCs w:val="28"/>
        </w:rPr>
        <w:t>có hệ thống và khắc phụ</w:t>
      </w:r>
      <w:r w:rsidR="00146FD4">
        <w:rPr>
          <w:rFonts w:ascii="Times New Roman" w:hAnsi="Times New Roman"/>
          <w:szCs w:val="28"/>
        </w:rPr>
        <w:t>c một số lỗi sử dụng sai</w:t>
      </w:r>
      <w:r w:rsidRPr="00365D26">
        <w:rPr>
          <w:rFonts w:ascii="Times New Roman" w:hAnsi="Times New Roman"/>
          <w:szCs w:val="28"/>
        </w:rPr>
        <w:t>. Chúng ta cùng tìm hiểu tiết học hôm nay.</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w:t>
      </w:r>
      <w:r w:rsidR="00B70F2F">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w:t>
      </w:r>
      <w:r w:rsidR="00146FD4">
        <w:rPr>
          <w:rFonts w:ascii="Times New Roman" w:hAnsi="Times New Roman"/>
          <w:szCs w:val="28"/>
        </w:rPr>
        <w:t xml:space="preserve">ng dẫn học sinh tổng kết về </w:t>
      </w:r>
    </w:p>
    <w:p w:rsidR="00365D26" w:rsidRPr="00365D26" w:rsidRDefault="00365D26" w:rsidP="00365D26">
      <w:pPr>
        <w:rPr>
          <w:rFonts w:ascii="Times New Roman" w:hAnsi="Times New Roman"/>
          <w:szCs w:val="28"/>
        </w:rPr>
      </w:pPr>
      <w:r w:rsidRPr="00365D26">
        <w:rPr>
          <w:rFonts w:ascii="Times New Roman" w:hAnsi="Times New Roman"/>
          <w:b/>
          <w:szCs w:val="28"/>
        </w:rPr>
        <w:t>+ Mục ti</w:t>
      </w:r>
      <w:r w:rsidR="00B70F2F">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Nắm được các kiến thức về dấu câu  1 cách có hệ thống.</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B70F2F">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10 ph</w:t>
      </w:r>
      <w:r w:rsidR="00B70F2F">
        <w:rPr>
          <w:rFonts w:ascii="Times New Roman" w:hAnsi="Times New Roman"/>
          <w:szCs w:val="28"/>
        </w:rPr>
        <w:t>ú</w:t>
      </w:r>
      <w:r w:rsidRPr="00365D26">
        <w:rPr>
          <w:rFonts w:ascii="Times New Roman" w:hAnsi="Times New Roman"/>
          <w:szCs w:val="28"/>
        </w:rPr>
        <w:t>t</w:t>
      </w: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84"/>
        <w:gridCol w:w="2779"/>
        <w:gridCol w:w="4525"/>
      </w:tblGrid>
      <w:tr w:rsidR="00365D26" w:rsidRPr="00365D26" w:rsidTr="00B70F2F">
        <w:tc>
          <w:tcPr>
            <w:tcW w:w="2884" w:type="dxa"/>
          </w:tcPr>
          <w:p w:rsidR="00365D26" w:rsidRPr="00365D26" w:rsidRDefault="00365D26" w:rsidP="00B70F2F">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B70F2F">
              <w:rPr>
                <w:rFonts w:ascii="Times New Roman" w:hAnsi="Times New Roman"/>
                <w:b/>
                <w:kern w:val="1"/>
                <w:szCs w:val="28"/>
              </w:rPr>
              <w:t>giáo viên</w:t>
            </w:r>
          </w:p>
        </w:tc>
        <w:tc>
          <w:tcPr>
            <w:tcW w:w="2779"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525"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B70F2F">
        <w:tc>
          <w:tcPr>
            <w:tcW w:w="2884" w:type="dxa"/>
          </w:tcPr>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GV hướng dẫn nhận xét bổ sung.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Chốt lại các kiến thức về dấu câu. Đưa ra bảng tổng kết đã chuẩn bị.</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GV chuẩn bị 4 ví dụ trong SGK vào bảng phụ.</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Chỉ ra những lỗi sai trong việc sử dụng dấu câu của VD trên? Em hãy sửa lại cho đúng.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rPr>
                <w:rFonts w:ascii="Times New Roman" w:hAnsi="Times New Roman"/>
              </w:rPr>
            </w:pPr>
          </w:p>
        </w:tc>
        <w:tc>
          <w:tcPr>
            <w:tcW w:w="2779"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lắng nghe</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ghi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đọc</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Arial" w:hAnsi="Arial" w:cs="Arial"/>
              </w:rPr>
            </w:pPr>
            <w:r w:rsidRPr="00365D26">
              <w:rPr>
                <w:rFonts w:ascii="Times New Roman" w:hAnsi="Times New Roman"/>
              </w:rPr>
              <w:t>- hs trả lời</w:t>
            </w:r>
          </w:p>
        </w:tc>
        <w:tc>
          <w:tcPr>
            <w:tcW w:w="4525" w:type="dxa"/>
          </w:tcPr>
          <w:p w:rsidR="00365D26" w:rsidRPr="00365D26" w:rsidRDefault="00146FD4" w:rsidP="00365D26">
            <w:pPr>
              <w:jc w:val="both"/>
              <w:rPr>
                <w:rFonts w:ascii="Times New Roman" w:hAnsi="Times New Roman"/>
                <w:b/>
                <w:bCs/>
                <w:i/>
                <w:szCs w:val="28"/>
                <w:u w:val="single"/>
                <w:lang w:val="nl-NL"/>
              </w:rPr>
            </w:pPr>
            <w:r>
              <w:rPr>
                <w:rFonts w:ascii="Times New Roman" w:hAnsi="Times New Roman"/>
                <w:b/>
                <w:bCs/>
                <w:i/>
                <w:szCs w:val="28"/>
                <w:u w:val="single"/>
                <w:lang w:val="nl-NL"/>
              </w:rPr>
              <w:lastRenderedPageBreak/>
              <w:t>I. Hệ thống về từ loại,</w:t>
            </w:r>
            <w:r w:rsidR="00365D26" w:rsidRPr="00365D26">
              <w:rPr>
                <w:rFonts w:ascii="Times New Roman" w:hAnsi="Times New Roman"/>
                <w:b/>
                <w:bCs/>
                <w:i/>
                <w:szCs w:val="28"/>
                <w:u w:val="single"/>
                <w:lang w:val="nl-NL"/>
              </w:rPr>
              <w:t xml:space="preserve"> dấu câu:</w:t>
            </w:r>
          </w:p>
          <w:p w:rsidR="00365D26" w:rsidRDefault="00365D26" w:rsidP="00365D26">
            <w:pPr>
              <w:jc w:val="both"/>
              <w:rPr>
                <w:rFonts w:ascii="Times New Roman" w:hAnsi="Times New Roman"/>
                <w:b/>
                <w:bCs/>
                <w:szCs w:val="28"/>
                <w:u w:val="single"/>
                <w:lang w:val="nl-NL"/>
              </w:rPr>
            </w:pPr>
            <w:r w:rsidRPr="00365D26">
              <w:rPr>
                <w:rFonts w:ascii="Times New Roman" w:hAnsi="Times New Roman"/>
                <w:b/>
                <w:bCs/>
                <w:szCs w:val="28"/>
                <w:u w:val="single"/>
                <w:lang w:val="nl-NL"/>
              </w:rPr>
              <w:t xml:space="preserve"> </w:t>
            </w:r>
          </w:p>
          <w:p w:rsidR="00AA1DB1" w:rsidRPr="00AA1DB1" w:rsidRDefault="00AA1DB1" w:rsidP="00AA1DB1">
            <w:pPr>
              <w:pStyle w:val="NormalWeb"/>
              <w:spacing w:before="0" w:beforeAutospacing="0" w:after="0" w:afterAutospacing="0"/>
              <w:rPr>
                <w:sz w:val="28"/>
                <w:szCs w:val="28"/>
              </w:rPr>
            </w:pPr>
            <w:r w:rsidRPr="00AA1DB1">
              <w:rPr>
                <w:rStyle w:val="Strong"/>
                <w:sz w:val="28"/>
                <w:szCs w:val="28"/>
              </w:rPr>
              <w:t>1/ Cấp độ khái quát nghĩa của từ:</w:t>
            </w:r>
          </w:p>
          <w:p w:rsidR="00AA1DB1" w:rsidRPr="00AA1DB1" w:rsidRDefault="00AA1DB1" w:rsidP="00AA1DB1">
            <w:pPr>
              <w:pStyle w:val="NormalWeb"/>
              <w:spacing w:before="0" w:beforeAutospacing="0" w:after="0" w:afterAutospacing="0"/>
              <w:rPr>
                <w:sz w:val="28"/>
                <w:szCs w:val="28"/>
              </w:rPr>
            </w:pPr>
            <w:r w:rsidRPr="00AA1DB1">
              <w:rPr>
                <w:sz w:val="28"/>
                <w:szCs w:val="28"/>
              </w:rPr>
              <w:t>Nghĩa của một từ ngữ có thể rộng hơn hoặc hẹp hơn nghĩa của từ ngữ khác:</w:t>
            </w:r>
          </w:p>
          <w:p w:rsidR="00AA1DB1" w:rsidRPr="00AA1DB1" w:rsidRDefault="00AA1DB1" w:rsidP="00AA1DB1">
            <w:pPr>
              <w:pStyle w:val="NormalWeb"/>
              <w:spacing w:before="0" w:beforeAutospacing="0" w:after="0" w:afterAutospacing="0"/>
              <w:rPr>
                <w:ins w:id="1" w:author="Unknown"/>
                <w:sz w:val="28"/>
                <w:szCs w:val="28"/>
              </w:rPr>
            </w:pPr>
            <w:ins w:id="2" w:author="Unknown">
              <w:r w:rsidRPr="00AA1DB1">
                <w:rPr>
                  <w:sz w:val="28"/>
                  <w:szCs w:val="28"/>
                </w:rPr>
                <w:t>- Một từ được coi là có nghĩa rộng khi phạm vi nghĩa của từ ngữ đó bao hàm phạm vi nghĩa của một số từ ngữ khác.</w:t>
              </w:r>
            </w:ins>
          </w:p>
          <w:p w:rsidR="00AA1DB1" w:rsidRPr="00AA1DB1" w:rsidRDefault="00AA1DB1" w:rsidP="00AA1DB1">
            <w:pPr>
              <w:pStyle w:val="NormalWeb"/>
              <w:spacing w:before="0" w:beforeAutospacing="0" w:after="0" w:afterAutospacing="0"/>
              <w:rPr>
                <w:ins w:id="3" w:author="Unknown"/>
                <w:sz w:val="28"/>
                <w:szCs w:val="28"/>
              </w:rPr>
            </w:pPr>
            <w:ins w:id="4" w:author="Unknown">
              <w:r w:rsidRPr="00AA1DB1">
                <w:rPr>
                  <w:sz w:val="28"/>
                  <w:szCs w:val="28"/>
                </w:rPr>
                <w:t>- Một từ ngữ được coi là có nghĩa hẹp khi phạm vi nghĩa của từ ngữ đó được bao hàm trong phạm vi nghĩa của một từ ngữ khác.</w:t>
              </w:r>
            </w:ins>
          </w:p>
          <w:p w:rsidR="00AA1DB1" w:rsidRPr="00AA1DB1" w:rsidRDefault="00AA1DB1" w:rsidP="00AA1DB1">
            <w:pPr>
              <w:pStyle w:val="NormalWeb"/>
              <w:spacing w:before="0" w:beforeAutospacing="0" w:after="0" w:afterAutospacing="0"/>
              <w:rPr>
                <w:ins w:id="5" w:author="Unknown"/>
                <w:sz w:val="28"/>
                <w:szCs w:val="28"/>
              </w:rPr>
            </w:pPr>
            <w:ins w:id="6" w:author="Unknown">
              <w:r w:rsidRPr="00AA1DB1">
                <w:rPr>
                  <w:sz w:val="28"/>
                  <w:szCs w:val="28"/>
                </w:rPr>
                <w:t>- Một từ ngừ có nghĩa rộng đối với những từ ngữ này, đồng thời có thể có nghĩa hẹp đối với một từ ngữ khác.</w:t>
              </w:r>
            </w:ins>
          </w:p>
          <w:p w:rsidR="00AA1DB1" w:rsidRPr="00AA1DB1" w:rsidRDefault="00AA1DB1" w:rsidP="00AA1DB1">
            <w:pPr>
              <w:pStyle w:val="NormalWeb"/>
              <w:spacing w:before="0" w:beforeAutospacing="0" w:after="0" w:afterAutospacing="0"/>
              <w:rPr>
                <w:ins w:id="7" w:author="Unknown"/>
                <w:sz w:val="28"/>
                <w:szCs w:val="28"/>
              </w:rPr>
            </w:pPr>
            <w:ins w:id="8" w:author="Unknown">
              <w:r w:rsidRPr="00AA1DB1">
                <w:rPr>
                  <w:rStyle w:val="Emphasis"/>
                  <w:rFonts w:eastAsiaTheme="majorEastAsia"/>
                  <w:sz w:val="28"/>
                  <w:szCs w:val="28"/>
                </w:rPr>
                <w:lastRenderedPageBreak/>
                <w:t>Ví dụ:</w:t>
              </w:r>
            </w:ins>
          </w:p>
          <w:p w:rsidR="00AA1DB1" w:rsidRPr="00AA1DB1" w:rsidRDefault="00AA1DB1" w:rsidP="00AA1DB1">
            <w:pPr>
              <w:pStyle w:val="NormalWeb"/>
              <w:spacing w:before="0" w:beforeAutospacing="0" w:after="0" w:afterAutospacing="0"/>
              <w:rPr>
                <w:ins w:id="9" w:author="Unknown"/>
                <w:sz w:val="28"/>
                <w:szCs w:val="28"/>
              </w:rPr>
            </w:pPr>
            <w:ins w:id="10" w:author="Unknown">
              <w:r w:rsidRPr="00AA1DB1">
                <w:rPr>
                  <w:sz w:val="28"/>
                  <w:szCs w:val="28"/>
                </w:rPr>
                <w:t>Giáo dục:</w:t>
              </w:r>
            </w:ins>
          </w:p>
          <w:p w:rsidR="00AA1DB1" w:rsidRPr="00AA1DB1" w:rsidRDefault="00AA1DB1" w:rsidP="00AA1DB1">
            <w:pPr>
              <w:pStyle w:val="NormalWeb"/>
              <w:spacing w:before="0" w:beforeAutospacing="0" w:after="0" w:afterAutospacing="0"/>
              <w:rPr>
                <w:ins w:id="11" w:author="Unknown"/>
                <w:sz w:val="28"/>
                <w:szCs w:val="28"/>
              </w:rPr>
            </w:pPr>
            <w:ins w:id="12" w:author="Unknown">
              <w:r w:rsidRPr="00AA1DB1">
                <w:rPr>
                  <w:sz w:val="28"/>
                  <w:szCs w:val="28"/>
                </w:rPr>
                <w:t>+ Thầy giáo: Thầy giáo dạy Toán, Thầy giáo dạy Văn…</w:t>
              </w:r>
            </w:ins>
          </w:p>
          <w:p w:rsidR="00AA1DB1" w:rsidRPr="00AA1DB1" w:rsidRDefault="00AA1DB1" w:rsidP="00AA1DB1">
            <w:pPr>
              <w:pStyle w:val="NormalWeb"/>
              <w:spacing w:before="0" w:beforeAutospacing="0" w:after="0" w:afterAutospacing="0"/>
              <w:rPr>
                <w:ins w:id="13" w:author="Unknown"/>
                <w:sz w:val="28"/>
                <w:szCs w:val="28"/>
              </w:rPr>
            </w:pPr>
            <w:ins w:id="14" w:author="Unknown">
              <w:r w:rsidRPr="00AA1DB1">
                <w:rPr>
                  <w:sz w:val="28"/>
                  <w:szCs w:val="28"/>
                </w:rPr>
                <w:t>+ Học sinh: Học sinh giỏi, HS yếu…</w:t>
              </w:r>
            </w:ins>
          </w:p>
          <w:p w:rsidR="00AA1DB1" w:rsidRPr="00AA1DB1" w:rsidRDefault="00AA1DB1" w:rsidP="00AA1DB1">
            <w:pPr>
              <w:pStyle w:val="NormalWeb"/>
              <w:spacing w:before="0" w:beforeAutospacing="0" w:after="0" w:afterAutospacing="0"/>
              <w:rPr>
                <w:ins w:id="15" w:author="Unknown"/>
                <w:sz w:val="28"/>
                <w:szCs w:val="28"/>
              </w:rPr>
            </w:pPr>
            <w:ins w:id="16" w:author="Unknown">
              <w:r w:rsidRPr="00AA1DB1">
                <w:rPr>
                  <w:rStyle w:val="Strong"/>
                  <w:sz w:val="28"/>
                  <w:szCs w:val="28"/>
                </w:rPr>
                <w:t>2. Trường từ vựng:</w:t>
              </w:r>
            </w:ins>
          </w:p>
          <w:p w:rsidR="00AA1DB1" w:rsidRPr="00AA1DB1" w:rsidRDefault="00AA1DB1" w:rsidP="00AA1DB1">
            <w:pPr>
              <w:pStyle w:val="NormalWeb"/>
              <w:spacing w:before="0" w:beforeAutospacing="0" w:after="0" w:afterAutospacing="0"/>
              <w:rPr>
                <w:ins w:id="17" w:author="Unknown"/>
                <w:sz w:val="28"/>
                <w:szCs w:val="28"/>
              </w:rPr>
            </w:pPr>
            <w:ins w:id="18" w:author="Unknown">
              <w:r w:rsidRPr="00AA1DB1">
                <w:rPr>
                  <w:sz w:val="28"/>
                  <w:szCs w:val="28"/>
                </w:rPr>
                <w:t>Là tập hợp của những từ có ít nhất một nét chung về nghĩa.</w:t>
              </w:r>
            </w:ins>
          </w:p>
          <w:p w:rsidR="00AA1DB1" w:rsidRPr="00AA1DB1" w:rsidRDefault="00AA1DB1" w:rsidP="00AA1DB1">
            <w:pPr>
              <w:pStyle w:val="NormalWeb"/>
              <w:spacing w:before="0" w:beforeAutospacing="0" w:after="0" w:afterAutospacing="0"/>
              <w:rPr>
                <w:ins w:id="19" w:author="Unknown"/>
                <w:sz w:val="28"/>
                <w:szCs w:val="28"/>
              </w:rPr>
            </w:pPr>
            <w:ins w:id="20" w:author="Unknown">
              <w:r w:rsidRPr="00AA1DB1">
                <w:rPr>
                  <w:rStyle w:val="Emphasis"/>
                  <w:rFonts w:eastAsiaTheme="majorEastAsia"/>
                  <w:sz w:val="28"/>
                  <w:szCs w:val="28"/>
                </w:rPr>
                <w:t>Ví dụ:</w:t>
              </w:r>
            </w:ins>
          </w:p>
          <w:p w:rsidR="00AA1DB1" w:rsidRPr="00AA1DB1" w:rsidRDefault="00AA1DB1" w:rsidP="00AA1DB1">
            <w:pPr>
              <w:pStyle w:val="NormalWeb"/>
              <w:spacing w:before="0" w:beforeAutospacing="0" w:after="0" w:afterAutospacing="0"/>
              <w:rPr>
                <w:ins w:id="21" w:author="Unknown"/>
                <w:sz w:val="28"/>
                <w:szCs w:val="28"/>
              </w:rPr>
            </w:pPr>
            <w:ins w:id="22" w:author="Unknown">
              <w:r w:rsidRPr="00AA1DB1">
                <w:rPr>
                  <w:sz w:val="28"/>
                  <w:szCs w:val="28"/>
                </w:rPr>
                <w:t>Y phục: quần áo, giày dép, mũ nón…</w:t>
              </w:r>
            </w:ins>
          </w:p>
          <w:p w:rsidR="00AA1DB1" w:rsidRPr="00AA1DB1" w:rsidRDefault="00AA1DB1" w:rsidP="00AA1DB1">
            <w:pPr>
              <w:pStyle w:val="NormalWeb"/>
              <w:spacing w:before="0" w:beforeAutospacing="0" w:after="0" w:afterAutospacing="0"/>
              <w:rPr>
                <w:ins w:id="23" w:author="Unknown"/>
                <w:sz w:val="28"/>
                <w:szCs w:val="28"/>
              </w:rPr>
            </w:pPr>
            <w:ins w:id="24" w:author="Unknown">
              <w:r w:rsidRPr="00AA1DB1">
                <w:rPr>
                  <w:rStyle w:val="Strong"/>
                  <w:sz w:val="28"/>
                  <w:szCs w:val="28"/>
                </w:rPr>
                <w:t>3. Từ tượng hình - Từ tượng thanh:</w:t>
              </w:r>
            </w:ins>
          </w:p>
          <w:p w:rsidR="00AA1DB1" w:rsidRPr="00AA1DB1" w:rsidRDefault="00AA1DB1" w:rsidP="00AA1DB1">
            <w:pPr>
              <w:pStyle w:val="NormalWeb"/>
              <w:spacing w:before="0" w:beforeAutospacing="0" w:after="0" w:afterAutospacing="0"/>
              <w:rPr>
                <w:ins w:id="25" w:author="Unknown"/>
                <w:sz w:val="28"/>
                <w:szCs w:val="28"/>
              </w:rPr>
            </w:pPr>
            <w:ins w:id="26" w:author="Unknown">
              <w:r w:rsidRPr="00AA1DB1">
                <w:rPr>
                  <w:sz w:val="28"/>
                  <w:szCs w:val="28"/>
                </w:rPr>
                <w:t>- Từ tượng hình: là từ gợi tả hình ảnh, dáng vẻ, trạng thái của sự vật</w:t>
              </w:r>
            </w:ins>
          </w:p>
          <w:p w:rsidR="00AA1DB1" w:rsidRPr="00AA1DB1" w:rsidRDefault="00AA1DB1" w:rsidP="00AA1DB1">
            <w:pPr>
              <w:pStyle w:val="NormalWeb"/>
              <w:spacing w:before="0" w:beforeAutospacing="0" w:after="0" w:afterAutospacing="0"/>
              <w:rPr>
                <w:ins w:id="27" w:author="Unknown"/>
                <w:sz w:val="28"/>
                <w:szCs w:val="28"/>
              </w:rPr>
            </w:pPr>
            <w:ins w:id="28" w:author="Unknown">
              <w:r w:rsidRPr="00AA1DB1">
                <w:rPr>
                  <w:sz w:val="28"/>
                  <w:szCs w:val="28"/>
                </w:rPr>
                <w:t>-Từ tượng thanh: là từ mô phỏng âm thanh của tự nhiên, của con người.</w:t>
              </w:r>
            </w:ins>
          </w:p>
          <w:p w:rsidR="00AA1DB1" w:rsidRPr="00AA1DB1" w:rsidRDefault="00AA1DB1" w:rsidP="00AA1DB1">
            <w:pPr>
              <w:pStyle w:val="NormalWeb"/>
              <w:spacing w:before="0" w:beforeAutospacing="0" w:after="0" w:afterAutospacing="0"/>
              <w:rPr>
                <w:ins w:id="29" w:author="Unknown"/>
                <w:sz w:val="28"/>
                <w:szCs w:val="28"/>
              </w:rPr>
            </w:pPr>
            <w:ins w:id="30" w:author="Unknown">
              <w:r w:rsidRPr="00AA1DB1">
                <w:rPr>
                  <w:rStyle w:val="Strong"/>
                  <w:sz w:val="28"/>
                  <w:szCs w:val="28"/>
                </w:rPr>
                <w:t>4. Từ địa phương và biệt ngữ xã hội:</w:t>
              </w:r>
            </w:ins>
          </w:p>
          <w:p w:rsidR="00AA1DB1" w:rsidRPr="00AA1DB1" w:rsidRDefault="00AA1DB1" w:rsidP="00AA1DB1">
            <w:pPr>
              <w:pStyle w:val="NormalWeb"/>
              <w:spacing w:before="0" w:beforeAutospacing="0" w:after="0" w:afterAutospacing="0"/>
              <w:rPr>
                <w:ins w:id="31" w:author="Unknown"/>
                <w:sz w:val="28"/>
                <w:szCs w:val="28"/>
              </w:rPr>
            </w:pPr>
            <w:ins w:id="32" w:author="Unknown">
              <w:r w:rsidRPr="00AA1DB1">
                <w:rPr>
                  <w:sz w:val="28"/>
                  <w:szCs w:val="28"/>
                </w:rPr>
                <w:t>- Từ địa phương: là từ ngữ chỉ sử dụng ở một hoặc một số địa phương nhất định</w:t>
              </w:r>
            </w:ins>
          </w:p>
          <w:p w:rsidR="00AA1DB1" w:rsidRPr="00AA1DB1" w:rsidRDefault="00AA1DB1" w:rsidP="00AA1DB1">
            <w:pPr>
              <w:pStyle w:val="NormalWeb"/>
              <w:spacing w:before="0" w:beforeAutospacing="0" w:after="0" w:afterAutospacing="0"/>
              <w:rPr>
                <w:ins w:id="33" w:author="Unknown"/>
                <w:sz w:val="28"/>
                <w:szCs w:val="28"/>
              </w:rPr>
            </w:pPr>
            <w:ins w:id="34" w:author="Unknown">
              <w:r w:rsidRPr="00AA1DB1">
                <w:rPr>
                  <w:sz w:val="28"/>
                  <w:szCs w:val="28"/>
                </w:rPr>
                <w:t>- Biệt ngữ xã hội: chỉ được dùng trong một tầng lớp xã hội nhất định.</w:t>
              </w:r>
            </w:ins>
          </w:p>
          <w:p w:rsidR="00AA1DB1" w:rsidRPr="00AA1DB1" w:rsidRDefault="00AA1DB1" w:rsidP="00AA1DB1">
            <w:pPr>
              <w:pStyle w:val="NormalWeb"/>
              <w:spacing w:before="0" w:beforeAutospacing="0" w:after="0" w:afterAutospacing="0"/>
              <w:rPr>
                <w:ins w:id="35" w:author="Unknown"/>
                <w:sz w:val="28"/>
                <w:szCs w:val="28"/>
              </w:rPr>
            </w:pPr>
            <w:ins w:id="36" w:author="Unknown">
              <w:r w:rsidRPr="00AA1DB1">
                <w:rPr>
                  <w:rStyle w:val="Strong"/>
                  <w:sz w:val="28"/>
                  <w:szCs w:val="28"/>
                </w:rPr>
                <w:t>5.Trợ từ:</w:t>
              </w:r>
            </w:ins>
          </w:p>
          <w:p w:rsidR="00AA1DB1" w:rsidRPr="00AA1DB1" w:rsidRDefault="00AA1DB1" w:rsidP="00AA1DB1">
            <w:pPr>
              <w:pStyle w:val="NormalWeb"/>
              <w:spacing w:before="0" w:beforeAutospacing="0" w:after="0" w:afterAutospacing="0"/>
              <w:rPr>
                <w:ins w:id="37" w:author="Unknown"/>
                <w:sz w:val="28"/>
                <w:szCs w:val="28"/>
              </w:rPr>
            </w:pPr>
            <w:ins w:id="38" w:author="Unknown">
              <w:r w:rsidRPr="00AA1DB1">
                <w:rPr>
                  <w:sz w:val="28"/>
                  <w:szCs w:val="28"/>
                </w:rPr>
                <w:t>Là những từ chuyên đi kèm một từ ngữ trong câu để nhấn mạnh hoặc biểu thị thái độ đánh giá sự vật, sự việc được nói đến ở từ ngữ đó.</w:t>
              </w:r>
            </w:ins>
          </w:p>
          <w:p w:rsidR="00AA1DB1" w:rsidRPr="00AA1DB1" w:rsidRDefault="00AA1DB1" w:rsidP="00AA1DB1">
            <w:pPr>
              <w:pStyle w:val="NormalWeb"/>
              <w:spacing w:before="0" w:beforeAutospacing="0" w:after="0" w:afterAutospacing="0"/>
              <w:rPr>
                <w:ins w:id="39" w:author="Unknown"/>
                <w:sz w:val="28"/>
                <w:szCs w:val="28"/>
              </w:rPr>
            </w:pPr>
            <w:ins w:id="40" w:author="Unknown">
              <w:r w:rsidRPr="00AA1DB1">
                <w:rPr>
                  <w:rStyle w:val="Emphasis"/>
                  <w:rFonts w:eastAsiaTheme="majorEastAsia"/>
                  <w:sz w:val="28"/>
                  <w:szCs w:val="28"/>
                </w:rPr>
                <w:t>Ví dụ:</w:t>
              </w:r>
            </w:ins>
          </w:p>
          <w:p w:rsidR="00AA1DB1" w:rsidRPr="00AA1DB1" w:rsidRDefault="00AA1DB1" w:rsidP="00AA1DB1">
            <w:pPr>
              <w:pStyle w:val="NormalWeb"/>
              <w:spacing w:before="0" w:beforeAutospacing="0" w:after="0" w:afterAutospacing="0"/>
              <w:rPr>
                <w:ins w:id="41" w:author="Unknown"/>
                <w:sz w:val="28"/>
                <w:szCs w:val="28"/>
              </w:rPr>
            </w:pPr>
            <w:ins w:id="42" w:author="Unknown">
              <w:r w:rsidRPr="00AA1DB1">
                <w:rPr>
                  <w:sz w:val="28"/>
                  <w:szCs w:val="28"/>
                </w:rPr>
                <w:t>những, có, chính, đích, ngay…</w:t>
              </w:r>
            </w:ins>
          </w:p>
          <w:p w:rsidR="00AA1DB1" w:rsidRPr="00AA1DB1" w:rsidRDefault="00AA1DB1" w:rsidP="00AA1DB1">
            <w:pPr>
              <w:pStyle w:val="NormalWeb"/>
              <w:spacing w:before="0" w:beforeAutospacing="0" w:after="0" w:afterAutospacing="0"/>
              <w:rPr>
                <w:ins w:id="43" w:author="Unknown"/>
                <w:sz w:val="28"/>
                <w:szCs w:val="28"/>
              </w:rPr>
            </w:pPr>
            <w:ins w:id="44" w:author="Unknown">
              <w:r w:rsidRPr="00AA1DB1">
                <w:rPr>
                  <w:rStyle w:val="Strong"/>
                  <w:sz w:val="28"/>
                  <w:szCs w:val="28"/>
                </w:rPr>
                <w:t>6. Thán từ:</w:t>
              </w:r>
            </w:ins>
          </w:p>
          <w:p w:rsidR="00AA1DB1" w:rsidRPr="00AA1DB1" w:rsidRDefault="00AA1DB1" w:rsidP="00AA1DB1">
            <w:pPr>
              <w:pStyle w:val="NormalWeb"/>
              <w:spacing w:before="0" w:beforeAutospacing="0" w:after="0" w:afterAutospacing="0"/>
              <w:rPr>
                <w:ins w:id="45" w:author="Unknown"/>
                <w:sz w:val="28"/>
                <w:szCs w:val="28"/>
              </w:rPr>
            </w:pPr>
            <w:ins w:id="46" w:author="Unknown">
              <w:r w:rsidRPr="00AA1DB1">
                <w:rPr>
                  <w:sz w:val="28"/>
                  <w:szCs w:val="28"/>
                </w:rPr>
                <w:t>Là những từ dùng để bộc lộ tình cảm, cảm xúc của người nói hoặc dùng để gọi đáp. Thán từ gồm có hai loại chính:</w:t>
              </w:r>
            </w:ins>
          </w:p>
          <w:p w:rsidR="00AA1DB1" w:rsidRPr="00AA1DB1" w:rsidRDefault="00AA1DB1" w:rsidP="00AA1DB1">
            <w:pPr>
              <w:pStyle w:val="NormalWeb"/>
              <w:spacing w:before="0" w:beforeAutospacing="0" w:after="0" w:afterAutospacing="0"/>
              <w:rPr>
                <w:ins w:id="47" w:author="Unknown"/>
                <w:sz w:val="28"/>
                <w:szCs w:val="28"/>
              </w:rPr>
            </w:pPr>
            <w:ins w:id="48" w:author="Unknown">
              <w:r w:rsidRPr="00AA1DB1">
                <w:rPr>
                  <w:sz w:val="28"/>
                  <w:szCs w:val="28"/>
                </w:rPr>
                <w:t>- Thán từ bộc lộ tình cảm, cảm xúc: a, ái, ơ,  ôi, ô hay, than ôi,  trời ơi…</w:t>
              </w:r>
            </w:ins>
          </w:p>
          <w:p w:rsidR="00AA1DB1" w:rsidRPr="00AA1DB1" w:rsidRDefault="00AA1DB1" w:rsidP="00AA1DB1">
            <w:pPr>
              <w:pStyle w:val="NormalWeb"/>
              <w:spacing w:before="0" w:beforeAutospacing="0" w:after="0" w:afterAutospacing="0"/>
              <w:rPr>
                <w:ins w:id="49" w:author="Unknown"/>
                <w:sz w:val="28"/>
                <w:szCs w:val="28"/>
              </w:rPr>
            </w:pPr>
            <w:ins w:id="50" w:author="Unknown">
              <w:r w:rsidRPr="00AA1DB1">
                <w:rPr>
                  <w:sz w:val="28"/>
                  <w:szCs w:val="28"/>
                </w:rPr>
                <w:t>-Thán từ gọi đáp: này, vâng, dạ, ừ…</w:t>
              </w:r>
            </w:ins>
          </w:p>
          <w:p w:rsidR="00AA1DB1" w:rsidRPr="00AA1DB1" w:rsidRDefault="00AA1DB1" w:rsidP="00AA1DB1">
            <w:pPr>
              <w:pStyle w:val="NormalWeb"/>
              <w:spacing w:before="0" w:beforeAutospacing="0" w:after="0" w:afterAutospacing="0"/>
              <w:rPr>
                <w:ins w:id="51" w:author="Unknown"/>
                <w:sz w:val="28"/>
                <w:szCs w:val="28"/>
              </w:rPr>
            </w:pPr>
            <w:ins w:id="52" w:author="Unknown">
              <w:r w:rsidRPr="00AA1DB1">
                <w:rPr>
                  <w:rStyle w:val="Strong"/>
                  <w:sz w:val="28"/>
                  <w:szCs w:val="28"/>
                </w:rPr>
                <w:t>7. Tình thái từ:</w:t>
              </w:r>
            </w:ins>
          </w:p>
          <w:p w:rsidR="00AA1DB1" w:rsidRPr="00AA1DB1" w:rsidRDefault="00AA1DB1" w:rsidP="00AA1DB1">
            <w:pPr>
              <w:pStyle w:val="NormalWeb"/>
              <w:spacing w:before="0" w:beforeAutospacing="0" w:after="0" w:afterAutospacing="0"/>
              <w:rPr>
                <w:ins w:id="53" w:author="Unknown"/>
                <w:sz w:val="28"/>
                <w:szCs w:val="28"/>
              </w:rPr>
            </w:pPr>
            <w:ins w:id="54" w:author="Unknown">
              <w:r w:rsidRPr="00AA1DB1">
                <w:rPr>
                  <w:sz w:val="28"/>
                  <w:szCs w:val="28"/>
                </w:rPr>
                <w:t>Là những từ được thêm vào câu để tạo câu nghi vấn, câu cầu khiến, câu cảm thán, và để biểu thị các sắc thái tình cảm của người nói.</w:t>
              </w:r>
            </w:ins>
          </w:p>
          <w:p w:rsidR="00AA1DB1" w:rsidRPr="00AA1DB1" w:rsidRDefault="00AA1DB1" w:rsidP="00AA1DB1">
            <w:pPr>
              <w:pStyle w:val="NormalWeb"/>
              <w:spacing w:before="0" w:beforeAutospacing="0" w:after="0" w:afterAutospacing="0"/>
              <w:rPr>
                <w:ins w:id="55" w:author="Unknown"/>
                <w:sz w:val="28"/>
                <w:szCs w:val="28"/>
              </w:rPr>
            </w:pPr>
            <w:ins w:id="56" w:author="Unknown">
              <w:r w:rsidRPr="00AA1DB1">
                <w:rPr>
                  <w:sz w:val="28"/>
                  <w:szCs w:val="28"/>
                </w:rPr>
                <w:t>Tình thái từ gồm một số loại đáng chú ý:</w:t>
              </w:r>
            </w:ins>
          </w:p>
          <w:p w:rsidR="00AA1DB1" w:rsidRPr="00AA1DB1" w:rsidRDefault="00AA1DB1" w:rsidP="00AA1DB1">
            <w:pPr>
              <w:pStyle w:val="NormalWeb"/>
              <w:spacing w:before="0" w:beforeAutospacing="0" w:after="0" w:afterAutospacing="0"/>
              <w:rPr>
                <w:ins w:id="57" w:author="Unknown"/>
                <w:sz w:val="28"/>
                <w:szCs w:val="28"/>
              </w:rPr>
            </w:pPr>
            <w:ins w:id="58" w:author="Unknown">
              <w:r w:rsidRPr="00AA1DB1">
                <w:rPr>
                  <w:sz w:val="28"/>
                  <w:szCs w:val="28"/>
                </w:rPr>
                <w:t>-Tình thái từ nghi vấn</w:t>
              </w:r>
            </w:ins>
          </w:p>
          <w:p w:rsidR="00AA1DB1" w:rsidRPr="00AA1DB1" w:rsidRDefault="00AA1DB1" w:rsidP="00AA1DB1">
            <w:pPr>
              <w:pStyle w:val="NormalWeb"/>
              <w:spacing w:before="0" w:beforeAutospacing="0" w:after="0" w:afterAutospacing="0"/>
              <w:rPr>
                <w:ins w:id="59" w:author="Unknown"/>
                <w:sz w:val="28"/>
                <w:szCs w:val="28"/>
              </w:rPr>
            </w:pPr>
            <w:ins w:id="60" w:author="Unknown">
              <w:r w:rsidRPr="00AA1DB1">
                <w:rPr>
                  <w:sz w:val="28"/>
                  <w:szCs w:val="28"/>
                </w:rPr>
                <w:t>- Tình thái từ cầu khiến</w:t>
              </w:r>
            </w:ins>
          </w:p>
          <w:p w:rsidR="00AA1DB1" w:rsidRPr="00AA1DB1" w:rsidRDefault="00AA1DB1" w:rsidP="00AA1DB1">
            <w:pPr>
              <w:pStyle w:val="NormalWeb"/>
              <w:spacing w:before="0" w:beforeAutospacing="0" w:after="0" w:afterAutospacing="0"/>
              <w:rPr>
                <w:ins w:id="61" w:author="Unknown"/>
                <w:sz w:val="28"/>
                <w:szCs w:val="28"/>
              </w:rPr>
            </w:pPr>
            <w:ins w:id="62" w:author="Unknown">
              <w:r w:rsidRPr="00AA1DB1">
                <w:rPr>
                  <w:sz w:val="28"/>
                  <w:szCs w:val="28"/>
                </w:rPr>
                <w:t>- Tình thán từ cảm thán</w:t>
              </w:r>
            </w:ins>
          </w:p>
          <w:p w:rsidR="00146FD4" w:rsidRPr="00AA1DB1" w:rsidRDefault="00AA1DB1" w:rsidP="00AA1DB1">
            <w:pPr>
              <w:pStyle w:val="NormalWeb"/>
              <w:spacing w:before="0" w:beforeAutospacing="0" w:after="0" w:afterAutospacing="0"/>
              <w:rPr>
                <w:color w:val="444444"/>
                <w:sz w:val="28"/>
                <w:szCs w:val="28"/>
              </w:rPr>
            </w:pPr>
            <w:ins w:id="63" w:author="Unknown">
              <w:r w:rsidRPr="00AA1DB1">
                <w:rPr>
                  <w:sz w:val="28"/>
                  <w:szCs w:val="28"/>
                </w:rPr>
                <w:lastRenderedPageBreak/>
                <w:t>-Tình thái từ biểu thị sắc thái tình cảm</w:t>
              </w:r>
            </w:ins>
          </w:p>
          <w:p w:rsidR="00146FD4" w:rsidRPr="00365D26" w:rsidRDefault="00146FD4" w:rsidP="00365D26">
            <w:pPr>
              <w:jc w:val="both"/>
              <w:rPr>
                <w:rFonts w:ascii="Times New Roman" w:hAnsi="Times New Roman"/>
                <w:b/>
                <w:bCs/>
                <w:szCs w:val="28"/>
                <w:u w:val="single"/>
                <w:lang w:val="nl-NL"/>
              </w:rPr>
            </w:pPr>
          </w:p>
          <w:tbl>
            <w:tblPr>
              <w:tblW w:w="36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9"/>
              <w:gridCol w:w="1727"/>
              <w:gridCol w:w="621"/>
            </w:tblGrid>
            <w:tr w:rsidR="00365D26" w:rsidRPr="00365D26" w:rsidTr="00365D26">
              <w:tc>
                <w:tcPr>
                  <w:tcW w:w="1373"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Dấu câu</w:t>
                  </w:r>
                </w:p>
              </w:tc>
              <w:tc>
                <w:tcPr>
                  <w:tcW w:w="1783"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Công dụng</w:t>
                  </w:r>
                </w:p>
              </w:tc>
              <w:tc>
                <w:tcPr>
                  <w:tcW w:w="531"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VD</w:t>
                  </w:r>
                </w:p>
              </w:tc>
            </w:tr>
            <w:tr w:rsidR="00365D26" w:rsidRPr="00365D26" w:rsidTr="00365D26">
              <w:tc>
                <w:tcPr>
                  <w:tcW w:w="1373"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Dấu câu.</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chấm hỏi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chấm than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phẩy</w:t>
                  </w:r>
                </w:p>
                <w:p w:rsidR="00365D26" w:rsidRPr="00365D26" w:rsidRDefault="00365D26" w:rsidP="00365D26">
                  <w:pPr>
                    <w:keepNext/>
                    <w:keepLines/>
                    <w:spacing w:before="200"/>
                    <w:jc w:val="both"/>
                    <w:outlineLvl w:val="4"/>
                    <w:rPr>
                      <w:rFonts w:ascii="Times New Roman" w:eastAsiaTheme="majorEastAsia" w:hAnsi="Times New Roman"/>
                      <w:color w:val="243F60" w:themeColor="accent1" w:themeShade="7F"/>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chấm lửng</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chấm phẩy</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gạch ngang</w:t>
                  </w:r>
                </w:p>
                <w:p w:rsidR="00365D26" w:rsidRPr="00365D26" w:rsidRDefault="00365D26" w:rsidP="00365D26">
                  <w:pPr>
                    <w:jc w:val="both"/>
                    <w:rPr>
                      <w:rFonts w:ascii="Times New Roman" w:hAnsi="Times New Roman"/>
                      <w:szCs w:val="28"/>
                    </w:rPr>
                  </w:pPr>
                  <w:r w:rsidRPr="00365D26">
                    <w:rPr>
                      <w:rFonts w:ascii="Times New Roman" w:hAnsi="Times New Roman"/>
                      <w:szCs w:val="28"/>
                    </w:rPr>
                    <w:t>Dấu gạch nối</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ngoặc đơn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ngoặc kép</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Dấu hai chấm</w:t>
                  </w:r>
                </w:p>
              </w:tc>
              <w:tc>
                <w:tcPr>
                  <w:tcW w:w="1783"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lastRenderedPageBreak/>
                    <w:t>Kết thúc câu trần thuật.</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Kết thúc câu nghi vấn</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Kết thúc câu cầu khiến hoặc câu cảm thán</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Dùng để phân cách các bộn phận của câu</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Biểu thị bộ phận chưa liệt  kê hết, lời nói ngập ngừng, giảm nhịp điệu câu văn hài hước, dí dỏm.</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Đánh dấu gianh giới giữa câu ghép có cấu tao phức tạp, giữa một bộ phận trong  một phép liệt kê.</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Đánh dấu bộ phận giải thích, chú thích, lời nói trực tiếp, sự liệt kê.</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Nối các tiếng trong  1 từ phiên âm.</w:t>
                  </w:r>
                </w:p>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Đánh dấu phần chú thích.</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Đánh dấu lời dẫn trực tiếp, từ được hiểu theo nghĩa mỉa mai, đặc biệt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Báo trước lời dẫn trực tiếp, bổ sung, giải thích, đối thoại</w:t>
                  </w:r>
                </w:p>
              </w:tc>
              <w:tc>
                <w:tcPr>
                  <w:tcW w:w="531"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p>
              </w:tc>
            </w:tr>
          </w:tbl>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b/>
          <w:szCs w:val="28"/>
        </w:rPr>
      </w:pPr>
    </w:p>
    <w:p w:rsidR="00365D26" w:rsidRPr="00365D26" w:rsidRDefault="00365D26" w:rsidP="00365D26">
      <w:pPr>
        <w:tabs>
          <w:tab w:val="left" w:pos="60"/>
        </w:tabs>
        <w:jc w:val="both"/>
        <w:rPr>
          <w:rFonts w:ascii="Times New Roman" w:hAnsi="Times New Roman"/>
          <w:b/>
          <w:szCs w:val="28"/>
        </w:rPr>
      </w:pPr>
    </w:p>
    <w:p w:rsidR="00365D26" w:rsidRPr="00365D26" w:rsidRDefault="00AA1DB1" w:rsidP="00365D26">
      <w:pPr>
        <w:tabs>
          <w:tab w:val="left" w:pos="60"/>
        </w:tabs>
        <w:jc w:val="both"/>
        <w:rPr>
          <w:rFonts w:ascii="Times New Roman" w:hAnsi="Times New Roman"/>
          <w:szCs w:val="28"/>
        </w:rPr>
      </w:pPr>
      <w:r>
        <w:rPr>
          <w:rFonts w:ascii="Times New Roman" w:hAnsi="Times New Roman"/>
          <w:b/>
          <w:szCs w:val="28"/>
        </w:rPr>
        <w:t xml:space="preserve">  HOẠT ĐỘNG 2</w:t>
      </w:r>
      <w:r w:rsidR="00365D26" w:rsidRPr="00365D26">
        <w:rPr>
          <w:rFonts w:ascii="Times New Roman" w:hAnsi="Times New Roman"/>
          <w:b/>
          <w:szCs w:val="28"/>
        </w:rPr>
        <w:t xml:space="preserve">: </w:t>
      </w:r>
      <w:r w:rsidR="00365D26" w:rsidRPr="00365D26">
        <w:rPr>
          <w:rFonts w:ascii="Times New Roman" w:hAnsi="Times New Roman"/>
          <w:szCs w:val="28"/>
        </w:rPr>
        <w:t>Hướng dẫn học sinh luyện tập</w:t>
      </w:r>
    </w:p>
    <w:p w:rsidR="00365D26" w:rsidRPr="00365D26" w:rsidRDefault="00365D26" w:rsidP="00365D26">
      <w:pPr>
        <w:rPr>
          <w:rFonts w:ascii="Times New Roman" w:hAnsi="Times New Roman"/>
          <w:szCs w:val="28"/>
        </w:rPr>
      </w:pPr>
      <w:r w:rsidRPr="00365D26">
        <w:rPr>
          <w:rFonts w:ascii="Times New Roman" w:hAnsi="Times New Roman"/>
          <w:b/>
          <w:szCs w:val="28"/>
        </w:rPr>
        <w:t>+ Mục ti</w:t>
      </w:r>
      <w:r w:rsidR="00B70F2F">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củng cố kiến</w:t>
      </w:r>
      <w:r w:rsidR="00AA1DB1">
        <w:rPr>
          <w:rFonts w:ascii="Times New Roman" w:hAnsi="Times New Roman"/>
          <w:szCs w:val="28"/>
        </w:rPr>
        <w:t xml:space="preserve"> thức, rèn luyện kỹ năng phân tích tác dụng của từ loại</w:t>
      </w:r>
      <w:r w:rsidRPr="00365D26">
        <w:rPr>
          <w:rFonts w:ascii="Times New Roman" w:hAnsi="Times New Roman"/>
          <w:szCs w:val="28"/>
        </w:rPr>
        <w:t xml:space="preserve"> và kỹ năng sửa các lỗi về dấu câu.</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Phương ph</w:t>
      </w:r>
      <w:r w:rsidR="00B70F2F">
        <w:rPr>
          <w:rFonts w:ascii="Times New Roman" w:hAnsi="Times New Roman"/>
          <w:b/>
          <w:szCs w:val="28"/>
        </w:rPr>
        <w:t>á</w:t>
      </w:r>
      <w:r w:rsidRPr="00365D26">
        <w:rPr>
          <w:rFonts w:ascii="Times New Roman" w:hAnsi="Times New Roman"/>
          <w:b/>
          <w:szCs w:val="28"/>
        </w:rPr>
        <w:t xml:space="preserve">p: </w:t>
      </w:r>
      <w:r w:rsidRPr="00365D26">
        <w:rPr>
          <w:rFonts w:ascii="Times New Roman" w:hAnsi="Times New Roman"/>
          <w:szCs w:val="28"/>
        </w:rPr>
        <w:t>Luyện tập</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H</w:t>
      </w:r>
      <w:r w:rsidR="00B70F2F">
        <w:rPr>
          <w:rFonts w:ascii="Times New Roman" w:hAnsi="Times New Roman"/>
          <w:b/>
          <w:szCs w:val="28"/>
        </w:rPr>
        <w:t>ì</w:t>
      </w:r>
      <w:r w:rsidRPr="00365D26">
        <w:rPr>
          <w:rFonts w:ascii="Times New Roman" w:hAnsi="Times New Roman"/>
          <w:b/>
          <w:szCs w:val="28"/>
        </w:rPr>
        <w:t xml:space="preserve">nh thức tổ chức dạy học: </w:t>
      </w:r>
      <w:r w:rsidR="00B70F2F">
        <w:rPr>
          <w:rFonts w:ascii="Times New Roman" w:hAnsi="Times New Roman"/>
          <w:szCs w:val="28"/>
        </w:rPr>
        <w:t>Cá nhân</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00AA1DB1">
        <w:rPr>
          <w:rFonts w:ascii="Times New Roman" w:hAnsi="Times New Roman"/>
          <w:szCs w:val="28"/>
        </w:rPr>
        <w:t>2</w:t>
      </w:r>
      <w:r w:rsidRPr="00365D26">
        <w:rPr>
          <w:rFonts w:ascii="Times New Roman" w:hAnsi="Times New Roman"/>
          <w:szCs w:val="28"/>
        </w:rPr>
        <w:t>0</w:t>
      </w:r>
      <w:r w:rsidR="00B70F2F">
        <w:rPr>
          <w:rFonts w:ascii="Times New Roman" w:hAnsi="Times New Roman"/>
          <w:szCs w:val="28"/>
        </w:rPr>
        <w:t xml:space="preserve"> </w:t>
      </w:r>
      <w:r w:rsidRPr="00365D26">
        <w:rPr>
          <w:rFonts w:ascii="Times New Roman" w:hAnsi="Times New Roman"/>
          <w:szCs w:val="28"/>
        </w:rPr>
        <w:t>ph</w:t>
      </w:r>
      <w:r w:rsidR="00B70F2F">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rPr>
      </w:pP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894"/>
      </w:tblGrid>
      <w:tr w:rsidR="00365D26" w:rsidRPr="00365D26" w:rsidTr="00B70F2F">
        <w:tc>
          <w:tcPr>
            <w:tcW w:w="3192" w:type="dxa"/>
          </w:tcPr>
          <w:p w:rsidR="00365D26" w:rsidRPr="00365D26" w:rsidRDefault="00365D26" w:rsidP="00B70F2F">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B70F2F">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B70F2F">
        <w:tc>
          <w:tcPr>
            <w:tcW w:w="3192" w:type="dxa"/>
          </w:tcPr>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GV nêu yêu cầu bài tập 2</w:t>
            </w:r>
          </w:p>
          <w:p w:rsidR="00365D26" w:rsidRPr="00365D26" w:rsidRDefault="00365D26" w:rsidP="00365D26">
            <w:pPr>
              <w:jc w:val="both"/>
              <w:rPr>
                <w:rFonts w:ascii="Times New Roman" w:hAnsi="Times New Roman"/>
                <w:szCs w:val="28"/>
                <w:lang w:val="nl-NL"/>
              </w:rPr>
            </w:pPr>
          </w:p>
          <w:p w:rsidR="00365D26" w:rsidRPr="00365D26" w:rsidRDefault="00365D26" w:rsidP="00365D26">
            <w:pPr>
              <w:rPr>
                <w:rFonts w:ascii="Times New Roman" w:hAnsi="Times New Roman"/>
              </w:rPr>
            </w:pPr>
            <w:r w:rsidRPr="00365D26">
              <w:rPr>
                <w:rFonts w:ascii="Times New Roman" w:hAnsi="Times New Roman"/>
                <w:szCs w:val="28"/>
                <w:lang w:val="nl-NL"/>
              </w:rPr>
              <w:t>- GV hệ thống lại kiến thức về dấu câu.</w:t>
            </w:r>
          </w:p>
        </w:tc>
        <w:tc>
          <w:tcPr>
            <w:tcW w:w="3192"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AA1DB1" w:rsidP="00365D26">
            <w:pPr>
              <w:rPr>
                <w:rFonts w:ascii="Arial" w:hAnsi="Arial" w:cs="Arial"/>
              </w:rPr>
            </w:pPr>
            <w:r>
              <w:rPr>
                <w:rFonts w:ascii="Times New Roman" w:hAnsi="Times New Roman"/>
              </w:rPr>
              <w:t>- H</w:t>
            </w:r>
            <w:r w:rsidR="00365D26" w:rsidRPr="00365D26">
              <w:rPr>
                <w:rFonts w:ascii="Times New Roman" w:hAnsi="Times New Roman"/>
              </w:rPr>
              <w:t>S làm bài độc lập</w:t>
            </w:r>
          </w:p>
        </w:tc>
        <w:tc>
          <w:tcPr>
            <w:tcW w:w="3894" w:type="dxa"/>
          </w:tcPr>
          <w:p w:rsidR="00365D26" w:rsidRPr="00365D26" w:rsidRDefault="00365D26" w:rsidP="00365D26">
            <w:pPr>
              <w:jc w:val="both"/>
              <w:rPr>
                <w:rFonts w:ascii="Times New Roman" w:hAnsi="Times New Roman"/>
                <w:b/>
                <w:bCs/>
                <w:i/>
                <w:szCs w:val="28"/>
                <w:u w:val="single"/>
                <w:lang w:val="nl-NL"/>
              </w:rPr>
            </w:pPr>
            <w:r w:rsidRPr="00365D26">
              <w:rPr>
                <w:rFonts w:ascii="Times New Roman" w:hAnsi="Times New Roman"/>
                <w:b/>
                <w:bCs/>
                <w:i/>
                <w:szCs w:val="28"/>
                <w:u w:val="single"/>
                <w:lang w:val="nl-NL"/>
              </w:rPr>
              <w:t>III. Luyện tập:</w:t>
            </w:r>
          </w:p>
          <w:p w:rsidR="00365D26" w:rsidRPr="00365D26" w:rsidRDefault="00365D26" w:rsidP="00365D26">
            <w:pPr>
              <w:jc w:val="both"/>
              <w:rPr>
                <w:rFonts w:ascii="Times New Roman" w:hAnsi="Times New Roman"/>
                <w:szCs w:val="28"/>
                <w:lang w:val="nl-NL"/>
              </w:rPr>
            </w:pPr>
            <w:r w:rsidRPr="00365D26">
              <w:rPr>
                <w:rFonts w:ascii="Times New Roman" w:hAnsi="Times New Roman"/>
                <w:b/>
                <w:bCs/>
                <w:i/>
                <w:szCs w:val="28"/>
                <w:u w:val="single"/>
                <w:lang w:val="nl-NL"/>
              </w:rPr>
              <w:t>1. Bài tập 1</w:t>
            </w:r>
            <w:r w:rsidRPr="00365D26">
              <w:rPr>
                <w:rFonts w:ascii="Times New Roman" w:hAnsi="Times New Roman"/>
                <w:szCs w:val="28"/>
                <w:lang w:val="nl-NL"/>
              </w:rPr>
              <w:t>: Điền dấu câu thích hợp vào chỗ trống</w:t>
            </w:r>
          </w:p>
          <w:p w:rsidR="00365D26" w:rsidRPr="00365D26" w:rsidRDefault="00365D26" w:rsidP="00365D26">
            <w:pPr>
              <w:jc w:val="both"/>
              <w:rPr>
                <w:rFonts w:ascii="Times New Roman" w:hAnsi="Times New Roman"/>
                <w:szCs w:val="28"/>
              </w:rPr>
            </w:pPr>
            <w:r w:rsidRPr="00365D26">
              <w:rPr>
                <w:rFonts w:ascii="Times New Roman" w:hAnsi="Times New Roman"/>
                <w:szCs w:val="28"/>
              </w:rPr>
              <w:t>( . )   ( . )   ( . )    ( . )   ( : )    ( - )</w:t>
            </w:r>
          </w:p>
          <w:p w:rsidR="00365D26" w:rsidRPr="00365D26" w:rsidRDefault="00365D26" w:rsidP="00365D26">
            <w:pPr>
              <w:jc w:val="both"/>
              <w:rPr>
                <w:rFonts w:ascii="Times New Roman" w:hAnsi="Times New Roman"/>
                <w:szCs w:val="28"/>
              </w:rPr>
            </w:pPr>
            <w:r w:rsidRPr="00365D26">
              <w:rPr>
                <w:rFonts w:ascii="Times New Roman" w:hAnsi="Times New Roman"/>
                <w:szCs w:val="28"/>
              </w:rPr>
              <w:t>( ! )   ( ! )  ( ! )    ( , )  ( , ) ( ,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 ) </w:t>
            </w:r>
          </w:p>
          <w:p w:rsidR="00365D26" w:rsidRPr="00365D26" w:rsidRDefault="00365D26" w:rsidP="00365D26">
            <w:pPr>
              <w:jc w:val="both"/>
              <w:rPr>
                <w:rFonts w:ascii="Times New Roman" w:hAnsi="Times New Roman"/>
                <w:szCs w:val="28"/>
              </w:rPr>
            </w:pPr>
            <w:r w:rsidRPr="00365D26">
              <w:rPr>
                <w:rFonts w:ascii="Times New Roman" w:hAnsi="Times New Roman"/>
                <w:szCs w:val="28"/>
              </w:rPr>
              <w:t>( . )   ( . )   ( . )   ( ,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   ( . )   ( , )    ( : )  ( - )  ( ? )   ( ? ) </w:t>
            </w:r>
          </w:p>
          <w:p w:rsidR="00365D26" w:rsidRPr="00365D26" w:rsidRDefault="00365D26" w:rsidP="00365D26">
            <w:pPr>
              <w:jc w:val="both"/>
              <w:rPr>
                <w:rFonts w:ascii="Times New Roman" w:hAnsi="Times New Roman"/>
                <w:szCs w:val="28"/>
              </w:rPr>
            </w:pPr>
            <w:r w:rsidRPr="00365D26">
              <w:rPr>
                <w:rFonts w:ascii="Times New Roman" w:hAnsi="Times New Roman"/>
                <w:szCs w:val="28"/>
              </w:rPr>
              <w:t>( ? ) ( ! ).</w:t>
            </w:r>
          </w:p>
          <w:p w:rsidR="00AA1DB1" w:rsidRPr="00040DEB" w:rsidRDefault="00365D26" w:rsidP="00AA1DB1">
            <w:pPr>
              <w:rPr>
                <w:rFonts w:ascii="Times New Roman" w:hAnsi="Times New Roman"/>
                <w:b/>
                <w:i/>
                <w:szCs w:val="28"/>
              </w:rPr>
            </w:pPr>
            <w:r w:rsidRPr="00365D26">
              <w:rPr>
                <w:rFonts w:ascii="Times New Roman" w:hAnsi="Times New Roman"/>
                <w:b/>
                <w:bCs/>
                <w:szCs w:val="28"/>
                <w:u w:val="single"/>
              </w:rPr>
              <w:t>2. Bài 2:</w:t>
            </w:r>
            <w:r w:rsidR="00AA1DB1">
              <w:rPr>
                <w:rFonts w:ascii="Times New Roman" w:hAnsi="Times New Roman"/>
                <w:b/>
                <w:bCs/>
                <w:szCs w:val="28"/>
                <w:u w:val="single"/>
              </w:rPr>
              <w:t xml:space="preserve"> </w:t>
            </w:r>
            <w:r w:rsidR="00AA1DB1" w:rsidRPr="00040DEB">
              <w:rPr>
                <w:rFonts w:ascii="Times New Roman" w:hAnsi="Times New Roman"/>
                <w:b/>
                <w:i/>
                <w:szCs w:val="28"/>
              </w:rPr>
              <w:t>Những dấu câu sau đây đã được sử dụng chính xác chưa? Hãy sửa lại nếu có lỗi sai</w:t>
            </w:r>
            <w:r w:rsidR="00AA1DB1">
              <w:rPr>
                <w:rFonts w:ascii="Times New Roman" w:hAnsi="Times New Roman"/>
                <w:b/>
                <w:i/>
                <w:szCs w:val="28"/>
              </w:rPr>
              <w:t xml:space="preserve"> và giải thích lí do con sửa.</w:t>
            </w:r>
          </w:p>
          <w:p w:rsidR="00AA1DB1" w:rsidRPr="00040DEB" w:rsidRDefault="00AA1DB1" w:rsidP="00AA1DB1">
            <w:pPr>
              <w:pStyle w:val="NormalWeb"/>
              <w:shd w:val="clear" w:color="auto" w:fill="FFFFFF"/>
              <w:spacing w:before="0" w:beforeAutospacing="0" w:after="240" w:afterAutospacing="0" w:line="390" w:lineRule="atLeast"/>
              <w:rPr>
                <w:sz w:val="28"/>
                <w:szCs w:val="28"/>
              </w:rPr>
            </w:pPr>
            <w:r>
              <w:rPr>
                <w:sz w:val="28"/>
                <w:szCs w:val="28"/>
              </w:rPr>
              <w:t xml:space="preserve">a) </w:t>
            </w:r>
            <w:r w:rsidRPr="00040DEB">
              <w:rPr>
                <w:sz w:val="28"/>
                <w:szCs w:val="28"/>
              </w:rPr>
              <w:t xml:space="preserve">Hôm sau lão Hạc sang nhà </w:t>
            </w:r>
            <w:r>
              <w:rPr>
                <w:sz w:val="28"/>
                <w:szCs w:val="28"/>
              </w:rPr>
              <w:t>tôi. Vừa thấy tôi, lão báo ngay.</w:t>
            </w:r>
          </w:p>
          <w:p w:rsidR="00AA1DB1" w:rsidRPr="00040DEB" w:rsidRDefault="00AA1DB1" w:rsidP="00AA1DB1">
            <w:pPr>
              <w:pStyle w:val="NormalWeb"/>
              <w:shd w:val="clear" w:color="auto" w:fill="FFFFFF"/>
              <w:spacing w:before="0" w:beforeAutospacing="0" w:after="240" w:afterAutospacing="0" w:line="390" w:lineRule="atLeast"/>
              <w:rPr>
                <w:sz w:val="28"/>
                <w:szCs w:val="28"/>
              </w:rPr>
            </w:pPr>
            <w:r w:rsidRPr="00040DEB">
              <w:rPr>
                <w:sz w:val="28"/>
                <w:szCs w:val="28"/>
              </w:rPr>
              <w:t>- Cậu Vàng đi đời rồi, ông giáo ạ!</w:t>
            </w:r>
          </w:p>
          <w:p w:rsidR="00AA1DB1" w:rsidRPr="00040DEB" w:rsidRDefault="00AA1DB1" w:rsidP="00AA1DB1">
            <w:pPr>
              <w:pStyle w:val="NormalWeb"/>
              <w:shd w:val="clear" w:color="auto" w:fill="FFFFFF"/>
              <w:spacing w:before="0" w:beforeAutospacing="0" w:after="240" w:afterAutospacing="0" w:line="390" w:lineRule="atLeast"/>
              <w:rPr>
                <w:sz w:val="28"/>
                <w:szCs w:val="28"/>
              </w:rPr>
            </w:pPr>
            <w:r w:rsidRPr="00040DEB">
              <w:rPr>
                <w:sz w:val="28"/>
                <w:szCs w:val="28"/>
              </w:rPr>
              <w:lastRenderedPageBreak/>
              <w:t>- Cụ bán rồi?</w:t>
            </w:r>
          </w:p>
          <w:p w:rsidR="00AA1DB1" w:rsidRPr="00040DEB" w:rsidRDefault="00AA1DB1" w:rsidP="00AA1DB1">
            <w:pPr>
              <w:pStyle w:val="NormalWeb"/>
              <w:shd w:val="clear" w:color="auto" w:fill="FFFFFF"/>
              <w:spacing w:before="0" w:beforeAutospacing="0" w:after="240" w:afterAutospacing="0" w:line="390" w:lineRule="atLeast"/>
              <w:rPr>
                <w:sz w:val="28"/>
                <w:szCs w:val="28"/>
              </w:rPr>
            </w:pPr>
            <w:r w:rsidRPr="00040DEB">
              <w:rPr>
                <w:sz w:val="28"/>
                <w:szCs w:val="28"/>
              </w:rPr>
              <w:t>- Bán rồi? Họ vừa bắt xong.</w:t>
            </w:r>
          </w:p>
          <w:p w:rsidR="00AA1DB1" w:rsidRPr="00040DEB" w:rsidRDefault="00AA1DB1" w:rsidP="00AA1DB1">
            <w:pPr>
              <w:pStyle w:val="NormalWeb"/>
              <w:shd w:val="clear" w:color="auto" w:fill="FFFFFF"/>
              <w:spacing w:before="0" w:beforeAutospacing="0" w:after="240" w:afterAutospacing="0" w:line="390" w:lineRule="atLeast"/>
              <w:rPr>
                <w:sz w:val="28"/>
                <w:szCs w:val="28"/>
              </w:rPr>
            </w:pPr>
            <w:r>
              <w:rPr>
                <w:sz w:val="28"/>
                <w:szCs w:val="28"/>
              </w:rPr>
              <w:t xml:space="preserve">b) </w:t>
            </w:r>
            <w:r w:rsidRPr="00040DEB">
              <w:rPr>
                <w:sz w:val="28"/>
                <w:szCs w:val="28"/>
              </w:rPr>
              <w:t>Lão cố làm ra vẻ vui vẻ. Nhưng trông lão cườ</w:t>
            </w:r>
            <w:r>
              <w:rPr>
                <w:sz w:val="28"/>
                <w:szCs w:val="28"/>
              </w:rPr>
              <w:t>i như mếu và đôi mắt lão ầng ậng nước. T</w:t>
            </w:r>
            <w:r w:rsidRPr="00040DEB">
              <w:rPr>
                <w:sz w:val="28"/>
                <w:szCs w:val="28"/>
              </w:rPr>
              <w:t xml:space="preserve">ôi muốn ôm choàng lấy lão mà òa lên khóc. </w:t>
            </w:r>
          </w:p>
          <w:p w:rsidR="00365D26" w:rsidRPr="00365D26" w:rsidRDefault="00365D26" w:rsidP="00365D26">
            <w:pPr>
              <w:jc w:val="both"/>
              <w:rPr>
                <w:rFonts w:ascii="Times New Roman" w:hAnsi="Times New Roman"/>
                <w:b/>
                <w:bCs/>
                <w:szCs w:val="28"/>
                <w:u w:val="single"/>
              </w:rPr>
            </w:pPr>
          </w:p>
          <w:p w:rsidR="00365D26" w:rsidRPr="00365D26" w:rsidRDefault="00365D26" w:rsidP="00365D26">
            <w:pPr>
              <w:rPr>
                <w:rFonts w:ascii="Times New Roman" w:hAnsi="Times New Roman"/>
              </w:rPr>
            </w:pPr>
          </w:p>
        </w:tc>
      </w:tr>
    </w:tbl>
    <w:p w:rsidR="00B70F2F" w:rsidRDefault="00B70F2F" w:rsidP="00B70F2F">
      <w:pPr>
        <w:rPr>
          <w:rFonts w:ascii="Times New Roman" w:hAnsi="Times New Roman"/>
          <w:b/>
          <w:bCs/>
          <w:szCs w:val="28"/>
        </w:rPr>
      </w:pPr>
      <w:r>
        <w:rPr>
          <w:rFonts w:ascii="Times New Roman" w:hAnsi="Times New Roman"/>
          <w:b/>
          <w:bCs/>
          <w:szCs w:val="28"/>
        </w:rPr>
        <w:lastRenderedPageBreak/>
        <w:t>HOẠT ĐỘNG 4: CỦNG CỐ, VẬN DỤNG</w:t>
      </w:r>
    </w:p>
    <w:p w:rsidR="00365D26" w:rsidRPr="00365D26" w:rsidRDefault="00365D26" w:rsidP="00365D26">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365D26" w:rsidRPr="00365D26" w:rsidRDefault="00365D26" w:rsidP="00365D26">
      <w:pPr>
        <w:rPr>
          <w:rFonts w:ascii="Times New Roman" w:hAnsi="Times New Roman"/>
          <w:szCs w:val="28"/>
        </w:rPr>
      </w:pPr>
      <w:r w:rsidRPr="00365D26">
        <w:rPr>
          <w:rFonts w:ascii="Times New Roman" w:hAnsi="Times New Roman"/>
          <w:b/>
          <w:bCs/>
          <w:szCs w:val="28"/>
        </w:rPr>
        <w:t xml:space="preserve">   </w:t>
      </w:r>
      <w:r w:rsidRPr="00365D26">
        <w:rPr>
          <w:rFonts w:ascii="Times New Roman" w:hAnsi="Times New Roman"/>
          <w:szCs w:val="28"/>
        </w:rPr>
        <w:t>Hướng dẫn học ở nhà</w:t>
      </w:r>
    </w:p>
    <w:p w:rsidR="00365D26" w:rsidRPr="00365D26" w:rsidRDefault="00365D26" w:rsidP="009271D9">
      <w:pPr>
        <w:numPr>
          <w:ilvl w:val="0"/>
          <w:numId w:val="16"/>
        </w:numPr>
        <w:rPr>
          <w:rFonts w:ascii="Times New Roman" w:hAnsi="Times New Roman"/>
          <w:szCs w:val="28"/>
        </w:rPr>
      </w:pPr>
      <w:r w:rsidRPr="00365D26">
        <w:rPr>
          <w:rFonts w:ascii="Times New Roman" w:hAnsi="Times New Roman"/>
          <w:szCs w:val="28"/>
        </w:rPr>
        <w:t>Ôn tập sửa lỗi về dấu câu trong bài tập làm văn của mình.</w:t>
      </w:r>
    </w:p>
    <w:p w:rsidR="00365D26" w:rsidRPr="00365D26" w:rsidRDefault="00365D26" w:rsidP="00365D26">
      <w:pPr>
        <w:rPr>
          <w:rFonts w:ascii="Times New Roman" w:hAnsi="Times New Roman"/>
          <w:szCs w:val="28"/>
        </w:rPr>
      </w:pPr>
    </w:p>
    <w:p w:rsidR="00365D26" w:rsidRPr="00365D26" w:rsidRDefault="00365D26" w:rsidP="00365D26">
      <w:pPr>
        <w:jc w:val="center"/>
        <w:rPr>
          <w:rFonts w:ascii="Times New Roman" w:hAnsi="Times New Roman"/>
          <w:szCs w:val="28"/>
        </w:rPr>
      </w:pPr>
      <w:r w:rsidRPr="00365D26">
        <w:rPr>
          <w:rFonts w:ascii="Times New Roman" w:hAnsi="Times New Roman"/>
          <w:szCs w:val="28"/>
        </w:rPr>
        <w:t>* * * * * * *</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B70F2F" w:rsidRPr="00365D26" w:rsidRDefault="00B70F2F" w:rsidP="00365D26">
      <w:pPr>
        <w:rPr>
          <w:rFonts w:ascii="Times New Roman" w:hAnsi="Times New Roman"/>
          <w:b/>
          <w:bCs/>
          <w:szCs w:val="28"/>
        </w:rPr>
      </w:pPr>
    </w:p>
    <w:p w:rsidR="00365D26" w:rsidRPr="00365D26" w:rsidRDefault="00AA1DB1" w:rsidP="00365D26">
      <w:pPr>
        <w:rPr>
          <w:rFonts w:ascii="Times New Roman" w:hAnsi="Times New Roman"/>
          <w:b/>
          <w:bCs/>
          <w:szCs w:val="28"/>
        </w:rPr>
      </w:pPr>
      <w:r>
        <w:rPr>
          <w:rFonts w:ascii="Times New Roman" w:hAnsi="Times New Roman"/>
          <w:b/>
          <w:bCs/>
          <w:szCs w:val="28"/>
        </w:rPr>
        <w:t>Tiết 62</w:t>
      </w:r>
      <w:r w:rsidR="00365D26" w:rsidRPr="00365D26">
        <w:rPr>
          <w:rFonts w:ascii="Times New Roman" w:hAnsi="Times New Roman"/>
          <w:b/>
          <w:bCs/>
          <w:szCs w:val="28"/>
        </w:rPr>
        <w:t>:</w:t>
      </w:r>
    </w:p>
    <w:p w:rsidR="00365D26" w:rsidRPr="00AA1DB1" w:rsidRDefault="00365D26" w:rsidP="00365D26">
      <w:pPr>
        <w:jc w:val="center"/>
        <w:rPr>
          <w:rFonts w:ascii="Times New Roman" w:hAnsi="Times New Roman"/>
          <w:b/>
          <w:bCs/>
          <w:i/>
          <w:sz w:val="52"/>
          <w:szCs w:val="52"/>
        </w:rPr>
      </w:pPr>
      <w:r w:rsidRPr="00AA1DB1">
        <w:rPr>
          <w:rFonts w:ascii="Times New Roman" w:hAnsi="Times New Roman"/>
          <w:b/>
          <w:bCs/>
          <w:i/>
          <w:sz w:val="52"/>
          <w:szCs w:val="52"/>
        </w:rPr>
        <w:t xml:space="preserve">  Thuyết minh về một thể loại văn học</w:t>
      </w:r>
    </w:p>
    <w:p w:rsidR="00365D26" w:rsidRPr="00365D26" w:rsidRDefault="00365D26" w:rsidP="00365D26">
      <w:pPr>
        <w:rPr>
          <w:rFonts w:ascii="Times New Roman" w:hAnsi="Times New Roman"/>
          <w:szCs w:val="28"/>
        </w:rPr>
      </w:pPr>
    </w:p>
    <w:p w:rsidR="00365D26" w:rsidRPr="00365D26" w:rsidRDefault="00365D26" w:rsidP="00365D26">
      <w:pPr>
        <w:rPr>
          <w:rFonts w:ascii="Times New Roman" w:hAnsi="Times New Roman"/>
          <w:b/>
          <w:bCs/>
          <w:szCs w:val="28"/>
          <w:lang w:val="nl-NL"/>
        </w:rPr>
      </w:pPr>
      <w:r w:rsidRPr="00365D26">
        <w:rPr>
          <w:rFonts w:ascii="Times New Roman" w:hAnsi="Times New Roman"/>
          <w:b/>
          <w:bCs/>
          <w:szCs w:val="28"/>
          <w:lang w:val="nl-NL"/>
        </w:rPr>
        <w:t>I.</w:t>
      </w:r>
      <w:r w:rsidR="00B70F2F">
        <w:rPr>
          <w:rFonts w:ascii="Times New Roman" w:hAnsi="Times New Roman"/>
          <w:b/>
          <w:bCs/>
          <w:szCs w:val="28"/>
          <w:lang w:val="nl-NL"/>
        </w:rPr>
        <w:t xml:space="preserve"> </w:t>
      </w:r>
      <w:r w:rsidRPr="00365D26">
        <w:rPr>
          <w:rFonts w:ascii="Times New Roman" w:hAnsi="Times New Roman"/>
          <w:b/>
          <w:bCs/>
          <w:szCs w:val="28"/>
          <w:lang w:val="nl-NL"/>
        </w:rPr>
        <w:t>Mục ti</w:t>
      </w:r>
      <w:r w:rsidR="00B70F2F">
        <w:rPr>
          <w:rFonts w:ascii="Times New Roman" w:hAnsi="Times New Roman"/>
          <w:b/>
          <w:bCs/>
          <w:szCs w:val="28"/>
          <w:lang w:val="nl-NL"/>
        </w:rPr>
        <w:t>ê</w:t>
      </w:r>
      <w:r w:rsidRPr="00365D26">
        <w:rPr>
          <w:rFonts w:ascii="Times New Roman" w:hAnsi="Times New Roman"/>
          <w:b/>
          <w:bCs/>
          <w:szCs w:val="28"/>
          <w:lang w:val="nl-NL"/>
        </w:rPr>
        <w:t xml:space="preserve">u bài học: </w:t>
      </w:r>
    </w:p>
    <w:p w:rsidR="00365D26" w:rsidRPr="00365D26" w:rsidRDefault="00365D26" w:rsidP="00365D26">
      <w:pPr>
        <w:rPr>
          <w:rFonts w:ascii="Times New Roman" w:hAnsi="Times New Roman"/>
          <w:b/>
          <w:szCs w:val="28"/>
          <w:lang w:val="nl-NL"/>
        </w:rPr>
      </w:pPr>
      <w:r w:rsidRPr="00365D26">
        <w:rPr>
          <w:rFonts w:ascii="Times New Roman" w:hAnsi="Times New Roman"/>
          <w:b/>
          <w:szCs w:val="28"/>
          <w:lang w:val="nl-NL"/>
        </w:rPr>
        <w:t xml:space="preserve">  1.</w:t>
      </w:r>
      <w:r w:rsidR="00B70F2F">
        <w:rPr>
          <w:rFonts w:ascii="Times New Roman" w:hAnsi="Times New Roman"/>
          <w:b/>
          <w:szCs w:val="28"/>
          <w:lang w:val="nl-NL"/>
        </w:rPr>
        <w:t xml:space="preserve"> </w:t>
      </w:r>
      <w:r w:rsidRPr="00365D26">
        <w:rPr>
          <w:rFonts w:ascii="Times New Roman" w:hAnsi="Times New Roman"/>
          <w:b/>
          <w:szCs w:val="28"/>
          <w:lang w:val="nl-NL"/>
        </w:rPr>
        <w:t>Về kiến thức:</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xml:space="preserve">       Củng cố kiến thức về kiểu bài thuyết minh.</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xml:space="preserve">  </w:t>
      </w:r>
      <w:r w:rsidRPr="00365D26">
        <w:rPr>
          <w:rFonts w:ascii="Times New Roman" w:hAnsi="Times New Roman"/>
          <w:b/>
          <w:szCs w:val="28"/>
          <w:lang w:val="nl-NL"/>
        </w:rPr>
        <w:t>2. Về kỹ năng:</w:t>
      </w:r>
      <w:r w:rsidRPr="00365D26">
        <w:rPr>
          <w:rFonts w:ascii="Times New Roman" w:hAnsi="Times New Roman"/>
          <w:szCs w:val="28"/>
          <w:lang w:val="nl-NL"/>
        </w:rPr>
        <w:t xml:space="preserve">                 </w:t>
      </w:r>
    </w:p>
    <w:p w:rsidR="00365D26" w:rsidRPr="00365D26" w:rsidRDefault="00365D26" w:rsidP="00365D26">
      <w:pPr>
        <w:rPr>
          <w:rFonts w:ascii="Times New Roman" w:hAnsi="Times New Roman"/>
          <w:b/>
          <w:szCs w:val="28"/>
          <w:lang w:val="nl-NL"/>
        </w:rPr>
      </w:pPr>
      <w:r w:rsidRPr="00365D26">
        <w:rPr>
          <w:rFonts w:ascii="Times New Roman" w:hAnsi="Times New Roman"/>
          <w:szCs w:val="28"/>
          <w:lang w:val="nl-NL"/>
        </w:rPr>
        <w:t xml:space="preserve">     + Rèn luyện năng lực quan sát, nhận thức, dùng kết quả quan sát mà làm                                                                             bài thuyết minh.</w:t>
      </w:r>
    </w:p>
    <w:p w:rsidR="00365D26" w:rsidRPr="00365D26" w:rsidRDefault="00365D26" w:rsidP="00365D26">
      <w:pPr>
        <w:rPr>
          <w:rFonts w:ascii="Times New Roman" w:hAnsi="Times New Roman"/>
          <w:b/>
          <w:szCs w:val="28"/>
          <w:lang w:val="nl-NL"/>
        </w:rPr>
      </w:pPr>
      <w:r w:rsidRPr="00365D26">
        <w:rPr>
          <w:rFonts w:ascii="Times New Roman" w:hAnsi="Times New Roman"/>
          <w:b/>
          <w:szCs w:val="28"/>
          <w:lang w:val="nl-NL"/>
        </w:rPr>
        <w:t xml:space="preserve">     </w:t>
      </w:r>
      <w:r w:rsidRPr="00365D26">
        <w:rPr>
          <w:rFonts w:ascii="Times New Roman" w:hAnsi="Times New Roman"/>
          <w:szCs w:val="28"/>
          <w:lang w:val="nl-NL"/>
        </w:rPr>
        <w:t>+ Thấy được muốn làm bài văn thuyết minh chủ yếu phải dựa vào quan sát,    tìm   hiểu, tra cứu.</w:t>
      </w:r>
    </w:p>
    <w:p w:rsidR="00365D26" w:rsidRPr="00365D26" w:rsidRDefault="00365D26" w:rsidP="00365D26">
      <w:pPr>
        <w:rPr>
          <w:rFonts w:ascii="Times New Roman" w:hAnsi="Times New Roman"/>
          <w:b/>
          <w:szCs w:val="28"/>
        </w:rPr>
      </w:pPr>
      <w:r w:rsidRPr="00365D26">
        <w:rPr>
          <w:rFonts w:ascii="Times New Roman" w:hAnsi="Times New Roman"/>
          <w:b/>
          <w:szCs w:val="28"/>
          <w:lang w:val="nl-NL"/>
        </w:rPr>
        <w:t xml:space="preserve">  </w:t>
      </w:r>
      <w:r w:rsidRPr="00365D26">
        <w:rPr>
          <w:rFonts w:ascii="Times New Roman" w:hAnsi="Times New Roman"/>
          <w:b/>
          <w:szCs w:val="28"/>
        </w:rPr>
        <w:t>3. Về thái độ:</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Bồi dưỡng thái độ tình cảm với bộ môn.</w:t>
      </w:r>
    </w:p>
    <w:p w:rsidR="00365D26" w:rsidRPr="00365D26" w:rsidRDefault="00365D26" w:rsidP="00365D26">
      <w:pPr>
        <w:rPr>
          <w:rFonts w:ascii="Times New Roman" w:hAnsi="Times New Roman"/>
          <w:b/>
          <w:bCs/>
          <w:szCs w:val="28"/>
        </w:rPr>
      </w:pPr>
      <w:r w:rsidRPr="00365D26">
        <w:rPr>
          <w:rFonts w:ascii="Times New Roman" w:hAnsi="Times New Roman"/>
          <w:b/>
          <w:bCs/>
          <w:szCs w:val="28"/>
        </w:rPr>
        <w:t>II.</w:t>
      </w:r>
      <w:r w:rsidR="00B70F2F">
        <w:rPr>
          <w:rFonts w:ascii="Times New Roman" w:hAnsi="Times New Roman"/>
          <w:b/>
          <w:bCs/>
          <w:szCs w:val="28"/>
        </w:rPr>
        <w:t xml:space="preserve"> </w:t>
      </w:r>
      <w:r w:rsidRPr="00365D26">
        <w:rPr>
          <w:rFonts w:ascii="Times New Roman" w:hAnsi="Times New Roman"/>
          <w:b/>
          <w:bCs/>
          <w:szCs w:val="28"/>
        </w:rPr>
        <w:t>Chuẩn bị:</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1.  </w:t>
      </w:r>
      <w:r w:rsidR="00B70F2F">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w:t>
      </w:r>
    </w:p>
    <w:p w:rsidR="00B70F2F" w:rsidRDefault="00365D26" w:rsidP="00365D26">
      <w:pPr>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Học và ôn lại thể thơ của bài Đập đá ở Côn Lôn </w:t>
      </w:r>
    </w:p>
    <w:p w:rsidR="00365D26" w:rsidRPr="00365D26" w:rsidRDefault="00365D26" w:rsidP="00365D26">
      <w:pPr>
        <w:rPr>
          <w:rFonts w:ascii="Times New Roman" w:hAnsi="Times New Roman"/>
          <w:szCs w:val="28"/>
        </w:rPr>
      </w:pPr>
      <w:r w:rsidRPr="00365D26">
        <w:rPr>
          <w:rFonts w:ascii="Times New Roman" w:hAnsi="Times New Roman"/>
          <w:b/>
          <w:bCs/>
          <w:szCs w:val="28"/>
        </w:rPr>
        <w:t>III.</w:t>
      </w:r>
      <w:r w:rsidR="00B70F2F">
        <w:rPr>
          <w:rFonts w:ascii="Times New Roman" w:hAnsi="Times New Roman"/>
          <w:b/>
          <w:bCs/>
          <w:szCs w:val="28"/>
        </w:rPr>
        <w:t xml:space="preserve"> </w:t>
      </w:r>
      <w:r w:rsidRPr="00365D26">
        <w:rPr>
          <w:rFonts w:ascii="Times New Roman" w:hAnsi="Times New Roman"/>
          <w:b/>
          <w:bCs/>
          <w:szCs w:val="28"/>
        </w:rPr>
        <w:t xml:space="preserve">Phương pháp dạy học: </w:t>
      </w:r>
      <w:r w:rsidRPr="00365D26">
        <w:rPr>
          <w:rFonts w:ascii="Times New Roman" w:hAnsi="Times New Roman"/>
          <w:szCs w:val="28"/>
        </w:rPr>
        <w:t>Vấn đáp, thảo luận, thuyết trỡnh</w:t>
      </w:r>
      <w:r w:rsidRPr="00365D26">
        <w:rPr>
          <w:rFonts w:ascii="Times New Roman" w:hAnsi="Times New Roman"/>
          <w:b/>
          <w:bCs/>
          <w:szCs w:val="28"/>
        </w:rPr>
        <w:br/>
        <w:t>IV.</w:t>
      </w:r>
      <w:r w:rsidR="00B70F2F">
        <w:rPr>
          <w:rFonts w:ascii="Times New Roman" w:hAnsi="Times New Roman"/>
          <w:b/>
          <w:bCs/>
          <w:szCs w:val="28"/>
        </w:rPr>
        <w:t xml:space="preserve"> </w:t>
      </w:r>
      <w:r w:rsidRPr="00365D26">
        <w:rPr>
          <w:rFonts w:ascii="Times New Roman" w:hAnsi="Times New Roman"/>
          <w:b/>
          <w:bCs/>
          <w:szCs w:val="28"/>
        </w:rPr>
        <w:t>Tiến tr</w:t>
      </w:r>
      <w:r w:rsidR="00B70F2F">
        <w:rPr>
          <w:rFonts w:ascii="Times New Roman" w:hAnsi="Times New Roman"/>
          <w:b/>
          <w:bCs/>
          <w:szCs w:val="28"/>
        </w:rPr>
        <w:t>ì</w:t>
      </w:r>
      <w:r w:rsidRPr="00365D26">
        <w:rPr>
          <w:rFonts w:ascii="Times New Roman" w:hAnsi="Times New Roman"/>
          <w:b/>
          <w:bCs/>
          <w:szCs w:val="28"/>
        </w:rPr>
        <w:t>nh dạy học:</w:t>
      </w:r>
      <w:r w:rsidRPr="00365D26">
        <w:rPr>
          <w:rFonts w:ascii="Times New Roman" w:hAnsi="Times New Roman"/>
          <w:b/>
          <w:bCs/>
          <w:szCs w:val="28"/>
        </w:rPr>
        <w:br/>
      </w:r>
      <w:r w:rsidR="00B70F2F">
        <w:rPr>
          <w:rFonts w:ascii="Times New Roman" w:hAnsi="Times New Roman"/>
          <w:b/>
          <w:bCs/>
          <w:szCs w:val="28"/>
        </w:rPr>
        <w:t>HOẠT ĐỘNG 1: KHỞI ĐỘNG</w:t>
      </w:r>
      <w:r w:rsidRPr="00365D26">
        <w:rPr>
          <w:rFonts w:ascii="Times New Roman" w:hAnsi="Times New Roman"/>
          <w:bCs/>
          <w:szCs w:val="28"/>
        </w:rPr>
        <w:br/>
      </w:r>
      <w:r w:rsidR="00B70F2F">
        <w:rPr>
          <w:rFonts w:ascii="Times New Roman" w:hAnsi="Times New Roman"/>
          <w:b/>
          <w:bCs/>
          <w:szCs w:val="28"/>
        </w:rPr>
        <w:t xml:space="preserve">           </w:t>
      </w:r>
      <w:r w:rsidRPr="00365D26">
        <w:rPr>
          <w:rFonts w:ascii="Times New Roman" w:hAnsi="Times New Roman"/>
          <w:b/>
          <w:bCs/>
          <w:szCs w:val="28"/>
        </w:rPr>
        <w:t xml:space="preserve">Kiểm tra bài cũ: </w:t>
      </w:r>
      <w:r w:rsidRPr="00365D26">
        <w:rPr>
          <w:rFonts w:ascii="Times New Roman" w:hAnsi="Times New Roman"/>
          <w:szCs w:val="28"/>
        </w:rPr>
        <w:t>? Các bước làm bài văn thuyết minh?</w:t>
      </w:r>
    </w:p>
    <w:p w:rsidR="00365D26" w:rsidRPr="00365D26" w:rsidRDefault="00365D26" w:rsidP="00B70F2F">
      <w:pPr>
        <w:ind w:firstLine="720"/>
        <w:rPr>
          <w:rFonts w:ascii="Times New Roman" w:hAnsi="Times New Roman"/>
          <w:szCs w:val="28"/>
        </w:rPr>
      </w:pPr>
      <w:r w:rsidRPr="00365D26">
        <w:rPr>
          <w:rFonts w:ascii="Times New Roman" w:hAnsi="Times New Roman"/>
          <w:b/>
          <w:bCs/>
          <w:szCs w:val="28"/>
        </w:rPr>
        <w:t>Giới thiệu và dạy bài học mới</w:t>
      </w:r>
    </w:p>
    <w:p w:rsidR="00365D26" w:rsidRPr="00365D26" w:rsidRDefault="00365D26" w:rsidP="00365D26">
      <w:pPr>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 xml:space="preserve">- GV khái quát lại về văn thuyết minh </w:t>
      </w:r>
      <w:r w:rsidR="00B70F2F">
        <w:rPr>
          <w:rFonts w:ascii="Times New Roman" w:hAnsi="Times New Roman"/>
          <w:szCs w:val="28"/>
        </w:rPr>
        <w:t>một đồ dùng rồi chuyển vào bài.</w:t>
      </w:r>
      <w:r w:rsidRPr="00365D26">
        <w:rPr>
          <w:rFonts w:ascii="Times New Roman" w:hAnsi="Times New Roman"/>
          <w:b/>
          <w:bCs/>
          <w:szCs w:val="28"/>
        </w:rPr>
        <w:tab/>
      </w:r>
    </w:p>
    <w:p w:rsidR="00365D26" w:rsidRPr="00365D26" w:rsidRDefault="00365D26" w:rsidP="00365D26">
      <w:pPr>
        <w:jc w:val="both"/>
        <w:rPr>
          <w:rFonts w:ascii="Times New Roman" w:hAnsi="Times New Roman"/>
          <w:i/>
          <w:szCs w:val="28"/>
        </w:rPr>
      </w:pPr>
      <w:r w:rsidRPr="00365D26">
        <w:rPr>
          <w:rFonts w:ascii="Times New Roman" w:hAnsi="Times New Roman"/>
          <w:b/>
          <w:szCs w:val="28"/>
        </w:rPr>
        <w:t xml:space="preserve">HOẠT ĐỘNG </w:t>
      </w:r>
      <w:r w:rsidR="00B70F2F">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sidR="00B70F2F">
        <w:rPr>
          <w:rFonts w:ascii="Times New Roman" w:hAnsi="Times New Roman"/>
          <w:szCs w:val="28"/>
        </w:rPr>
        <w:t>ì</w:t>
      </w:r>
      <w:r w:rsidRPr="00365D26">
        <w:rPr>
          <w:rFonts w:ascii="Times New Roman" w:hAnsi="Times New Roman"/>
          <w:szCs w:val="28"/>
        </w:rPr>
        <w:t>m hiểu c</w:t>
      </w:r>
      <w:r w:rsidR="00B70F2F">
        <w:rPr>
          <w:rFonts w:ascii="Times New Roman" w:hAnsi="Times New Roman"/>
          <w:szCs w:val="28"/>
        </w:rPr>
        <w:t>á</w:t>
      </w:r>
      <w:r w:rsidRPr="00365D26">
        <w:rPr>
          <w:rFonts w:ascii="Times New Roman" w:hAnsi="Times New Roman"/>
          <w:szCs w:val="28"/>
        </w:rPr>
        <w:t>ch “</w:t>
      </w:r>
      <w:r w:rsidRPr="00365D26">
        <w:rPr>
          <w:rFonts w:ascii="Times New Roman" w:hAnsi="Times New Roman"/>
          <w:sz w:val="16"/>
          <w:szCs w:val="28"/>
        </w:rPr>
        <w:t xml:space="preserve"> </w:t>
      </w:r>
      <w:r w:rsidRPr="00365D26">
        <w:rPr>
          <w:rFonts w:ascii="Times New Roman" w:hAnsi="Times New Roman"/>
          <w:i/>
          <w:szCs w:val="28"/>
        </w:rPr>
        <w:t xml:space="preserve"> quan sát đến mô tả, thuyết minh đặc điểm 1 thể loại văn học ”</w:t>
      </w:r>
    </w:p>
    <w:p w:rsidR="00365D26" w:rsidRPr="00365D26" w:rsidRDefault="00365D26" w:rsidP="00365D26">
      <w:pPr>
        <w:rPr>
          <w:rFonts w:ascii="Times New Roman" w:hAnsi="Times New Roman"/>
          <w:szCs w:val="28"/>
          <w:lang w:val="nl-NL"/>
        </w:rPr>
      </w:pPr>
      <w:r w:rsidRPr="00365D26">
        <w:rPr>
          <w:rFonts w:ascii="Times New Roman" w:hAnsi="Times New Roman"/>
          <w:b/>
          <w:szCs w:val="28"/>
        </w:rPr>
        <w:t>+ Mục ti</w:t>
      </w:r>
      <w:r w:rsidR="00B70F2F">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lang w:val="nl-NL"/>
        </w:rPr>
        <w:t>Củng cố kiến thức về kiểu bài thuyết minh.</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B70F2F">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20 ph</w:t>
      </w:r>
      <w:r w:rsidR="00B70F2F">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szCs w:val="28"/>
        </w:rPr>
      </w:pP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2670"/>
        <w:gridCol w:w="4641"/>
      </w:tblGrid>
      <w:tr w:rsidR="00365D26" w:rsidRPr="00365D26" w:rsidTr="00B70F2F">
        <w:tc>
          <w:tcPr>
            <w:tcW w:w="2967" w:type="dxa"/>
          </w:tcPr>
          <w:p w:rsidR="00365D26" w:rsidRPr="00365D26" w:rsidRDefault="00365D26" w:rsidP="00B70F2F">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B70F2F">
              <w:rPr>
                <w:rFonts w:ascii="Times New Roman" w:hAnsi="Times New Roman"/>
                <w:b/>
                <w:kern w:val="1"/>
                <w:szCs w:val="28"/>
              </w:rPr>
              <w:t>giáo viên</w:t>
            </w:r>
          </w:p>
        </w:tc>
        <w:tc>
          <w:tcPr>
            <w:tcW w:w="2670"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641"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B70F2F">
        <w:tc>
          <w:tcPr>
            <w:tcW w:w="2967" w:type="dxa"/>
          </w:tcPr>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szCs w:val="28"/>
              </w:rPr>
              <w:t>- GV: Bảng phụ hai bài thơ</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Hãy xác định số tiếng trong mỗi dòng thơ và số dòng trong bài thơ? Có thê thay đổi thêm bớt số dòng, số tiếng trong bài thơ được hay không? </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lastRenderedPageBreak/>
              <w:t xml:space="preserve">   ? Hãy ghi kí hiệu bằng trắc cho 2  bài thơ.</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Nhận xét quan hệ B, T giữa các dòng với nhau ?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tìm đối và niêm )</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Lưu ý: Nếu dòng trên đối với dòng dưới thường gọi là đối nhau, và nếu cùng thanh hoặc bằng hoặc trắc gọi là niêm.</w:t>
            </w: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Quan sát bài thơ và cho biết tiếng nào hiệp vần với nhau?</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 Nằm ở cuối câu và là vần bằng ) </w:t>
            </w:r>
          </w:p>
          <w:p w:rsidR="00365D26" w:rsidRPr="00365D26" w:rsidRDefault="00365D26" w:rsidP="00365D26">
            <w:pPr>
              <w:jc w:val="both"/>
              <w:rPr>
                <w:rFonts w:ascii="Times New Roman" w:hAnsi="Times New Roman"/>
                <w:b/>
                <w:i/>
                <w:szCs w:val="28"/>
                <w:lang w:val="nl-NL"/>
              </w:rPr>
            </w:pPr>
            <w:r w:rsidRPr="00365D26">
              <w:rPr>
                <w:rFonts w:ascii="Times New Roman" w:hAnsi="Times New Roman"/>
                <w:b/>
                <w:i/>
                <w:szCs w:val="28"/>
                <w:lang w:val="nl-NL"/>
              </w:rPr>
              <w:t xml:space="preserve">   ? Nhận xét về cách ngắt nhịp ?</w:t>
            </w:r>
          </w:p>
          <w:p w:rsidR="00365D26" w:rsidRPr="00365D26" w:rsidRDefault="00365D26" w:rsidP="00365D26">
            <w:pPr>
              <w:jc w:val="both"/>
              <w:rPr>
                <w:rFonts w:ascii="Times New Roman" w:hAnsi="Times New Roman"/>
                <w:szCs w:val="28"/>
                <w:lang w:val="nl-NL"/>
              </w:rPr>
            </w:pPr>
          </w:p>
          <w:p w:rsidR="00365D26" w:rsidRPr="00B70F2F" w:rsidRDefault="00365D26" w:rsidP="00365D26">
            <w:pPr>
              <w:jc w:val="both"/>
              <w:rPr>
                <w:rFonts w:ascii="Times New Roman" w:hAnsi="Times New Roman"/>
                <w:b/>
                <w:i/>
                <w:szCs w:val="28"/>
              </w:rPr>
            </w:pPr>
            <w:r w:rsidRPr="00365D26">
              <w:rPr>
                <w:rFonts w:ascii="Times New Roman" w:hAnsi="Times New Roman"/>
                <w:szCs w:val="28"/>
                <w:lang w:val="nl-NL"/>
              </w:rPr>
              <w:t xml:space="preserve">   </w:t>
            </w:r>
            <w:r w:rsidR="00B70F2F">
              <w:rPr>
                <w:rFonts w:ascii="Times New Roman" w:hAnsi="Times New Roman"/>
                <w:b/>
                <w:i/>
                <w:szCs w:val="28"/>
              </w:rPr>
              <w:t>? Bài thơ có bố cục như thế nào</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Nghệ thuật đối được thể hiện như thế nào trong bài thơ?</w:t>
            </w:r>
          </w:p>
          <w:p w:rsidR="00365D26" w:rsidRPr="00365D26" w:rsidRDefault="00365D26" w:rsidP="00365D26">
            <w:pPr>
              <w:jc w:val="both"/>
              <w:rPr>
                <w:rFonts w:ascii="Times New Roman" w:hAnsi="Times New Roman"/>
                <w:szCs w:val="28"/>
              </w:rPr>
            </w:pPr>
            <w:r w:rsidRPr="00365D26">
              <w:rPr>
                <w:rFonts w:ascii="Times New Roman" w:hAnsi="Times New Roman"/>
                <w:szCs w:val="28"/>
              </w:rPr>
              <w:t>- GV: TNBC là một chỉnh thể nghệ thuật hoàn mỹ. Số lượng thể thơ này trong văn học nhiều hơn hẳn các thể thơ khác. Trong văn học nôm một số bài thơ ở thể thơ này đã được cải biên thành thể thất ngôn pha lục ngôn. Bắt đầu như thơ Nôm của Nguyễn Trãi ( Thuật Hứng ).</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lastRenderedPageBreak/>
              <w:t xml:space="preserve">    </w:t>
            </w:r>
            <w:r w:rsidRPr="00365D26">
              <w:rPr>
                <w:rFonts w:ascii="Times New Roman" w:hAnsi="Times New Roman"/>
                <w:b/>
                <w:i/>
                <w:szCs w:val="28"/>
              </w:rPr>
              <w:t xml:space="preserve">? Hãy nêu y/c chung của một dàn ý văn thuyết minh? </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GV gọi hs thuyết minh từng phần</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Mở bài giới thiệu vấn đề gì?</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Thân bài trình bày ý chính nào?</w:t>
            </w:r>
          </w:p>
          <w:p w:rsidR="00365D26" w:rsidRPr="00365D26" w:rsidRDefault="00365D26" w:rsidP="00365D26">
            <w:pPr>
              <w:jc w:val="both"/>
              <w:rPr>
                <w:rFonts w:ascii="Times New Roman" w:hAnsi="Times New Roman"/>
                <w:b/>
                <w:i/>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Nhận xét gì về ưu điểm nhược điểm của thể thơ này?</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i/>
                <w:szCs w:val="28"/>
              </w:rPr>
            </w:pPr>
            <w:r w:rsidRPr="00365D26">
              <w:rPr>
                <w:rFonts w:ascii="Times New Roman" w:hAnsi="Times New Roman"/>
                <w:szCs w:val="28"/>
              </w:rPr>
              <w:t xml:space="preserve">   </w:t>
            </w:r>
            <w:r w:rsidRPr="00365D26">
              <w:rPr>
                <w:rFonts w:ascii="Times New Roman" w:hAnsi="Times New Roman"/>
                <w:b/>
                <w:i/>
                <w:szCs w:val="28"/>
              </w:rPr>
              <w:t xml:space="preserve">? Kết bài như thế nào? </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 xml:space="preserve">   ? Qua tìm hiểu hãy cho biết muốn thuyết minh một thể loại văn học chúng ta cần lưu ý những điều gì?</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GV hướng dẫn hs thuyết minh truyện ngắn Lão Hạc</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 GV khái quát laị bài học.</w:t>
            </w:r>
          </w:p>
          <w:p w:rsidR="00365D26" w:rsidRPr="00365D26" w:rsidRDefault="00365D26" w:rsidP="00365D26">
            <w:pPr>
              <w:rPr>
                <w:rFonts w:ascii="Times New Roman" w:hAnsi="Times New Roman"/>
              </w:rPr>
            </w:pPr>
          </w:p>
        </w:tc>
        <w:tc>
          <w:tcPr>
            <w:tcW w:w="2670"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xác định</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lastRenderedPageBreak/>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nhận xột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nhận xột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tỡm</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nờu</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nhận xột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r w:rsidRPr="00365D26">
              <w:rPr>
                <w:rFonts w:ascii="Times New Roman" w:hAnsi="Times New Roman"/>
              </w:rPr>
              <w:t>- Hs trả lời</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tc>
        <w:tc>
          <w:tcPr>
            <w:tcW w:w="4641" w:type="dxa"/>
          </w:tcPr>
          <w:p w:rsidR="00365D26" w:rsidRPr="00365D26" w:rsidRDefault="00365D26" w:rsidP="00365D26">
            <w:pPr>
              <w:jc w:val="both"/>
              <w:rPr>
                <w:rFonts w:ascii="Times New Roman" w:hAnsi="Times New Roman"/>
                <w:i/>
                <w:szCs w:val="28"/>
              </w:rPr>
            </w:pPr>
            <w:r w:rsidRPr="00365D26">
              <w:rPr>
                <w:rFonts w:ascii="Times New Roman" w:hAnsi="Times New Roman"/>
                <w:i/>
                <w:szCs w:val="28"/>
              </w:rPr>
              <w:lastRenderedPageBreak/>
              <w:t>I. Từ quan sát đến mô tả, thuyết minh đặc điểm 1 thể loại văn học:</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Đề bài</w:t>
            </w:r>
            <w:r w:rsidRPr="00365D26">
              <w:rPr>
                <w:rFonts w:ascii="Times New Roman" w:hAnsi="Times New Roman"/>
                <w:szCs w:val="28"/>
              </w:rPr>
              <w:t>: Thuyết minh đặc điểm thể thơ thất ngôn bát cú.</w:t>
            </w:r>
          </w:p>
          <w:p w:rsidR="00365D26" w:rsidRPr="00365D26" w:rsidRDefault="00365D26" w:rsidP="00365D26">
            <w:pPr>
              <w:jc w:val="both"/>
              <w:rPr>
                <w:rFonts w:ascii="Times New Roman" w:hAnsi="Times New Roman"/>
                <w:b/>
                <w:i/>
                <w:szCs w:val="28"/>
              </w:rPr>
            </w:pPr>
            <w:r w:rsidRPr="00365D26">
              <w:rPr>
                <w:rFonts w:ascii="Times New Roman" w:hAnsi="Times New Roman"/>
                <w:b/>
                <w:i/>
                <w:szCs w:val="28"/>
              </w:rPr>
              <w:t>1. Quan sát:</w:t>
            </w:r>
          </w:p>
          <w:p w:rsidR="00365D26" w:rsidRPr="00365D26" w:rsidRDefault="00365D26" w:rsidP="00365D26">
            <w:pPr>
              <w:jc w:val="both"/>
              <w:rPr>
                <w:rFonts w:ascii="Times New Roman" w:hAnsi="Times New Roman"/>
                <w:szCs w:val="28"/>
              </w:rPr>
            </w:pPr>
            <w:r w:rsidRPr="00365D26">
              <w:rPr>
                <w:rFonts w:ascii="Times New Roman" w:hAnsi="Times New Roman"/>
                <w:szCs w:val="28"/>
              </w:rPr>
              <w:t>* Mỗi bài thơ phải có 8 dòng mỗi dòng 7 chữ ( tiếng ) không được thêm bớt.</w:t>
            </w:r>
          </w:p>
          <w:p w:rsidR="00365D26" w:rsidRPr="00365D26" w:rsidRDefault="00365D26" w:rsidP="00365D26">
            <w:pPr>
              <w:jc w:val="both"/>
              <w:rPr>
                <w:rFonts w:ascii="Times New Roman" w:hAnsi="Times New Roman"/>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
              <w:gridCol w:w="409"/>
              <w:gridCol w:w="409"/>
              <w:gridCol w:w="409"/>
              <w:gridCol w:w="410"/>
              <w:gridCol w:w="410"/>
              <w:gridCol w:w="410"/>
              <w:gridCol w:w="410"/>
            </w:tblGrid>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C</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1</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2</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3</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4</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5</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6</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7</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d1</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2</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3</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4</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lastRenderedPageBreak/>
                    <w:t>5</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6</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7</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T</w:t>
                  </w:r>
                </w:p>
              </w:tc>
            </w:tr>
            <w:tr w:rsidR="00365D26" w:rsidRPr="00365D26" w:rsidTr="00365D26">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8</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B </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b</w:t>
                  </w:r>
                </w:p>
              </w:tc>
              <w:tc>
                <w:tcPr>
                  <w:tcW w:w="409"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B </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T </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T </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B </w:t>
                  </w:r>
                </w:p>
              </w:tc>
              <w:tc>
                <w:tcPr>
                  <w:tcW w:w="410" w:type="dxa"/>
                  <w:tcBorders>
                    <w:top w:val="single" w:sz="4" w:space="0" w:color="auto"/>
                    <w:left w:val="single" w:sz="4" w:space="0" w:color="auto"/>
                    <w:bottom w:val="single" w:sz="4" w:space="0" w:color="auto"/>
                    <w:right w:val="single" w:sz="4" w:space="0" w:color="auto"/>
                  </w:tcBorders>
                </w:tcPr>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B </w:t>
                  </w:r>
                </w:p>
              </w:tc>
            </w:tr>
          </w:tbl>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szCs w:val="28"/>
              </w:rPr>
              <w:t xml:space="preserve">* Quan hệ bằng trắc: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Cặp câu: 1-2, 3- 4; 5-6, 7-8.</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xml:space="preserve">+ Cặp câu: 2-3, 4-5, 6-7 </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niêm ” ( dính ) với nhau.</w:t>
            </w:r>
          </w:p>
          <w:p w:rsidR="00365D26" w:rsidRPr="00365D26" w:rsidRDefault="00365D26" w:rsidP="00365D26">
            <w:pPr>
              <w:jc w:val="both"/>
              <w:rPr>
                <w:rFonts w:ascii="Times New Roman" w:hAnsi="Times New Roman"/>
                <w:szCs w:val="28"/>
                <w:lang w:val="nl-NL"/>
              </w:rPr>
            </w:pPr>
            <w:r w:rsidRPr="00365D26">
              <w:rPr>
                <w:rFonts w:ascii="Times New Roman" w:hAnsi="Times New Roman"/>
                <w:szCs w:val="28"/>
                <w:lang w:val="nl-NL"/>
              </w:rPr>
              <w:t>- Quy luật này đúng với chữ thứ 2,4,6 trong các câu thơ.</w:t>
            </w: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lang w:val="nl-NL"/>
              </w:rPr>
            </w:pPr>
          </w:p>
          <w:p w:rsidR="00365D26" w:rsidRPr="00365D26" w:rsidRDefault="00365D26" w:rsidP="00365D26">
            <w:pPr>
              <w:jc w:val="both"/>
              <w:rPr>
                <w:rFonts w:ascii="Times New Roman" w:hAnsi="Times New Roman"/>
                <w:szCs w:val="28"/>
              </w:rPr>
            </w:pPr>
            <w:r w:rsidRPr="00365D26">
              <w:rPr>
                <w:rFonts w:ascii="Times New Roman" w:hAnsi="Times New Roman"/>
                <w:b/>
                <w:szCs w:val="28"/>
              </w:rPr>
              <w:t>* Vần</w:t>
            </w:r>
            <w:r w:rsidRPr="00365D26">
              <w:rPr>
                <w:rFonts w:ascii="Times New Roman" w:hAnsi="Times New Roman"/>
                <w:szCs w:val="28"/>
              </w:rPr>
              <w:t>: lên non hòn san con</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r w:rsidRPr="00365D26">
              <w:rPr>
                <w:rFonts w:ascii="Times New Roman" w:hAnsi="Times New Roman"/>
                <w:b/>
                <w:szCs w:val="28"/>
              </w:rPr>
              <w:t>* Nhịp</w:t>
            </w:r>
            <w:r w:rsidRPr="00365D26">
              <w:rPr>
                <w:rFonts w:ascii="Times New Roman" w:hAnsi="Times New Roman"/>
                <w:szCs w:val="28"/>
              </w:rPr>
              <w:t>: 3/4</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szCs w:val="28"/>
              </w:rPr>
            </w:pPr>
            <w:r w:rsidRPr="00365D26">
              <w:rPr>
                <w:rFonts w:ascii="Times New Roman" w:hAnsi="Times New Roman"/>
                <w:b/>
                <w:szCs w:val="28"/>
              </w:rPr>
              <w:t>* Bố cục 4 phần:</w:t>
            </w:r>
          </w:p>
          <w:p w:rsidR="00365D26" w:rsidRPr="00365D26" w:rsidRDefault="00365D26" w:rsidP="00365D26">
            <w:pPr>
              <w:jc w:val="both"/>
              <w:rPr>
                <w:rFonts w:ascii="Times New Roman" w:hAnsi="Times New Roman"/>
                <w:szCs w:val="28"/>
              </w:rPr>
            </w:pPr>
            <w:r w:rsidRPr="00365D26">
              <w:rPr>
                <w:rFonts w:ascii="Times New Roman" w:hAnsi="Times New Roman"/>
                <w:szCs w:val="28"/>
              </w:rPr>
              <w:t>+ Đề: Mở đề và bắt đầu mở ý.</w:t>
            </w:r>
          </w:p>
          <w:p w:rsidR="00365D26" w:rsidRPr="00365D26" w:rsidRDefault="00365D26" w:rsidP="00365D26">
            <w:pPr>
              <w:jc w:val="both"/>
              <w:rPr>
                <w:rFonts w:ascii="Times New Roman" w:hAnsi="Times New Roman"/>
                <w:szCs w:val="28"/>
              </w:rPr>
            </w:pPr>
            <w:r w:rsidRPr="00365D26">
              <w:rPr>
                <w:rFonts w:ascii="Times New Roman" w:hAnsi="Times New Roman"/>
                <w:szCs w:val="28"/>
              </w:rPr>
              <w:t>+ Thực: miêu tả cụ thể về sự việc.</w:t>
            </w:r>
          </w:p>
          <w:p w:rsidR="00365D26" w:rsidRPr="00365D26" w:rsidRDefault="00365D26" w:rsidP="00365D26">
            <w:pPr>
              <w:jc w:val="both"/>
              <w:rPr>
                <w:rFonts w:ascii="Times New Roman" w:hAnsi="Times New Roman"/>
                <w:szCs w:val="28"/>
              </w:rPr>
            </w:pPr>
            <w:r w:rsidRPr="00365D26">
              <w:rPr>
                <w:rFonts w:ascii="Times New Roman" w:hAnsi="Times New Roman"/>
                <w:szCs w:val="28"/>
              </w:rPr>
              <w:t>+ Luận: Bàn luận nhận xét về đề tài.</w:t>
            </w:r>
          </w:p>
          <w:p w:rsidR="00365D26" w:rsidRPr="00365D26" w:rsidRDefault="00365D26" w:rsidP="00365D26">
            <w:pPr>
              <w:jc w:val="both"/>
              <w:rPr>
                <w:rFonts w:ascii="Times New Roman" w:hAnsi="Times New Roman"/>
                <w:szCs w:val="28"/>
              </w:rPr>
            </w:pPr>
            <w:r w:rsidRPr="00365D26">
              <w:rPr>
                <w:rFonts w:ascii="Times New Roman" w:hAnsi="Times New Roman"/>
                <w:szCs w:val="28"/>
              </w:rPr>
              <w:t>+ Kết: khép laịi bài thơ bằng những kết luận.</w:t>
            </w:r>
          </w:p>
          <w:p w:rsidR="00365D26" w:rsidRPr="00365D26" w:rsidRDefault="00365D26" w:rsidP="00365D26">
            <w:pPr>
              <w:jc w:val="both"/>
              <w:rPr>
                <w:rFonts w:ascii="Times New Roman" w:hAnsi="Times New Roman"/>
                <w:szCs w:val="28"/>
              </w:rPr>
            </w:pPr>
            <w:r w:rsidRPr="00365D26">
              <w:rPr>
                <w:rFonts w:ascii="Times New Roman" w:hAnsi="Times New Roman"/>
                <w:b/>
                <w:szCs w:val="28"/>
              </w:rPr>
              <w:t>* Nghệ thuật đối</w:t>
            </w:r>
            <w:r w:rsidRPr="00365D26">
              <w:rPr>
                <w:rFonts w:ascii="Times New Roman" w:hAnsi="Times New Roman"/>
                <w:szCs w:val="28"/>
              </w:rPr>
              <w:t>: Hai câu thự</w:t>
            </w:r>
            <w:r w:rsidR="00B70F2F">
              <w:rPr>
                <w:rFonts w:ascii="Times New Roman" w:hAnsi="Times New Roman"/>
                <w:szCs w:val="28"/>
              </w:rPr>
              <w:t>c và hai câu luận phải đối nhau</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bCs/>
                <w:i/>
                <w:szCs w:val="28"/>
                <w:u w:val="single"/>
              </w:rPr>
            </w:pPr>
            <w:r w:rsidRPr="00365D26">
              <w:rPr>
                <w:rFonts w:ascii="Times New Roman" w:hAnsi="Times New Roman"/>
                <w:b/>
                <w:bCs/>
                <w:i/>
                <w:szCs w:val="28"/>
                <w:u w:val="single"/>
              </w:rPr>
              <w:t>2. Lập dàn ý:</w:t>
            </w:r>
          </w:p>
          <w:p w:rsidR="00365D26" w:rsidRPr="00365D26" w:rsidRDefault="00365D26" w:rsidP="00365D26">
            <w:pPr>
              <w:jc w:val="both"/>
              <w:rPr>
                <w:rFonts w:ascii="Times New Roman" w:hAnsi="Times New Roman"/>
                <w:szCs w:val="28"/>
                <w:u w:val="single"/>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a. Mở bài:</w:t>
            </w:r>
          </w:p>
          <w:p w:rsidR="00365D26" w:rsidRPr="00365D26" w:rsidRDefault="00365D26" w:rsidP="00365D26">
            <w:pPr>
              <w:jc w:val="both"/>
              <w:rPr>
                <w:rFonts w:ascii="Times New Roman" w:hAnsi="Times New Roman"/>
                <w:szCs w:val="28"/>
              </w:rPr>
            </w:pPr>
            <w:r w:rsidRPr="00365D26">
              <w:rPr>
                <w:rFonts w:ascii="Times New Roman" w:hAnsi="Times New Roman"/>
                <w:szCs w:val="28"/>
              </w:rPr>
              <w:t>- Giới thiệu về đối tượng cần thuyết minh:</w:t>
            </w:r>
          </w:p>
          <w:p w:rsidR="00365D26" w:rsidRPr="00365D26" w:rsidRDefault="00365D26" w:rsidP="00365D26">
            <w:pPr>
              <w:jc w:val="both"/>
              <w:rPr>
                <w:rFonts w:ascii="Times New Roman" w:hAnsi="Times New Roman"/>
                <w:szCs w:val="28"/>
              </w:rPr>
            </w:pPr>
            <w:r w:rsidRPr="00365D26">
              <w:rPr>
                <w:rFonts w:ascii="Times New Roman" w:hAnsi="Times New Roman"/>
                <w:szCs w:val="28"/>
              </w:rPr>
              <w:t>Nêu định nghĩa chung về thể thơ TNBC.</w:t>
            </w:r>
          </w:p>
          <w:p w:rsidR="00365D26" w:rsidRPr="00365D26" w:rsidRDefault="00365D26" w:rsidP="00365D26">
            <w:pPr>
              <w:jc w:val="both"/>
              <w:rPr>
                <w:rFonts w:ascii="Times New Roman" w:hAnsi="Times New Roman"/>
                <w:szCs w:val="28"/>
              </w:rPr>
            </w:pPr>
            <w:r w:rsidRPr="00365D26">
              <w:rPr>
                <w:rFonts w:ascii="Times New Roman" w:hAnsi="Times New Roman"/>
                <w:szCs w:val="28"/>
              </w:rPr>
              <w:t xml:space="preserve">VD: Thất ngôn bát cú là một thể thơ thông dụng trong các thể thơ đường luật, một thể thơ được viết theo luật đặt ra từ thời nhà Đường ( 618 – 907 ) được các nhà thơ rất yêu thích. Các nhà thơ cổ điển VN ai cũng làm thơ </w:t>
            </w:r>
            <w:r w:rsidRPr="00365D26">
              <w:rPr>
                <w:rFonts w:ascii="Times New Roman" w:hAnsi="Times New Roman"/>
                <w:szCs w:val="28"/>
              </w:rPr>
              <w:lastRenderedPageBreak/>
              <w:t>theo thể thơ này bằng chữ Hán hoặc chữ Nôm.</w:t>
            </w:r>
          </w:p>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b/>
                <w:bCs/>
                <w:szCs w:val="28"/>
              </w:rPr>
            </w:pPr>
            <w:r w:rsidRPr="00365D26">
              <w:rPr>
                <w:rFonts w:ascii="Times New Roman" w:hAnsi="Times New Roman"/>
                <w:b/>
                <w:bCs/>
                <w:szCs w:val="28"/>
              </w:rPr>
              <w:t>b. Thân bài:</w:t>
            </w:r>
          </w:p>
          <w:p w:rsidR="00365D26" w:rsidRPr="00365D26" w:rsidRDefault="00365D26" w:rsidP="00365D26">
            <w:pPr>
              <w:jc w:val="both"/>
              <w:rPr>
                <w:rFonts w:ascii="Times New Roman" w:hAnsi="Times New Roman"/>
                <w:szCs w:val="28"/>
              </w:rPr>
            </w:pPr>
            <w:r w:rsidRPr="00365D26">
              <w:rPr>
                <w:rFonts w:ascii="Times New Roman" w:hAnsi="Times New Roman"/>
                <w:szCs w:val="28"/>
              </w:rPr>
              <w:t>- Số câu số chữ trong mỗi bài.</w:t>
            </w:r>
          </w:p>
          <w:p w:rsidR="00365D26" w:rsidRPr="00365D26" w:rsidRDefault="00365D26" w:rsidP="00365D26">
            <w:pPr>
              <w:jc w:val="both"/>
              <w:rPr>
                <w:rFonts w:ascii="Times New Roman" w:hAnsi="Times New Roman"/>
                <w:szCs w:val="28"/>
              </w:rPr>
            </w:pPr>
            <w:r w:rsidRPr="00365D26">
              <w:rPr>
                <w:rFonts w:ascii="Times New Roman" w:hAnsi="Times New Roman"/>
                <w:szCs w:val="28"/>
              </w:rPr>
              <w:t>- Quy định bằng trắc.</w:t>
            </w:r>
          </w:p>
          <w:p w:rsidR="00365D26" w:rsidRPr="00365D26" w:rsidRDefault="00365D26" w:rsidP="00365D26">
            <w:pPr>
              <w:jc w:val="both"/>
              <w:rPr>
                <w:rFonts w:ascii="Times New Roman" w:hAnsi="Times New Roman"/>
                <w:szCs w:val="28"/>
              </w:rPr>
            </w:pPr>
            <w:r w:rsidRPr="00365D26">
              <w:rPr>
                <w:rFonts w:ascii="Times New Roman" w:hAnsi="Times New Roman"/>
                <w:szCs w:val="28"/>
              </w:rPr>
              <w:t>- Cách gieo vần của thể thơ.</w:t>
            </w:r>
          </w:p>
          <w:p w:rsidR="00365D26" w:rsidRPr="00365D26" w:rsidRDefault="00365D26" w:rsidP="00365D26">
            <w:pPr>
              <w:jc w:val="both"/>
              <w:rPr>
                <w:rFonts w:ascii="Times New Roman" w:hAnsi="Times New Roman"/>
                <w:szCs w:val="28"/>
              </w:rPr>
            </w:pPr>
            <w:r w:rsidRPr="00365D26">
              <w:rPr>
                <w:rFonts w:ascii="Times New Roman" w:hAnsi="Times New Roman"/>
                <w:szCs w:val="28"/>
              </w:rPr>
              <w:t>- Cách ngắt nhịp của thể thơ.</w:t>
            </w:r>
          </w:p>
          <w:p w:rsidR="00365D26" w:rsidRPr="00365D26" w:rsidRDefault="00365D26" w:rsidP="00365D26">
            <w:pPr>
              <w:jc w:val="both"/>
              <w:rPr>
                <w:rFonts w:ascii="Times New Roman" w:hAnsi="Times New Roman"/>
                <w:szCs w:val="28"/>
              </w:rPr>
            </w:pPr>
            <w:r w:rsidRPr="00365D26">
              <w:rPr>
                <w:rFonts w:ascii="Times New Roman" w:hAnsi="Times New Roman"/>
                <w:szCs w:val="28"/>
              </w:rPr>
              <w:t>- Bố cục.</w:t>
            </w:r>
          </w:p>
          <w:p w:rsidR="00365D26" w:rsidRPr="00365D26" w:rsidRDefault="00365D26" w:rsidP="00365D26">
            <w:pPr>
              <w:jc w:val="both"/>
              <w:rPr>
                <w:rFonts w:ascii="Times New Roman" w:hAnsi="Times New Roman"/>
                <w:szCs w:val="28"/>
              </w:rPr>
            </w:pPr>
            <w:r w:rsidRPr="00365D26">
              <w:rPr>
                <w:rFonts w:ascii="Times New Roman" w:hAnsi="Times New Roman"/>
                <w:szCs w:val="28"/>
              </w:rPr>
              <w:t>- Nghệ thuật đối.</w:t>
            </w: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 ưu điểm</w:t>
            </w:r>
            <w:r w:rsidRPr="00365D26">
              <w:rPr>
                <w:rFonts w:ascii="Times New Roman" w:hAnsi="Times New Roman"/>
                <w:szCs w:val="28"/>
              </w:rPr>
              <w:t>: Bài thơ có vẻ đẹp hài hoà cân đối ( số câu chữ bố cục ) âm thanh nhạc điệu trầm bổng ( vần luật bằng trắc )</w:t>
            </w: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 xml:space="preserve">- Hạn chế: </w:t>
            </w:r>
            <w:r w:rsidRPr="00365D26">
              <w:rPr>
                <w:rFonts w:ascii="Times New Roman" w:hAnsi="Times New Roman"/>
                <w:szCs w:val="28"/>
              </w:rPr>
              <w:t>Vì niêm luật chặt chẽ nên việc diễn tả cảm xúc gò bó vì bị ràng buộc không được tự do như thơ  tự do.</w:t>
            </w:r>
          </w:p>
          <w:p w:rsidR="00365D26" w:rsidRPr="00365D26" w:rsidRDefault="00365D26" w:rsidP="00365D26">
            <w:pPr>
              <w:jc w:val="both"/>
              <w:rPr>
                <w:rFonts w:ascii="Times New Roman" w:hAnsi="Times New Roman"/>
                <w:szCs w:val="28"/>
              </w:rPr>
            </w:pPr>
            <w:r w:rsidRPr="00365D26">
              <w:rPr>
                <w:rFonts w:ascii="Times New Roman" w:hAnsi="Times New Roman"/>
                <w:b/>
                <w:bCs/>
                <w:szCs w:val="28"/>
              </w:rPr>
              <w:t>c. Kết bài:</w:t>
            </w:r>
            <w:r w:rsidRPr="00365D26">
              <w:rPr>
                <w:rFonts w:ascii="Times New Roman" w:hAnsi="Times New Roman"/>
                <w:szCs w:val="28"/>
                <w:u w:val="single"/>
              </w:rPr>
              <w:t xml:space="preserve"> </w:t>
            </w:r>
            <w:r w:rsidRPr="00365D26">
              <w:rPr>
                <w:rFonts w:ascii="Times New Roman" w:hAnsi="Times New Roman"/>
                <w:szCs w:val="28"/>
              </w:rPr>
              <w:t>Vai trò của thể thơ TNBC từ xưa tới nay.</w:t>
            </w:r>
          </w:p>
          <w:p w:rsidR="00365D26" w:rsidRPr="00365D26" w:rsidRDefault="00365D26" w:rsidP="00365D26">
            <w:pPr>
              <w:jc w:val="both"/>
              <w:rPr>
                <w:rFonts w:ascii="Times New Roman" w:hAnsi="Times New Roman"/>
                <w:szCs w:val="28"/>
              </w:rPr>
            </w:pPr>
            <w:r w:rsidRPr="00365D26">
              <w:rPr>
                <w:rFonts w:ascii="Times New Roman" w:hAnsi="Times New Roman"/>
                <w:szCs w:val="28"/>
              </w:rPr>
              <w:t>- Đây là thể thơ quan trọng có nhiều tác phẩm có giá trị được làm theo thể thơ này. Và cho đến nay nó vẫn được ưu chuộng.</w:t>
            </w:r>
          </w:p>
          <w:p w:rsidR="00365D26" w:rsidRPr="00365D26" w:rsidRDefault="00365D26" w:rsidP="00365D26">
            <w:pPr>
              <w:spacing w:line="480" w:lineRule="auto"/>
              <w:jc w:val="both"/>
              <w:rPr>
                <w:rFonts w:ascii="Times New Roman" w:hAnsi="Times New Roman"/>
                <w:szCs w:val="28"/>
              </w:rPr>
            </w:pPr>
            <w:r w:rsidRPr="00365D26">
              <w:rPr>
                <w:rFonts w:ascii="Times New Roman" w:hAnsi="Times New Roman"/>
                <w:i/>
                <w:szCs w:val="28"/>
                <w:u w:val="single"/>
              </w:rPr>
              <w:t>3. Ghi nhớ: ( SGK</w:t>
            </w:r>
            <w:r w:rsidRPr="00365D26">
              <w:rPr>
                <w:rFonts w:ascii="Times New Roman" w:hAnsi="Times New Roman"/>
                <w:szCs w:val="28"/>
              </w:rPr>
              <w:t xml:space="preserve"> )</w:t>
            </w:r>
          </w:p>
          <w:p w:rsidR="00365D26" w:rsidRPr="00365D26" w:rsidRDefault="00365D26" w:rsidP="00365D26">
            <w:pPr>
              <w:rPr>
                <w:rFonts w:ascii="Times New Roman" w:hAnsi="Times New Roman"/>
              </w:rPr>
            </w:pPr>
          </w:p>
        </w:tc>
      </w:tr>
    </w:tbl>
    <w:p w:rsidR="00365D26" w:rsidRPr="00365D26" w:rsidRDefault="00365D26" w:rsidP="00365D26">
      <w:pPr>
        <w:tabs>
          <w:tab w:val="left" w:pos="60"/>
        </w:tabs>
        <w:jc w:val="both"/>
        <w:rPr>
          <w:rFonts w:ascii="Times New Roman" w:hAnsi="Times New Roman"/>
          <w:b/>
          <w:szCs w:val="28"/>
        </w:rPr>
      </w:pP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w:t>
      </w:r>
      <w:r w:rsidR="00B70F2F">
        <w:rPr>
          <w:rFonts w:ascii="Times New Roman" w:hAnsi="Times New Roman"/>
          <w:b/>
          <w:szCs w:val="28"/>
        </w:rPr>
        <w:t>3</w:t>
      </w:r>
      <w:r w:rsidRPr="00365D26">
        <w:rPr>
          <w:rFonts w:ascii="Times New Roman" w:hAnsi="Times New Roman"/>
          <w:b/>
          <w:szCs w:val="28"/>
        </w:rPr>
        <w:t xml:space="preserve">: </w:t>
      </w:r>
      <w:r w:rsidRPr="00365D26">
        <w:rPr>
          <w:rFonts w:ascii="Times New Roman" w:hAnsi="Times New Roman"/>
          <w:szCs w:val="28"/>
        </w:rPr>
        <w:t>Hướng dẫn học sinh luyện tập</w:t>
      </w:r>
    </w:p>
    <w:p w:rsidR="00365D26" w:rsidRPr="00365D26" w:rsidRDefault="00365D26" w:rsidP="00365D26">
      <w:pPr>
        <w:rPr>
          <w:rFonts w:ascii="Times New Roman" w:hAnsi="Times New Roman"/>
          <w:szCs w:val="28"/>
          <w:lang w:val="nl-NL"/>
        </w:rPr>
      </w:pPr>
      <w:r w:rsidRPr="00365D26">
        <w:rPr>
          <w:rFonts w:ascii="Times New Roman" w:hAnsi="Times New Roman"/>
          <w:b/>
          <w:szCs w:val="28"/>
        </w:rPr>
        <w:t>+ Mục ti</w:t>
      </w:r>
      <w:r w:rsidR="00B70F2F">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Vận dụng những kiến th</w:t>
      </w:r>
      <w:r w:rsidR="00B70F2F">
        <w:rPr>
          <w:rFonts w:ascii="Times New Roman" w:hAnsi="Times New Roman"/>
          <w:szCs w:val="28"/>
        </w:rPr>
        <w:t>ức vừa học vào cỏc dạng bài tập,</w:t>
      </w:r>
      <w:r w:rsidRPr="00365D26">
        <w:rPr>
          <w:rFonts w:ascii="Times New Roman" w:hAnsi="Times New Roman"/>
          <w:szCs w:val="28"/>
          <w:lang w:val="nl-NL"/>
        </w:rPr>
        <w:t xml:space="preserve"> rèn luyện năng lực quan sát, nhận thức, dùng kết quả quan sát mà làm                                                                             bài thuyết minh.</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lastRenderedPageBreak/>
        <w:t xml:space="preserve">+ Phương pháp: </w:t>
      </w:r>
      <w:r w:rsidRPr="00365D26">
        <w:rPr>
          <w:rFonts w:ascii="Times New Roman" w:hAnsi="Times New Roman"/>
          <w:szCs w:val="28"/>
        </w:rPr>
        <w:t>thuyết tr</w:t>
      </w:r>
      <w:r w:rsidR="00B70F2F">
        <w:rPr>
          <w:rFonts w:ascii="Times New Roman" w:hAnsi="Times New Roman"/>
          <w:szCs w:val="28"/>
        </w:rPr>
        <w:t>ì</w:t>
      </w:r>
      <w:r w:rsidRPr="00365D26">
        <w:rPr>
          <w:rFonts w:ascii="Times New Roman" w:hAnsi="Times New Roman"/>
          <w:szCs w:val="28"/>
        </w:rPr>
        <w:t>nh</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H</w:t>
      </w:r>
      <w:r w:rsidR="00B70F2F">
        <w:rPr>
          <w:rFonts w:ascii="Times New Roman" w:hAnsi="Times New Roman"/>
          <w:b/>
          <w:szCs w:val="28"/>
        </w:rPr>
        <w:t>ì</w:t>
      </w:r>
      <w:r w:rsidRPr="00365D26">
        <w:rPr>
          <w:rFonts w:ascii="Times New Roman" w:hAnsi="Times New Roman"/>
          <w:b/>
          <w:szCs w:val="28"/>
        </w:rPr>
        <w:t xml:space="preserve">nh thức tổ chức dạy học: </w:t>
      </w:r>
      <w:r w:rsidR="00B70F2F">
        <w:rPr>
          <w:rFonts w:ascii="Times New Roman" w:hAnsi="Times New Roman"/>
          <w:szCs w:val="28"/>
        </w:rPr>
        <w:t>cá nhân</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20 ph</w:t>
      </w:r>
      <w:r w:rsidR="00B70F2F">
        <w:rPr>
          <w:rFonts w:ascii="Times New Roman" w:hAnsi="Times New Roman"/>
          <w:szCs w:val="28"/>
        </w:rPr>
        <w:t>ú</w:t>
      </w:r>
      <w:r w:rsidRPr="00365D26">
        <w:rPr>
          <w:rFonts w:ascii="Times New Roman" w:hAnsi="Times New Roman"/>
          <w:szCs w:val="28"/>
        </w:rPr>
        <w:t>t</w:t>
      </w:r>
    </w:p>
    <w:p w:rsidR="00365D26" w:rsidRPr="00365D26" w:rsidRDefault="00365D26" w:rsidP="00365D26">
      <w:pPr>
        <w:rPr>
          <w:rFonts w:ascii="Times New Roman" w:hAnsi="Times New Roman"/>
        </w:rPr>
      </w:pP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894"/>
      </w:tblGrid>
      <w:tr w:rsidR="00365D26" w:rsidRPr="00365D26" w:rsidTr="00B70F2F">
        <w:tc>
          <w:tcPr>
            <w:tcW w:w="3192" w:type="dxa"/>
          </w:tcPr>
          <w:p w:rsidR="00365D26" w:rsidRPr="00365D26" w:rsidRDefault="00365D26" w:rsidP="00B70F2F">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sidR="00B70F2F">
              <w:rPr>
                <w:rFonts w:ascii="Times New Roman" w:hAnsi="Times New Roman"/>
                <w:b/>
                <w:kern w:val="1"/>
                <w:szCs w:val="28"/>
              </w:rPr>
              <w:t>giáo viên</w:t>
            </w:r>
          </w:p>
        </w:tc>
        <w:tc>
          <w:tcPr>
            <w:tcW w:w="3192"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894" w:type="dxa"/>
          </w:tcPr>
          <w:p w:rsidR="00365D26" w:rsidRPr="00365D26" w:rsidRDefault="00365D26" w:rsidP="00365D26">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65D26" w:rsidRPr="00365D26" w:rsidTr="00B70F2F">
        <w:tc>
          <w:tcPr>
            <w:tcW w:w="3192" w:type="dxa"/>
          </w:tcPr>
          <w:p w:rsidR="00365D26" w:rsidRPr="00365D26" w:rsidRDefault="00365D26" w:rsidP="00365D26">
            <w:pPr>
              <w:jc w:val="both"/>
              <w:rPr>
                <w:rFonts w:ascii="Times New Roman" w:hAnsi="Times New Roman"/>
                <w:szCs w:val="28"/>
              </w:rPr>
            </w:pPr>
          </w:p>
          <w:p w:rsidR="00365D26" w:rsidRPr="00365D26" w:rsidRDefault="00365D26" w:rsidP="00365D26">
            <w:pPr>
              <w:jc w:val="both"/>
              <w:rPr>
                <w:rFonts w:ascii="Times New Roman" w:hAnsi="Times New Roman"/>
                <w:szCs w:val="28"/>
              </w:rPr>
            </w:pPr>
          </w:p>
          <w:p w:rsidR="00365D26" w:rsidRPr="00365D26" w:rsidRDefault="00365D26" w:rsidP="00365D26">
            <w:pPr>
              <w:rPr>
                <w:rFonts w:ascii="Times New Roman" w:hAnsi="Times New Roman"/>
              </w:rPr>
            </w:pPr>
            <w:r w:rsidRPr="00365D26">
              <w:rPr>
                <w:rFonts w:ascii="Times New Roman" w:hAnsi="Times New Roman"/>
                <w:b/>
                <w:i/>
                <w:szCs w:val="28"/>
              </w:rPr>
              <w:t xml:space="preserve">  </w:t>
            </w:r>
            <w:r w:rsidRPr="00365D26">
              <w:rPr>
                <w:rFonts w:ascii="Times New Roman" w:hAnsi="Times New Roman"/>
                <w:b/>
                <w:i/>
                <w:szCs w:val="28"/>
                <w:lang w:val="nl-NL"/>
              </w:rPr>
              <w:t>? Nêu yêu cầu của bài tập ?</w:t>
            </w:r>
          </w:p>
        </w:tc>
        <w:tc>
          <w:tcPr>
            <w:tcW w:w="3192" w:type="dxa"/>
          </w:tcPr>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rPr>
            </w:pPr>
          </w:p>
          <w:p w:rsidR="00365D26" w:rsidRPr="00365D26" w:rsidRDefault="00365D26" w:rsidP="00365D26">
            <w:pPr>
              <w:rPr>
                <w:rFonts w:ascii="Arial" w:hAnsi="Arial" w:cs="Arial"/>
              </w:rPr>
            </w:pPr>
            <w:r w:rsidRPr="00365D26">
              <w:rPr>
                <w:rFonts w:ascii="Times New Roman" w:hAnsi="Times New Roman"/>
              </w:rPr>
              <w:t>- Hs trả lời</w:t>
            </w:r>
          </w:p>
        </w:tc>
        <w:tc>
          <w:tcPr>
            <w:tcW w:w="3894" w:type="dxa"/>
          </w:tcPr>
          <w:p w:rsidR="00365D26" w:rsidRPr="00365D26" w:rsidRDefault="00365D26" w:rsidP="00365D26">
            <w:pPr>
              <w:keepNext/>
              <w:keepLines/>
              <w:jc w:val="both"/>
              <w:outlineLvl w:val="5"/>
              <w:rPr>
                <w:rFonts w:ascii="Times New Roman" w:eastAsiaTheme="majorEastAsia" w:hAnsi="Times New Roman"/>
                <w:iCs/>
                <w:color w:val="243F60" w:themeColor="accent1" w:themeShade="7F"/>
                <w:szCs w:val="28"/>
              </w:rPr>
            </w:pPr>
            <w:r w:rsidRPr="00365D26">
              <w:rPr>
                <w:rFonts w:asciiTheme="majorHAnsi" w:eastAsiaTheme="majorEastAsia" w:hAnsiTheme="majorHAnsi"/>
                <w:iCs/>
                <w:color w:val="243F60" w:themeColor="accent1" w:themeShade="7F"/>
                <w:szCs w:val="28"/>
              </w:rPr>
              <w:t xml:space="preserve">II. </w:t>
            </w:r>
            <w:r w:rsidRPr="00365D26">
              <w:rPr>
                <w:rFonts w:ascii="Times New Roman" w:eastAsiaTheme="majorEastAsia" w:hAnsi="Times New Roman"/>
                <w:iCs/>
                <w:color w:val="243F60" w:themeColor="accent1" w:themeShade="7F"/>
                <w:szCs w:val="28"/>
              </w:rPr>
              <w:t>Luyện tập:</w:t>
            </w:r>
          </w:p>
          <w:p w:rsidR="00365D26" w:rsidRPr="00365D26" w:rsidRDefault="00365D26" w:rsidP="00365D26">
            <w:pPr>
              <w:jc w:val="both"/>
              <w:rPr>
                <w:rFonts w:ascii="Times New Roman" w:hAnsi="Times New Roman"/>
                <w:szCs w:val="28"/>
              </w:rPr>
            </w:pPr>
            <w:r w:rsidRPr="00365D26">
              <w:rPr>
                <w:rFonts w:ascii="Times New Roman" w:hAnsi="Times New Roman"/>
                <w:b/>
                <w:bCs/>
                <w:i/>
                <w:szCs w:val="28"/>
                <w:u w:val="single"/>
              </w:rPr>
              <w:t>1. Bài tập 1</w:t>
            </w:r>
            <w:r w:rsidRPr="00365D26">
              <w:rPr>
                <w:rFonts w:ascii="Times New Roman" w:hAnsi="Times New Roman"/>
                <w:i/>
                <w:szCs w:val="28"/>
              </w:rPr>
              <w:t>:</w:t>
            </w:r>
            <w:r w:rsidRPr="00365D26">
              <w:rPr>
                <w:rFonts w:ascii="Times New Roman" w:hAnsi="Times New Roman"/>
                <w:szCs w:val="28"/>
              </w:rPr>
              <w:t xml:space="preserve"> Hãy thuyết minh đăck điểm chính của truyện ngắn trên cơ sở các truyện ngắn đã học: Tôi đi học, Lão Hạc, Chiếc lá cuối cùng.</w:t>
            </w:r>
          </w:p>
          <w:p w:rsidR="00365D26" w:rsidRPr="00365D26" w:rsidRDefault="00365D26" w:rsidP="00365D26">
            <w:pPr>
              <w:jc w:val="both"/>
              <w:rPr>
                <w:rFonts w:ascii="Times New Roman" w:hAnsi="Times New Roman"/>
                <w:szCs w:val="28"/>
              </w:rPr>
            </w:pPr>
            <w:r w:rsidRPr="00365D26">
              <w:rPr>
                <w:rFonts w:ascii="Times New Roman" w:hAnsi="Times New Roman"/>
                <w:szCs w:val="28"/>
              </w:rPr>
              <w:t>* Định nghĩa về truyện ngắn.</w:t>
            </w:r>
          </w:p>
          <w:p w:rsidR="00365D26" w:rsidRPr="00365D26" w:rsidRDefault="00365D26" w:rsidP="00365D26">
            <w:pPr>
              <w:jc w:val="both"/>
              <w:rPr>
                <w:rFonts w:ascii="Times New Roman" w:hAnsi="Times New Roman"/>
                <w:szCs w:val="28"/>
              </w:rPr>
            </w:pPr>
            <w:r w:rsidRPr="00365D26">
              <w:rPr>
                <w:rFonts w:ascii="Times New Roman" w:hAnsi="Times New Roman"/>
                <w:szCs w:val="28"/>
              </w:rPr>
              <w:t>* Giới thiệu về các yếu tố của truyện ngắn.</w:t>
            </w:r>
          </w:p>
          <w:p w:rsidR="00365D26" w:rsidRPr="00365D26" w:rsidRDefault="00365D26" w:rsidP="00365D26">
            <w:pPr>
              <w:jc w:val="both"/>
              <w:rPr>
                <w:rFonts w:ascii="Times New Roman" w:hAnsi="Times New Roman"/>
                <w:szCs w:val="28"/>
              </w:rPr>
            </w:pPr>
            <w:r w:rsidRPr="00365D26">
              <w:rPr>
                <w:rFonts w:ascii="Times New Roman" w:hAnsi="Times New Roman"/>
                <w:szCs w:val="28"/>
              </w:rPr>
              <w:t>+ Tự sự: Là yếu tố chính quyết định cho sự tồn tại của một truyện ngắn.</w:t>
            </w:r>
          </w:p>
          <w:p w:rsidR="00365D26" w:rsidRPr="00365D26" w:rsidRDefault="00365D26" w:rsidP="00365D26">
            <w:pPr>
              <w:jc w:val="both"/>
              <w:rPr>
                <w:rFonts w:ascii="Times New Roman" w:hAnsi="Times New Roman"/>
                <w:szCs w:val="28"/>
              </w:rPr>
            </w:pPr>
            <w:r w:rsidRPr="00365D26">
              <w:rPr>
                <w:rFonts w:ascii="Times New Roman" w:hAnsi="Times New Roman"/>
                <w:szCs w:val="28"/>
              </w:rPr>
              <w:t>Sự việc chính, nhân vật chính:</w:t>
            </w:r>
          </w:p>
          <w:p w:rsidR="00365D26" w:rsidRPr="00365D26" w:rsidRDefault="00365D26" w:rsidP="00365D26">
            <w:pPr>
              <w:jc w:val="both"/>
              <w:rPr>
                <w:rFonts w:ascii="Times New Roman" w:hAnsi="Times New Roman"/>
                <w:szCs w:val="28"/>
              </w:rPr>
            </w:pPr>
            <w:r w:rsidRPr="00365D26">
              <w:rPr>
                <w:rFonts w:ascii="Times New Roman" w:hAnsi="Times New Roman"/>
                <w:szCs w:val="28"/>
              </w:rPr>
              <w:t>- VD: Sự việc chính:Lão Hạc giữ tài sản cho con trai bằng mọi giá.</w:t>
            </w:r>
          </w:p>
          <w:p w:rsidR="00365D26" w:rsidRPr="00365D26" w:rsidRDefault="00365D26" w:rsidP="00365D26">
            <w:pPr>
              <w:jc w:val="both"/>
              <w:rPr>
                <w:rFonts w:ascii="Times New Roman" w:hAnsi="Times New Roman"/>
                <w:szCs w:val="28"/>
              </w:rPr>
            </w:pPr>
            <w:r w:rsidRPr="00365D26">
              <w:rPr>
                <w:rFonts w:ascii="Times New Roman" w:hAnsi="Times New Roman"/>
                <w:szCs w:val="28"/>
              </w:rPr>
              <w:t>Nhân vật chính: Lão Hạc.</w:t>
            </w:r>
          </w:p>
          <w:p w:rsidR="00365D26" w:rsidRPr="00365D26" w:rsidRDefault="00365D26" w:rsidP="00365D26">
            <w:pPr>
              <w:jc w:val="both"/>
              <w:rPr>
                <w:rFonts w:ascii="Times New Roman" w:hAnsi="Times New Roman"/>
                <w:szCs w:val="28"/>
              </w:rPr>
            </w:pPr>
            <w:r w:rsidRPr="00365D26">
              <w:rPr>
                <w:rFonts w:ascii="Times New Roman" w:hAnsi="Times New Roman"/>
                <w:szCs w:val="28"/>
              </w:rPr>
              <w:t>Ngoài ra còn có sự việc phụ, nhân vật phụ:</w:t>
            </w:r>
          </w:p>
          <w:p w:rsidR="00365D26" w:rsidRPr="00365D26" w:rsidRDefault="00365D26" w:rsidP="00365D26">
            <w:pPr>
              <w:jc w:val="both"/>
              <w:rPr>
                <w:rFonts w:ascii="Times New Roman" w:hAnsi="Times New Roman"/>
                <w:szCs w:val="28"/>
              </w:rPr>
            </w:pPr>
            <w:r w:rsidRPr="00365D26">
              <w:rPr>
                <w:rFonts w:ascii="Times New Roman" w:hAnsi="Times New Roman"/>
                <w:szCs w:val="28"/>
              </w:rPr>
              <w:t>VD: Con trai Lão bỏ đi, lão làm bạn với con vàng, bán con vàng, đối thoại với ông Giáo, xin Binh Tư bả chó</w:t>
            </w:r>
          </w:p>
          <w:p w:rsidR="00365D26" w:rsidRPr="00365D26" w:rsidRDefault="00365D26" w:rsidP="00365D26">
            <w:pPr>
              <w:jc w:val="both"/>
              <w:rPr>
                <w:rFonts w:ascii="Times New Roman" w:hAnsi="Times New Roman"/>
                <w:szCs w:val="28"/>
              </w:rPr>
            </w:pPr>
            <w:r w:rsidRPr="00365D26">
              <w:rPr>
                <w:rFonts w:ascii="Times New Roman" w:hAnsi="Times New Roman"/>
                <w:szCs w:val="28"/>
              </w:rPr>
              <w:t>Nhân vật phụ: Ông Giáo, con vàng, Binh Tư, vợ Ông Giáo.</w:t>
            </w:r>
          </w:p>
          <w:p w:rsidR="00365D26" w:rsidRPr="00365D26" w:rsidRDefault="00365D26" w:rsidP="00365D26">
            <w:pPr>
              <w:jc w:val="both"/>
              <w:rPr>
                <w:rFonts w:ascii="Times New Roman" w:hAnsi="Times New Roman"/>
                <w:szCs w:val="28"/>
              </w:rPr>
            </w:pPr>
            <w:r w:rsidRPr="00365D26">
              <w:rPr>
                <w:rFonts w:ascii="Times New Roman" w:hAnsi="Times New Roman"/>
                <w:szCs w:val="28"/>
              </w:rPr>
              <w:t>+ Miêu tả, biểu cảm, đánh giá là yếu tố bổ trợ, giúp cho truyện ngắn sinh động hấp dẫn. Thường đan xen vào các yếu tố tự sự</w:t>
            </w:r>
          </w:p>
          <w:p w:rsidR="00365D26" w:rsidRPr="00365D26" w:rsidRDefault="00365D26" w:rsidP="00365D26">
            <w:pPr>
              <w:jc w:val="both"/>
              <w:rPr>
                <w:rFonts w:ascii="Times New Roman" w:hAnsi="Times New Roman"/>
                <w:szCs w:val="28"/>
              </w:rPr>
            </w:pPr>
            <w:r w:rsidRPr="00365D26">
              <w:rPr>
                <w:rFonts w:ascii="Times New Roman" w:hAnsi="Times New Roman"/>
                <w:szCs w:val="28"/>
              </w:rPr>
              <w:t>- Bố cục lời văn chi tiết: Lời văn trong sáng giàu hình ảnh, chi tiết bất ngờ độc đáo.</w:t>
            </w:r>
          </w:p>
          <w:p w:rsidR="00365D26" w:rsidRPr="00365D26" w:rsidRDefault="00365D26" w:rsidP="00365D26">
            <w:pPr>
              <w:rPr>
                <w:rFonts w:ascii="Times New Roman" w:hAnsi="Times New Roman"/>
              </w:rPr>
            </w:pPr>
            <w:r w:rsidRPr="00365D26">
              <w:rPr>
                <w:rFonts w:ascii="Times New Roman" w:hAnsi="Times New Roman"/>
                <w:szCs w:val="28"/>
              </w:rPr>
              <w:t>* Kết bài: Thành công và đóng góp của tác giả, cảm nhận chung.</w:t>
            </w:r>
          </w:p>
        </w:tc>
      </w:tr>
    </w:tbl>
    <w:p w:rsidR="00B70F2F" w:rsidRDefault="00B70F2F" w:rsidP="00B70F2F">
      <w:pPr>
        <w:rPr>
          <w:rFonts w:ascii="Times New Roman" w:hAnsi="Times New Roman"/>
          <w:b/>
          <w:bCs/>
          <w:szCs w:val="28"/>
        </w:rPr>
      </w:pPr>
      <w:r>
        <w:rPr>
          <w:rFonts w:ascii="Times New Roman" w:hAnsi="Times New Roman"/>
          <w:b/>
          <w:bCs/>
          <w:szCs w:val="28"/>
        </w:rPr>
        <w:t>HOẠT ĐỘNG 4: CỦNG CỐ, VẬN DỤNG</w:t>
      </w:r>
    </w:p>
    <w:p w:rsidR="00365D26" w:rsidRPr="00365D26" w:rsidRDefault="00365D26" w:rsidP="00365D26">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Cs/>
          <w:szCs w:val="28"/>
        </w:rPr>
        <w:br/>
      </w:r>
      <w:r w:rsidRPr="00365D26">
        <w:rPr>
          <w:rFonts w:ascii="Times New Roman" w:hAnsi="Times New Roman"/>
          <w:b/>
          <w:bCs/>
          <w:szCs w:val="28"/>
        </w:rPr>
        <w:t>Hoạt động tiếp nối:</w:t>
      </w:r>
    </w:p>
    <w:p w:rsidR="00365D26" w:rsidRPr="00365D26" w:rsidRDefault="00B70F2F" w:rsidP="00365D26">
      <w:pPr>
        <w:rPr>
          <w:rFonts w:ascii="Times New Roman" w:hAnsi="Times New Roman"/>
          <w:szCs w:val="28"/>
        </w:rPr>
      </w:pPr>
      <w:r w:rsidRPr="00B70F2F">
        <w:rPr>
          <w:rFonts w:ascii="Times New Roman" w:hAnsi="Times New Roman"/>
          <w:b/>
          <w:bCs/>
          <w:i/>
          <w:szCs w:val="28"/>
        </w:rPr>
        <w:t>-</w:t>
      </w:r>
      <w:r w:rsidR="00365D26" w:rsidRPr="00B70F2F">
        <w:rPr>
          <w:rFonts w:ascii="Times New Roman" w:hAnsi="Times New Roman"/>
          <w:b/>
          <w:bCs/>
          <w:i/>
          <w:szCs w:val="28"/>
        </w:rPr>
        <w:t xml:space="preserve"> </w:t>
      </w:r>
      <w:r w:rsidR="00365D26" w:rsidRPr="00365D26">
        <w:rPr>
          <w:rFonts w:ascii="Times New Roman" w:hAnsi="Times New Roman"/>
          <w:szCs w:val="28"/>
        </w:rPr>
        <w:t>Hướng dẫn học ở nhà.</w:t>
      </w:r>
    </w:p>
    <w:p w:rsidR="00143EE3" w:rsidRPr="00143EE3" w:rsidRDefault="00365D26" w:rsidP="00365D26">
      <w:pPr>
        <w:rPr>
          <w:rFonts w:ascii="Times New Roman" w:hAnsi="Times New Roman"/>
          <w:szCs w:val="28"/>
        </w:rPr>
      </w:pPr>
      <w:r w:rsidRPr="00365D26">
        <w:rPr>
          <w:rFonts w:ascii="Times New Roman" w:hAnsi="Times New Roman"/>
          <w:szCs w:val="28"/>
        </w:rPr>
        <w:t>- ôn phương pháp làm văn thuyết min</w:t>
      </w:r>
      <w:r w:rsidR="00143EE3">
        <w:rPr>
          <w:rFonts w:ascii="Times New Roman" w:hAnsi="Times New Roman"/>
          <w:szCs w:val="28"/>
        </w:rPr>
        <w:t>h vận dụng làm bài tập còn lại</w:t>
      </w:r>
    </w:p>
    <w:p w:rsidR="00365D26" w:rsidRPr="00365D26" w:rsidRDefault="00365D26" w:rsidP="00365D26">
      <w:pPr>
        <w:rPr>
          <w:rFonts w:ascii="Times New Roman" w:hAnsi="Times New Roman"/>
          <w:b/>
          <w:szCs w:val="28"/>
        </w:rPr>
      </w:pPr>
    </w:p>
    <w:p w:rsidR="00365D26" w:rsidRPr="00365D26" w:rsidRDefault="00365D26" w:rsidP="00365D26">
      <w:pPr>
        <w:rPr>
          <w:rFonts w:ascii="Times New Roman" w:hAnsi="Times New Roman"/>
          <w:b/>
          <w:szCs w:val="28"/>
        </w:rPr>
      </w:pPr>
    </w:p>
    <w:p w:rsidR="00365D26" w:rsidRPr="00AA1DB1" w:rsidRDefault="00AA1DB1" w:rsidP="00365D26">
      <w:pPr>
        <w:rPr>
          <w:rFonts w:ascii="Times New Roman" w:hAnsi="Times New Roman"/>
          <w:b/>
        </w:rPr>
      </w:pPr>
      <w:r w:rsidRPr="00AA1DB1">
        <w:rPr>
          <w:rFonts w:ascii="Times New Roman" w:hAnsi="Times New Roman"/>
          <w:b/>
        </w:rPr>
        <w:t>Tiết 63-64:</w:t>
      </w:r>
    </w:p>
    <w:p w:rsidR="00AA1DB1" w:rsidRPr="00AA1DB1" w:rsidRDefault="00AA1DB1" w:rsidP="00AA1DB1">
      <w:pPr>
        <w:jc w:val="center"/>
        <w:rPr>
          <w:rFonts w:ascii="Times New Roman" w:hAnsi="Times New Roman"/>
          <w:b/>
          <w:i/>
          <w:sz w:val="52"/>
          <w:szCs w:val="52"/>
        </w:rPr>
      </w:pPr>
      <w:r w:rsidRPr="00AA1DB1">
        <w:rPr>
          <w:rFonts w:ascii="Times New Roman" w:hAnsi="Times New Roman"/>
          <w:b/>
          <w:i/>
          <w:sz w:val="52"/>
          <w:szCs w:val="52"/>
        </w:rPr>
        <w:t>Ôn tập tổng hợp</w:t>
      </w:r>
    </w:p>
    <w:p w:rsidR="00365D26" w:rsidRDefault="00365D26" w:rsidP="00365D26">
      <w:pPr>
        <w:rPr>
          <w:rFonts w:ascii="Times New Roman" w:hAnsi="Times New Roman"/>
          <w:i/>
          <w:sz w:val="52"/>
          <w:szCs w:val="52"/>
        </w:rPr>
      </w:pPr>
    </w:p>
    <w:p w:rsidR="005C2A43" w:rsidRPr="00365D26" w:rsidRDefault="005C2A43" w:rsidP="005C2A43">
      <w:pPr>
        <w:rPr>
          <w:rFonts w:ascii="Times New Roman" w:hAnsi="Times New Roman"/>
          <w:i/>
          <w:szCs w:val="28"/>
        </w:rPr>
      </w:pPr>
      <w:r w:rsidRPr="00143EE3">
        <w:rPr>
          <w:rFonts w:ascii="Times New Roman" w:hAnsi="Times New Roman"/>
          <w:b/>
          <w:szCs w:val="28"/>
        </w:rPr>
        <w:t>I</w:t>
      </w:r>
      <w:r w:rsidRPr="00365D26">
        <w:rPr>
          <w:rFonts w:ascii="Times New Roman" w:hAnsi="Times New Roman"/>
          <w:b/>
          <w:szCs w:val="28"/>
        </w:rPr>
        <w:t>.</w:t>
      </w:r>
      <w:r>
        <w:rPr>
          <w:rFonts w:ascii="Times New Roman" w:hAnsi="Times New Roman"/>
          <w:b/>
          <w:szCs w:val="28"/>
        </w:rPr>
        <w:t xml:space="preserve"> Mục tiê</w:t>
      </w:r>
      <w:r w:rsidRPr="00365D26">
        <w:rPr>
          <w:rFonts w:ascii="Times New Roman" w:hAnsi="Times New Roman"/>
          <w:b/>
          <w:szCs w:val="28"/>
        </w:rPr>
        <w:t>u bài học:</w:t>
      </w:r>
    </w:p>
    <w:p w:rsidR="005C2A43" w:rsidRPr="005C2A43" w:rsidRDefault="005C2A43" w:rsidP="005C2A43">
      <w:pPr>
        <w:rPr>
          <w:rFonts w:ascii="Times New Roman" w:hAnsi="Times New Roman"/>
          <w:b/>
          <w:szCs w:val="28"/>
        </w:rPr>
      </w:pPr>
      <w:r w:rsidRPr="00365D26">
        <w:rPr>
          <w:rFonts w:ascii="Times New Roman" w:hAnsi="Times New Roman"/>
          <w:b/>
          <w:szCs w:val="28"/>
        </w:rPr>
        <w:t xml:space="preserve">   1. Về kiến t</w:t>
      </w:r>
      <w:r>
        <w:rPr>
          <w:rFonts w:ascii="Times New Roman" w:hAnsi="Times New Roman"/>
          <w:b/>
          <w:szCs w:val="28"/>
        </w:rPr>
        <w:t xml:space="preserve">hức: </w:t>
      </w:r>
      <w:r>
        <w:rPr>
          <w:rFonts w:ascii="Times New Roman" w:hAnsi="Times New Roman"/>
          <w:szCs w:val="28"/>
        </w:rPr>
        <w:t>Nắm vững phần Văn bản, tập làm văn</w:t>
      </w:r>
      <w:r w:rsidRPr="00365D26">
        <w:rPr>
          <w:rFonts w:ascii="Times New Roman" w:hAnsi="Times New Roman"/>
          <w:szCs w:val="28"/>
        </w:rPr>
        <w:t>, ngữ pháp Tiếng việt ở học kì I.</w:t>
      </w:r>
    </w:p>
    <w:p w:rsidR="005C2A43" w:rsidRPr="00365D26" w:rsidRDefault="005C2A43" w:rsidP="005C2A43">
      <w:pPr>
        <w:rPr>
          <w:rFonts w:ascii="Times New Roman" w:hAnsi="Times New Roman"/>
          <w:szCs w:val="28"/>
        </w:rPr>
      </w:pPr>
      <w:r w:rsidRPr="00365D26">
        <w:rPr>
          <w:rFonts w:ascii="Times New Roman" w:hAnsi="Times New Roman"/>
          <w:szCs w:val="28"/>
        </w:rPr>
        <w:t xml:space="preserve">  </w:t>
      </w:r>
      <w:r>
        <w:rPr>
          <w:rFonts w:ascii="Times New Roman" w:hAnsi="Times New Roman"/>
          <w:szCs w:val="28"/>
        </w:rPr>
        <w:t xml:space="preserve"> </w:t>
      </w:r>
      <w:r w:rsidRPr="00365D26">
        <w:rPr>
          <w:rFonts w:ascii="Times New Roman" w:hAnsi="Times New Roman"/>
          <w:b/>
          <w:szCs w:val="28"/>
        </w:rPr>
        <w:t>2. Về kỹ năng:</w:t>
      </w:r>
      <w:r w:rsidRPr="00365D26">
        <w:rPr>
          <w:rFonts w:ascii="Times New Roman" w:hAnsi="Times New Roman"/>
          <w:szCs w:val="28"/>
        </w:rPr>
        <w:t xml:space="preserve"> Rèn luyện kỹ năng sử dụng tiếng việt trong giao tiếp.</w:t>
      </w:r>
    </w:p>
    <w:p w:rsidR="005C2A43" w:rsidRPr="00365D26" w:rsidRDefault="005C2A43" w:rsidP="005C2A43">
      <w:pPr>
        <w:rPr>
          <w:rFonts w:ascii="Times New Roman" w:hAnsi="Times New Roman"/>
          <w:szCs w:val="28"/>
        </w:rPr>
      </w:pPr>
      <w:r w:rsidRPr="00365D26">
        <w:rPr>
          <w:rFonts w:ascii="Times New Roman" w:hAnsi="Times New Roman"/>
          <w:b/>
          <w:szCs w:val="28"/>
        </w:rPr>
        <w:t xml:space="preserve">  </w:t>
      </w:r>
      <w:r>
        <w:rPr>
          <w:rFonts w:ascii="Times New Roman" w:hAnsi="Times New Roman"/>
          <w:b/>
          <w:szCs w:val="28"/>
        </w:rPr>
        <w:t xml:space="preserve"> </w:t>
      </w:r>
      <w:r w:rsidRPr="00365D26">
        <w:rPr>
          <w:rFonts w:ascii="Times New Roman" w:hAnsi="Times New Roman"/>
          <w:b/>
          <w:szCs w:val="28"/>
        </w:rPr>
        <w:t>3. Về thái độ:</w:t>
      </w:r>
      <w:r w:rsidRPr="00365D26">
        <w:rPr>
          <w:rFonts w:ascii="Times New Roman" w:hAnsi="Times New Roman"/>
          <w:szCs w:val="28"/>
        </w:rPr>
        <w:t xml:space="preserve"> Bồi dưỡng cho học sinh ý thức sử dụng tiếng Việt trong giao tiếp.</w:t>
      </w:r>
    </w:p>
    <w:p w:rsidR="005C2A43" w:rsidRPr="00365D26" w:rsidRDefault="005C2A43" w:rsidP="005C2A43">
      <w:pPr>
        <w:rPr>
          <w:rFonts w:ascii="Times New Roman" w:hAnsi="Times New Roman"/>
          <w:b/>
          <w:szCs w:val="28"/>
        </w:rPr>
      </w:pPr>
      <w:r w:rsidRPr="00365D26">
        <w:rPr>
          <w:rFonts w:ascii="Times New Roman" w:hAnsi="Times New Roman"/>
          <w:b/>
          <w:szCs w:val="28"/>
        </w:rPr>
        <w:t>II.Chuẩn bị:</w:t>
      </w:r>
    </w:p>
    <w:p w:rsidR="005C2A43" w:rsidRPr="00365D26" w:rsidRDefault="005C2A43" w:rsidP="005C2A43">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 xml:space="preserve">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Chuẩn b</w:t>
      </w:r>
      <w:r>
        <w:rPr>
          <w:rFonts w:ascii="Times New Roman" w:hAnsi="Times New Roman"/>
          <w:szCs w:val="28"/>
        </w:rPr>
        <w:t>ị nội dung lên lớp</w:t>
      </w:r>
      <w:r w:rsidRPr="00365D26">
        <w:rPr>
          <w:rFonts w:ascii="Times New Roman" w:hAnsi="Times New Roman"/>
          <w:szCs w:val="28"/>
        </w:rPr>
        <w:t>.</w:t>
      </w:r>
    </w:p>
    <w:p w:rsidR="005C2A43" w:rsidRPr="00365D26" w:rsidRDefault="005C2A43" w:rsidP="005C2A43">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xml:space="preserve"> Chuẩn bị bảng ôn tập theo mẫu.</w:t>
      </w:r>
    </w:p>
    <w:p w:rsidR="005C2A43" w:rsidRPr="00365D26" w:rsidRDefault="005C2A43" w:rsidP="005C2A43">
      <w:pPr>
        <w:rPr>
          <w:rFonts w:ascii="Times New Roman" w:hAnsi="Times New Roman"/>
          <w:b/>
          <w:i/>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r>
        <w:rPr>
          <w:rFonts w:ascii="Times New Roman" w:hAnsi="Times New Roman"/>
          <w:b/>
          <w:szCs w:val="28"/>
        </w:rPr>
        <w:br/>
        <w:t>IV.Tiến trì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KHỞI ĐỘNG</w:t>
      </w:r>
      <w:r w:rsidRPr="00365D26">
        <w:rPr>
          <w:rFonts w:ascii="Times New Roman" w:hAnsi="Times New Roman"/>
          <w:szCs w:val="28"/>
        </w:rPr>
        <w:br/>
      </w:r>
      <w:r>
        <w:rPr>
          <w:rFonts w:ascii="Times New Roman" w:hAnsi="Times New Roman"/>
          <w:b/>
          <w:szCs w:val="28"/>
        </w:rPr>
        <w:t xml:space="preserve">            </w:t>
      </w:r>
      <w:r w:rsidRPr="00365D26">
        <w:rPr>
          <w:rFonts w:ascii="Times New Roman" w:hAnsi="Times New Roman"/>
          <w:b/>
          <w:szCs w:val="28"/>
        </w:rPr>
        <w:t xml:space="preserve">Kiểm tra bài cũ: </w:t>
      </w:r>
      <w:r w:rsidRPr="00365D26">
        <w:rPr>
          <w:rFonts w:ascii="Times New Roman" w:hAnsi="Times New Roman"/>
          <w:b/>
          <w:i/>
          <w:szCs w:val="28"/>
        </w:rPr>
        <w:t xml:space="preserve">? </w:t>
      </w:r>
      <w:r w:rsidRPr="00365D26">
        <w:rPr>
          <w:rFonts w:ascii="Times New Roman" w:hAnsi="Times New Roman"/>
          <w:szCs w:val="28"/>
        </w:rPr>
        <w:t>GV kiểm tra kết quả chuẩn bị của hs.</w:t>
      </w:r>
      <w:r w:rsidRPr="00365D26">
        <w:rPr>
          <w:rFonts w:ascii="Times New Roman" w:hAnsi="Times New Roman"/>
          <w:b/>
          <w:szCs w:val="28"/>
        </w:rPr>
        <w:br/>
      </w:r>
      <w:r>
        <w:rPr>
          <w:rFonts w:ascii="Times New Roman" w:hAnsi="Times New Roman"/>
          <w:b/>
          <w:szCs w:val="28"/>
        </w:rPr>
        <w:t xml:space="preserve">           </w:t>
      </w:r>
      <w:r w:rsidRPr="00365D26">
        <w:rPr>
          <w:rFonts w:ascii="Times New Roman" w:hAnsi="Times New Roman"/>
          <w:b/>
          <w:szCs w:val="28"/>
        </w:rPr>
        <w:t>Giới thiệu và dạy bài học mới:</w:t>
      </w:r>
    </w:p>
    <w:p w:rsidR="005C2A43" w:rsidRPr="00365D26" w:rsidRDefault="005C2A43" w:rsidP="005C2A43">
      <w:pPr>
        <w:jc w:val="both"/>
        <w:rPr>
          <w:rFonts w:ascii="Times New Roman" w:hAnsi="Times New Roman"/>
          <w:szCs w:val="28"/>
        </w:rPr>
      </w:pPr>
      <w:r w:rsidRPr="00365D26">
        <w:rPr>
          <w:rFonts w:ascii="Times New Roman" w:hAnsi="Times New Roman"/>
          <w:b/>
          <w:bCs/>
          <w:szCs w:val="28"/>
        </w:rPr>
        <w:tab/>
      </w:r>
      <w:r w:rsidRPr="00365D26">
        <w:rPr>
          <w:rFonts w:ascii="Times New Roman" w:hAnsi="Times New Roman"/>
          <w:szCs w:val="28"/>
        </w:rPr>
        <w:t xml:space="preserve">- Các </w:t>
      </w:r>
      <w:r>
        <w:rPr>
          <w:rFonts w:ascii="Times New Roman" w:hAnsi="Times New Roman"/>
          <w:szCs w:val="28"/>
        </w:rPr>
        <w:t>em đã học phần văn bản, Tiếng Việt, tập làm văn để củng cố bài học một</w:t>
      </w:r>
      <w:r w:rsidRPr="00365D26">
        <w:rPr>
          <w:rFonts w:ascii="Times New Roman" w:hAnsi="Times New Roman"/>
          <w:szCs w:val="28"/>
        </w:rPr>
        <w:t xml:space="preserve"> cách có hệ thống. Chúng ta cùng tìm hiểu tiết học hôm nay.</w:t>
      </w:r>
    </w:p>
    <w:p w:rsidR="005C2A43" w:rsidRPr="00365D26" w:rsidRDefault="005C2A43" w:rsidP="005C2A43">
      <w:pPr>
        <w:tabs>
          <w:tab w:val="left" w:pos="60"/>
        </w:tabs>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 xml:space="preserve">Hướng dẫn học sinh </w:t>
      </w:r>
      <w:r>
        <w:rPr>
          <w:rFonts w:ascii="Times New Roman" w:hAnsi="Times New Roman"/>
          <w:szCs w:val="28"/>
        </w:rPr>
        <w:t>ôn</w:t>
      </w:r>
      <w:r w:rsidRPr="00365D26">
        <w:rPr>
          <w:rFonts w:ascii="Times New Roman" w:hAnsi="Times New Roman"/>
          <w:szCs w:val="28"/>
        </w:rPr>
        <w:t xml:space="preserve"> tập.</w:t>
      </w:r>
    </w:p>
    <w:p w:rsidR="005C2A43" w:rsidRPr="00365D26" w:rsidRDefault="005C2A43" w:rsidP="005C2A43">
      <w:pPr>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Pr>
          <w:rFonts w:ascii="Times New Roman" w:hAnsi="Times New Roman"/>
          <w:szCs w:val="28"/>
        </w:rPr>
        <w:t>Nắm vững kiến thức Văn</w:t>
      </w:r>
      <w:r w:rsidRPr="00365D26">
        <w:rPr>
          <w:rFonts w:ascii="Times New Roman" w:hAnsi="Times New Roman"/>
          <w:szCs w:val="28"/>
        </w:rPr>
        <w:t xml:space="preserve"> ở học kì I. R</w:t>
      </w:r>
      <w:r>
        <w:rPr>
          <w:rFonts w:ascii="Times New Roman" w:hAnsi="Times New Roman"/>
          <w:szCs w:val="28"/>
        </w:rPr>
        <w:t>èn luyện kỹ năng sử dụng tiếng V</w:t>
      </w:r>
      <w:r w:rsidRPr="00365D26">
        <w:rPr>
          <w:rFonts w:ascii="Times New Roman" w:hAnsi="Times New Roman"/>
          <w:szCs w:val="28"/>
        </w:rPr>
        <w:t>iệt trong giao tiếp. Bồi dưỡng cho học sinh ý thức sử dụng tiếng Việt trong giao tiếp.</w:t>
      </w:r>
    </w:p>
    <w:p w:rsidR="005C2A43" w:rsidRPr="00365D26" w:rsidRDefault="005C2A43" w:rsidP="005C2A43">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5C2A43" w:rsidRPr="00365D26" w:rsidRDefault="005C2A43" w:rsidP="005C2A43">
      <w:pPr>
        <w:tabs>
          <w:tab w:val="left" w:pos="60"/>
        </w:tabs>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5C2A43" w:rsidRPr="00365D26" w:rsidRDefault="005C2A43" w:rsidP="005C2A43">
      <w:pPr>
        <w:jc w:val="both"/>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40 ph</w:t>
      </w:r>
      <w:r>
        <w:rPr>
          <w:rFonts w:ascii="Times New Roman" w:hAnsi="Times New Roman"/>
          <w:szCs w:val="28"/>
        </w:rPr>
        <w:t>ú</w:t>
      </w:r>
      <w:r w:rsidRPr="00365D26">
        <w:rPr>
          <w:rFonts w:ascii="Times New Roman" w:hAnsi="Times New Roman"/>
          <w:szCs w:val="28"/>
        </w:rPr>
        <w:t>t</w:t>
      </w:r>
    </w:p>
    <w:p w:rsidR="005C2A43" w:rsidRPr="005C2A43" w:rsidRDefault="005C2A43" w:rsidP="005C2A43">
      <w:pPr>
        <w:spacing w:before="120" w:after="120"/>
        <w:rPr>
          <w:rFonts w:ascii="Times New Roman" w:hAnsi="Times New Roman"/>
          <w:sz w:val="26"/>
          <w:szCs w:val="26"/>
          <w:lang w:val="pt-BR"/>
        </w:rPr>
      </w:pPr>
      <w:r w:rsidRPr="005C2A43">
        <w:rPr>
          <w:rFonts w:ascii="Times New Roman" w:hAnsi="Times New Roman"/>
          <w:sz w:val="26"/>
          <w:szCs w:val="26"/>
          <w:lang w:val="pt-BR"/>
        </w:rPr>
        <w:t xml:space="preserve">+ </w:t>
      </w:r>
      <w:r>
        <w:rPr>
          <w:rFonts w:ascii="Times New Roman" w:hAnsi="Times New Roman"/>
          <w:sz w:val="26"/>
          <w:szCs w:val="26"/>
          <w:lang w:val="pt-BR"/>
        </w:rPr>
        <w:t>GV nhận xét, chữa bài, chốt kiến thức cho học sinh</w:t>
      </w:r>
    </w:p>
    <w:p w:rsidR="005C2A43" w:rsidRPr="00853981" w:rsidRDefault="005C2A43" w:rsidP="005C2A43">
      <w:pPr>
        <w:spacing w:before="120" w:after="120"/>
        <w:jc w:val="center"/>
        <w:rPr>
          <w:rFonts w:ascii="Times New Roman" w:hAnsi="Times New Roman"/>
          <w:b/>
          <w:sz w:val="26"/>
          <w:szCs w:val="26"/>
          <w:u w:val="single"/>
          <w:lang w:val="pt-BR"/>
        </w:rPr>
      </w:pPr>
      <w:r>
        <w:rPr>
          <w:rFonts w:ascii="Times New Roman" w:hAnsi="Times New Roman"/>
          <w:b/>
          <w:sz w:val="26"/>
          <w:szCs w:val="26"/>
          <w:u w:val="single"/>
          <w:lang w:val="pt-BR"/>
        </w:rPr>
        <w:t>Đề 1</w:t>
      </w:r>
    </w:p>
    <w:p w:rsidR="005C2A43" w:rsidRPr="006879E8" w:rsidRDefault="005C2A43" w:rsidP="005C2A43">
      <w:pPr>
        <w:spacing w:before="120" w:after="120"/>
        <w:jc w:val="both"/>
        <w:rPr>
          <w:rFonts w:ascii="Times New Roman" w:hAnsi="Times New Roman"/>
          <w:b/>
          <w:sz w:val="26"/>
          <w:szCs w:val="26"/>
          <w:lang w:val="pt-BR"/>
        </w:rPr>
      </w:pPr>
      <w:r w:rsidRPr="006879E8">
        <w:rPr>
          <w:rFonts w:ascii="Times New Roman" w:hAnsi="Times New Roman"/>
          <w:b/>
          <w:sz w:val="26"/>
          <w:szCs w:val="26"/>
          <w:u w:val="single"/>
          <w:lang w:val="pt-BR"/>
        </w:rPr>
        <w:t>Phầ</w:t>
      </w:r>
      <w:r>
        <w:rPr>
          <w:rFonts w:ascii="Times New Roman" w:hAnsi="Times New Roman"/>
          <w:b/>
          <w:sz w:val="26"/>
          <w:szCs w:val="26"/>
          <w:u w:val="single"/>
          <w:lang w:val="pt-BR"/>
        </w:rPr>
        <w:t>n I</w:t>
      </w:r>
      <w:r>
        <w:rPr>
          <w:rFonts w:ascii="Times New Roman" w:hAnsi="Times New Roman"/>
          <w:b/>
          <w:sz w:val="26"/>
          <w:szCs w:val="26"/>
          <w:lang w:val="pt-BR"/>
        </w:rPr>
        <w:t>:</w:t>
      </w:r>
      <w:r w:rsidRPr="006879E8">
        <w:rPr>
          <w:rFonts w:ascii="Times New Roman" w:hAnsi="Times New Roman"/>
          <w:b/>
          <w:sz w:val="26"/>
          <w:szCs w:val="26"/>
          <w:lang w:val="pt-BR"/>
        </w:rPr>
        <w:t xml:space="preserve"> </w:t>
      </w:r>
      <w:r w:rsidRPr="006879E8">
        <w:rPr>
          <w:rFonts w:ascii="Times New Roman" w:hAnsi="Times New Roman"/>
          <w:sz w:val="26"/>
          <w:szCs w:val="26"/>
          <w:lang w:val="pt-BR"/>
        </w:rPr>
        <w:t>Đọc đoạn trích sau và trả lời câu hỏi</w:t>
      </w:r>
      <w:r>
        <w:rPr>
          <w:rFonts w:ascii="Times New Roman" w:hAnsi="Times New Roman"/>
          <w:sz w:val="26"/>
          <w:szCs w:val="26"/>
          <w:lang w:val="pt-BR"/>
        </w:rPr>
        <w:t>:</w:t>
      </w:r>
    </w:p>
    <w:p w:rsidR="005C2A43" w:rsidRPr="00853981" w:rsidRDefault="005C2A43" w:rsidP="005C2A43">
      <w:pPr>
        <w:spacing w:before="120" w:after="120"/>
        <w:ind w:firstLine="720"/>
        <w:jc w:val="both"/>
        <w:rPr>
          <w:rFonts w:ascii="Times New Roman" w:hAnsi="Times New Roman"/>
          <w:i/>
          <w:sz w:val="26"/>
          <w:szCs w:val="26"/>
          <w:lang w:val="pt-BR"/>
        </w:rPr>
      </w:pPr>
      <w:r w:rsidRPr="006879E8">
        <w:rPr>
          <w:rFonts w:ascii="Times New Roman" w:hAnsi="Times New Roman"/>
          <w:sz w:val="26"/>
          <w:szCs w:val="26"/>
          <w:lang w:val="pt-BR"/>
        </w:rPr>
        <w:t>‘‘</w:t>
      </w:r>
      <w:r w:rsidRPr="006879E8">
        <w:rPr>
          <w:rFonts w:ascii="Times New Roman" w:hAnsi="Times New Roman"/>
          <w:i/>
          <w:sz w:val="26"/>
          <w:szCs w:val="26"/>
          <w:lang w:val="pt-BR"/>
        </w:rPr>
        <w:t>Xin đáp lạ</w:t>
      </w:r>
      <w:r>
        <w:rPr>
          <w:rFonts w:ascii="Times New Roman" w:hAnsi="Times New Roman"/>
          <w:i/>
          <w:sz w:val="26"/>
          <w:szCs w:val="26"/>
          <w:lang w:val="pt-BR"/>
        </w:rPr>
        <w:t>i</w:t>
      </w:r>
      <w:r w:rsidRPr="006879E8">
        <w:rPr>
          <w:rFonts w:ascii="Times New Roman" w:hAnsi="Times New Roman"/>
          <w:i/>
          <w:sz w:val="26"/>
          <w:szCs w:val="26"/>
          <w:lang w:val="pt-BR"/>
        </w:rPr>
        <w:t>: Hút thuốc là quyền của anh, nhưng anh không có quyền đầu độc những người ở gần anh. Anh uống rượu say mèm, anh làm anh chịu. Nhưng hút thuốc thì người gần anh cũng hít phải luồng khói độc. Điều này hành nghìn công trình nghiên cứu đã chứng minh rất rõ.</w:t>
      </w:r>
      <w:r>
        <w:rPr>
          <w:rFonts w:ascii="Times New Roman" w:hAnsi="Times New Roman"/>
          <w:i/>
          <w:sz w:val="26"/>
          <w:szCs w:val="26"/>
          <w:lang w:val="pt-BR"/>
        </w:rPr>
        <w:t xml:space="preserve"> </w:t>
      </w:r>
      <w:r w:rsidRPr="006879E8">
        <w:rPr>
          <w:rFonts w:ascii="Times New Roman" w:hAnsi="Times New Roman"/>
          <w:i/>
          <w:sz w:val="26"/>
          <w:szCs w:val="26"/>
          <w:lang w:val="pt-BR"/>
        </w:rPr>
        <w:t>Vợ con, những người cùng phòng với những người nghiện thuốc cũng bị nhiễm độc, cũng đau tim mạch, viêm phế quản, cũng bị ung thư. Anh có quyền hút, nhưng có mặt người khác, xin mời anh ra ngoài sân, ngoài hành lang mà hút.</w:t>
      </w:r>
      <w:r w:rsidRPr="006879E8">
        <w:rPr>
          <w:rFonts w:ascii="Times New Roman" w:hAnsi="Times New Roman"/>
          <w:sz w:val="26"/>
          <w:szCs w:val="26"/>
          <w:lang w:val="pt-BR"/>
        </w:rPr>
        <w:t>’’</w:t>
      </w:r>
    </w:p>
    <w:p w:rsidR="005C2A43" w:rsidRDefault="005C2A43" w:rsidP="005C2A43">
      <w:pPr>
        <w:spacing w:before="120" w:after="120"/>
        <w:jc w:val="right"/>
        <w:rPr>
          <w:rFonts w:ascii="Times New Roman" w:hAnsi="Times New Roman"/>
          <w:sz w:val="26"/>
          <w:szCs w:val="26"/>
          <w:lang w:val="pt-BR"/>
        </w:rPr>
      </w:pPr>
      <w:r w:rsidRPr="006879E8">
        <w:rPr>
          <w:rFonts w:ascii="Times New Roman" w:hAnsi="Times New Roman"/>
          <w:sz w:val="26"/>
          <w:szCs w:val="26"/>
          <w:lang w:val="pt-BR"/>
        </w:rPr>
        <w:t xml:space="preserve">        (</w:t>
      </w:r>
      <w:r>
        <w:rPr>
          <w:rFonts w:ascii="Times New Roman" w:hAnsi="Times New Roman"/>
          <w:sz w:val="26"/>
          <w:szCs w:val="26"/>
          <w:lang w:val="pt-BR"/>
        </w:rPr>
        <w:t>Trích «</w:t>
      </w:r>
      <w:r w:rsidRPr="00124425">
        <w:rPr>
          <w:rFonts w:ascii="Times New Roman" w:hAnsi="Times New Roman"/>
          <w:i/>
          <w:sz w:val="26"/>
          <w:szCs w:val="26"/>
          <w:lang w:val="pt-BR"/>
        </w:rPr>
        <w:t>Ôn dịch, thuốc lá</w:t>
      </w:r>
      <w:r w:rsidRPr="006879E8">
        <w:rPr>
          <w:rFonts w:ascii="Times New Roman" w:hAnsi="Times New Roman"/>
          <w:sz w:val="26"/>
          <w:szCs w:val="26"/>
          <w:lang w:val="pt-BR"/>
        </w:rPr>
        <w:t>», SGK Ngữ</w:t>
      </w:r>
      <w:r>
        <w:rPr>
          <w:rFonts w:ascii="Times New Roman" w:hAnsi="Times New Roman"/>
          <w:sz w:val="26"/>
          <w:szCs w:val="26"/>
          <w:lang w:val="pt-BR"/>
        </w:rPr>
        <w:t xml:space="preserve"> </w:t>
      </w:r>
      <w:r w:rsidRPr="006879E8">
        <w:rPr>
          <w:rFonts w:ascii="Times New Roman" w:hAnsi="Times New Roman"/>
          <w:sz w:val="26"/>
          <w:szCs w:val="26"/>
          <w:lang w:val="pt-BR"/>
        </w:rPr>
        <w:t>văn 8, tậ</w:t>
      </w:r>
      <w:r>
        <w:rPr>
          <w:rFonts w:ascii="Times New Roman" w:hAnsi="Times New Roman"/>
          <w:sz w:val="26"/>
          <w:szCs w:val="26"/>
          <w:lang w:val="pt-BR"/>
        </w:rPr>
        <w:t>p một</w:t>
      </w:r>
      <w:r w:rsidRPr="006879E8">
        <w:rPr>
          <w:rFonts w:ascii="Times New Roman" w:hAnsi="Times New Roman"/>
          <w:sz w:val="26"/>
          <w:szCs w:val="26"/>
          <w:lang w:val="pt-BR"/>
        </w:rPr>
        <w:t>, NXB Giáo dụ</w:t>
      </w:r>
      <w:r>
        <w:rPr>
          <w:rFonts w:ascii="Times New Roman" w:hAnsi="Times New Roman"/>
          <w:sz w:val="26"/>
          <w:szCs w:val="26"/>
          <w:lang w:val="pt-BR"/>
        </w:rPr>
        <w:t>c 2008</w:t>
      </w:r>
      <w:r w:rsidRPr="006879E8">
        <w:rPr>
          <w:rFonts w:ascii="Times New Roman" w:hAnsi="Times New Roman"/>
          <w:sz w:val="26"/>
          <w:szCs w:val="26"/>
          <w:lang w:val="pt-BR"/>
        </w:rPr>
        <w:t>)</w:t>
      </w:r>
    </w:p>
    <w:p w:rsidR="005C2A43" w:rsidRPr="006879E8" w:rsidRDefault="005C2A43" w:rsidP="005C2A43">
      <w:pPr>
        <w:spacing w:before="120" w:after="120"/>
        <w:rPr>
          <w:rFonts w:ascii="Times New Roman" w:hAnsi="Times New Roman"/>
          <w:sz w:val="26"/>
          <w:szCs w:val="26"/>
          <w:lang w:val="pt-BR"/>
        </w:rPr>
      </w:pPr>
      <w:r w:rsidRPr="006879E8">
        <w:rPr>
          <w:rFonts w:ascii="Times New Roman" w:hAnsi="Times New Roman"/>
          <w:sz w:val="26"/>
          <w:szCs w:val="26"/>
          <w:lang w:val="pt-BR"/>
        </w:rPr>
        <w:t>1. Cho biết phương thức biểu đạt chủ yếu củ</w:t>
      </w:r>
      <w:r>
        <w:rPr>
          <w:rFonts w:ascii="Times New Roman" w:hAnsi="Times New Roman"/>
          <w:sz w:val="26"/>
          <w:szCs w:val="26"/>
          <w:lang w:val="pt-BR"/>
        </w:rPr>
        <w:t>a bài</w:t>
      </w:r>
      <w:r w:rsidRPr="006879E8">
        <w:rPr>
          <w:rFonts w:ascii="Times New Roman" w:hAnsi="Times New Roman"/>
          <w:sz w:val="26"/>
          <w:szCs w:val="26"/>
          <w:lang w:val="pt-BR"/>
        </w:rPr>
        <w:t xml:space="preserve">? Ý nghĩa của dấu phẩy trong nhan đề trên. </w:t>
      </w:r>
    </w:p>
    <w:p w:rsidR="005C2A43" w:rsidRPr="006879E8" w:rsidRDefault="005C2A43" w:rsidP="005C2A43">
      <w:pPr>
        <w:spacing w:before="120" w:after="120"/>
        <w:jc w:val="both"/>
        <w:rPr>
          <w:rFonts w:ascii="Times New Roman" w:hAnsi="Times New Roman"/>
          <w:sz w:val="26"/>
          <w:szCs w:val="26"/>
          <w:lang w:val="pt-BR"/>
        </w:rPr>
      </w:pPr>
      <w:r w:rsidRPr="006879E8">
        <w:rPr>
          <w:rFonts w:ascii="Times New Roman" w:hAnsi="Times New Roman"/>
          <w:sz w:val="26"/>
          <w:szCs w:val="26"/>
          <w:lang w:val="pt-BR"/>
        </w:rPr>
        <w:t xml:space="preserve">2. Tìm các từ thuộc </w:t>
      </w:r>
      <w:r w:rsidRPr="006879E8">
        <w:rPr>
          <w:rFonts w:ascii="Times New Roman" w:hAnsi="Times New Roman"/>
          <w:i/>
          <w:sz w:val="26"/>
          <w:szCs w:val="26"/>
          <w:lang w:val="pt-BR"/>
        </w:rPr>
        <w:t>trường từ vựng chỉ bệnh lí của con người</w:t>
      </w:r>
      <w:r w:rsidRPr="006879E8">
        <w:rPr>
          <w:rFonts w:ascii="Times New Roman" w:hAnsi="Times New Roman"/>
          <w:sz w:val="26"/>
          <w:szCs w:val="26"/>
          <w:lang w:val="pt-BR"/>
        </w:rPr>
        <w:t>.</w:t>
      </w:r>
    </w:p>
    <w:p w:rsidR="005C2A43" w:rsidRPr="00693568" w:rsidRDefault="005C2A43" w:rsidP="005C2A43">
      <w:pPr>
        <w:spacing w:before="120" w:after="120"/>
        <w:jc w:val="both"/>
        <w:rPr>
          <w:rFonts w:ascii="Times New Roman" w:hAnsi="Times New Roman"/>
          <w:sz w:val="26"/>
          <w:szCs w:val="26"/>
          <w:lang w:val="pt-BR"/>
        </w:rPr>
      </w:pPr>
      <w:r w:rsidRPr="006879E8">
        <w:rPr>
          <w:rFonts w:ascii="Times New Roman" w:hAnsi="Times New Roman"/>
          <w:sz w:val="26"/>
          <w:szCs w:val="26"/>
          <w:lang w:val="pt-BR"/>
        </w:rPr>
        <w:t xml:space="preserve">3. Em hãy cho biết nội dung của đoạn trích dẫn trên? </w:t>
      </w:r>
      <w:r w:rsidRPr="00693568">
        <w:rPr>
          <w:rFonts w:ascii="Times New Roman" w:hAnsi="Times New Roman"/>
          <w:sz w:val="26"/>
          <w:szCs w:val="26"/>
          <w:lang w:val="pt-BR"/>
        </w:rPr>
        <w:t>Em hãy đề xuất những biện pháp để giảm thiểu, ngăn chặn tệ nghiện hút thuốc lá ?</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b/>
          <w:sz w:val="26"/>
          <w:szCs w:val="26"/>
          <w:u w:val="single"/>
          <w:lang w:val="pt-BR"/>
        </w:rPr>
        <w:t>Phần II</w:t>
      </w:r>
      <w:r w:rsidRPr="00693568">
        <w:rPr>
          <w:rFonts w:ascii="Times New Roman" w:hAnsi="Times New Roman"/>
          <w:b/>
          <w:sz w:val="26"/>
          <w:szCs w:val="26"/>
          <w:lang w:val="pt-BR"/>
        </w:rPr>
        <w:t xml:space="preserve">: </w:t>
      </w:r>
      <w:r w:rsidRPr="00693568">
        <w:rPr>
          <w:rFonts w:ascii="Times New Roman" w:hAnsi="Times New Roman"/>
          <w:sz w:val="26"/>
          <w:szCs w:val="26"/>
          <w:lang w:val="pt-BR"/>
        </w:rPr>
        <w:t>Đọc đoạn trích sau và trả lời câu hỏi:</w:t>
      </w:r>
    </w:p>
    <w:p w:rsidR="005C2A43" w:rsidRPr="00693568" w:rsidRDefault="005C2A43" w:rsidP="005C2A43">
      <w:pPr>
        <w:spacing w:before="120" w:after="120"/>
        <w:ind w:firstLine="720"/>
        <w:jc w:val="both"/>
        <w:rPr>
          <w:rFonts w:ascii="Times New Roman" w:hAnsi="Times New Roman"/>
          <w:sz w:val="26"/>
          <w:szCs w:val="26"/>
          <w:lang w:val="pt-BR"/>
        </w:rPr>
      </w:pPr>
      <w:r w:rsidRPr="00693568">
        <w:rPr>
          <w:rFonts w:ascii="Times New Roman" w:hAnsi="Times New Roman"/>
          <w:sz w:val="26"/>
          <w:szCs w:val="26"/>
          <w:lang w:val="pt-BR"/>
        </w:rPr>
        <w:t>"</w:t>
      </w:r>
      <w:r w:rsidRPr="00693568">
        <w:rPr>
          <w:rFonts w:ascii="Times New Roman" w:hAnsi="Times New Roman"/>
          <w:i/>
          <w:sz w:val="26"/>
          <w:szCs w:val="26"/>
          <w:lang w:val="pt-BR"/>
        </w:rPr>
        <w:t xml:space="preserve">Chao ôi! Đối với những người quanh ta, nếu ta không cố tìm mà hiểu họ, thì ta chỉ thấy họ gàn dở, ngu ngốc, bần tiện, xấu xa, bỉ ổi... toàn những cớ cho ta tàn nhẫn; không bao giờ ta thấy họ là đáng thương; không bao giờ ta thương... Vợ tôi không ác, nhưng thị khổ quá </w:t>
      </w:r>
      <w:r w:rsidRPr="00693568">
        <w:rPr>
          <w:rFonts w:ascii="Times New Roman" w:hAnsi="Times New Roman"/>
          <w:i/>
          <w:sz w:val="26"/>
          <w:szCs w:val="26"/>
          <w:lang w:val="pt-BR"/>
        </w:rPr>
        <w:lastRenderedPageBreak/>
        <w:t>rồi. Một người đau chân có khi nào quên được cái chân đau của mình để nghĩ đến cái khác đâu? Khi người ta khổ quá thì người ta chẳng nghĩ đến ai  được nữa. Cái bản tính tốt của người ta bị những nỗi lo lắng, buồn đau, ích kỉ che lấp mất. Tôi biết vậy nên chỉ buồn chứ không nỡ giận. Tôi giấu giếm vợ tôi, thỉnh thoảng giúp ngấm ngầm lão Hạc. Nhưng hình như lão cũng biết vợ tôi không ưng giúp lão. Lão từ chối tất cả những gì tôi cho lão. Lão từ chối gần như hách dịch. Và lão cứ xa tôi dần dần...</w:t>
      </w:r>
      <w:r w:rsidRPr="00693568">
        <w:rPr>
          <w:rFonts w:ascii="Times New Roman" w:hAnsi="Times New Roman"/>
          <w:sz w:val="26"/>
          <w:szCs w:val="26"/>
          <w:lang w:val="pt-BR"/>
        </w:rPr>
        <w:t>"</w:t>
      </w:r>
    </w:p>
    <w:p w:rsidR="005C2A43" w:rsidRPr="00693568" w:rsidRDefault="005C2A43" w:rsidP="005C2A43">
      <w:pPr>
        <w:spacing w:before="120" w:after="120"/>
        <w:ind w:left="1440" w:firstLine="720"/>
        <w:jc w:val="right"/>
        <w:rPr>
          <w:rFonts w:ascii="Times New Roman" w:hAnsi="Times New Roman"/>
          <w:sz w:val="26"/>
          <w:szCs w:val="26"/>
          <w:lang w:val="pt-BR"/>
        </w:rPr>
      </w:pPr>
      <w:r w:rsidRPr="00693568">
        <w:rPr>
          <w:rFonts w:ascii="Times New Roman" w:hAnsi="Times New Roman"/>
          <w:sz w:val="26"/>
          <w:szCs w:val="26"/>
          <w:lang w:val="pt-BR"/>
        </w:rPr>
        <w:t>(Trích "</w:t>
      </w:r>
      <w:r w:rsidRPr="00A700BE">
        <w:rPr>
          <w:rFonts w:ascii="Times New Roman" w:hAnsi="Times New Roman"/>
          <w:i/>
          <w:sz w:val="26"/>
          <w:szCs w:val="26"/>
          <w:lang w:val="pt-BR"/>
        </w:rPr>
        <w:t>Lão Hạc</w:t>
      </w:r>
      <w:r w:rsidRPr="00693568">
        <w:rPr>
          <w:rFonts w:ascii="Times New Roman" w:hAnsi="Times New Roman"/>
          <w:sz w:val="26"/>
          <w:szCs w:val="26"/>
          <w:lang w:val="pt-BR"/>
        </w:rPr>
        <w:t>" - Nam Cao, SGK Ngữ văn 8, tập một)</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sz w:val="26"/>
          <w:szCs w:val="26"/>
          <w:lang w:val="pt-BR"/>
        </w:rPr>
        <w:t xml:space="preserve">1. Phân tích cấu tạo ngữ pháp và cho  biết câu sau thuộc loại câu gì? </w:t>
      </w:r>
    </w:p>
    <w:p w:rsidR="005C2A43" w:rsidRPr="00693568" w:rsidRDefault="005C2A43" w:rsidP="005C2A43">
      <w:pPr>
        <w:spacing w:before="120" w:after="120"/>
        <w:jc w:val="both"/>
        <w:rPr>
          <w:rFonts w:ascii="Times New Roman" w:hAnsi="Times New Roman"/>
          <w:i/>
          <w:sz w:val="26"/>
          <w:szCs w:val="26"/>
          <w:lang w:val="pt-BR"/>
        </w:rPr>
      </w:pPr>
      <w:r w:rsidRPr="00693568">
        <w:rPr>
          <w:rFonts w:ascii="Times New Roman" w:hAnsi="Times New Roman"/>
          <w:i/>
          <w:sz w:val="26"/>
          <w:szCs w:val="26"/>
          <w:lang w:val="pt-BR"/>
        </w:rPr>
        <w:t>"Khi người ta khổ quá thì người ta chẳng nghĩ đến ai được nữa."</w:t>
      </w:r>
    </w:p>
    <w:p w:rsidR="005C2A43" w:rsidRPr="00693568" w:rsidRDefault="005C2A43" w:rsidP="005C2A43">
      <w:pPr>
        <w:spacing w:before="120" w:after="120"/>
        <w:jc w:val="both"/>
        <w:rPr>
          <w:rFonts w:ascii="Times New Roman" w:hAnsi="Times New Roman"/>
          <w:i/>
          <w:sz w:val="26"/>
          <w:szCs w:val="26"/>
          <w:lang w:val="pt-BR"/>
        </w:rPr>
      </w:pPr>
      <w:r w:rsidRPr="00693568">
        <w:rPr>
          <w:rFonts w:ascii="Times New Roman" w:hAnsi="Times New Roman"/>
          <w:sz w:val="26"/>
          <w:szCs w:val="26"/>
          <w:lang w:val="pt-BR"/>
        </w:rPr>
        <w:t>2. Nêu những yếu tố nghệ thuật tạo nên sự thành công cho đoạn trích dẫn trên.</w:t>
      </w:r>
    </w:p>
    <w:p w:rsidR="005C2A43" w:rsidRPr="00693568" w:rsidRDefault="005C2A43" w:rsidP="005C2A43">
      <w:pPr>
        <w:spacing w:before="120" w:after="120"/>
        <w:jc w:val="both"/>
        <w:rPr>
          <w:rFonts w:ascii="Times New Roman" w:hAnsi="Times New Roman"/>
          <w:i/>
          <w:sz w:val="26"/>
          <w:szCs w:val="26"/>
          <w:lang w:val="pt-BR"/>
        </w:rPr>
      </w:pPr>
      <w:r w:rsidRPr="00693568">
        <w:rPr>
          <w:rFonts w:ascii="Times New Roman" w:hAnsi="Times New Roman"/>
          <w:sz w:val="26"/>
          <w:szCs w:val="26"/>
          <w:lang w:val="pt-BR"/>
        </w:rPr>
        <w:t xml:space="preserve">3. Dựa vào văn bản đã học trong sách giáo khoa Ngữ văn 8, em hãy viết đoạn văn từ 10 đến 12 câu theo phép lập luận quy nạp nêu </w:t>
      </w:r>
      <w:r w:rsidRPr="00693568">
        <w:rPr>
          <w:rFonts w:ascii="Times New Roman" w:hAnsi="Times New Roman"/>
          <w:i/>
          <w:sz w:val="26"/>
          <w:szCs w:val="26"/>
          <w:lang w:val="pt-BR"/>
        </w:rPr>
        <w:t>suy nghĩ của em trước ý kiến của ông giáo</w:t>
      </w:r>
      <w:r w:rsidRPr="00693568">
        <w:rPr>
          <w:rFonts w:ascii="Times New Roman" w:hAnsi="Times New Roman"/>
          <w:sz w:val="26"/>
          <w:szCs w:val="26"/>
          <w:lang w:val="pt-BR"/>
        </w:rPr>
        <w:t>: «</w:t>
      </w:r>
      <w:r w:rsidRPr="00693568">
        <w:rPr>
          <w:rFonts w:ascii="Times New Roman" w:hAnsi="Times New Roman"/>
          <w:i/>
          <w:sz w:val="26"/>
          <w:szCs w:val="26"/>
          <w:lang w:val="pt-BR"/>
        </w:rPr>
        <w:t>Chao ôi! … ích kỉ che lấp mất</w:t>
      </w:r>
      <w:r w:rsidRPr="00693568">
        <w:rPr>
          <w:rFonts w:ascii="Times New Roman" w:hAnsi="Times New Roman"/>
          <w:sz w:val="26"/>
          <w:szCs w:val="26"/>
          <w:lang w:val="pt-BR"/>
        </w:rPr>
        <w:t xml:space="preserve">». Trong đoạn văn có sử dụng một </w:t>
      </w:r>
      <w:r w:rsidRPr="00693568">
        <w:rPr>
          <w:rFonts w:ascii="Times New Roman" w:hAnsi="Times New Roman"/>
          <w:i/>
          <w:sz w:val="26"/>
          <w:szCs w:val="26"/>
          <w:lang w:val="pt-BR"/>
        </w:rPr>
        <w:t>câu ghép</w:t>
      </w:r>
      <w:r w:rsidRPr="00693568">
        <w:rPr>
          <w:rFonts w:ascii="Times New Roman" w:hAnsi="Times New Roman"/>
          <w:sz w:val="26"/>
          <w:szCs w:val="26"/>
          <w:lang w:val="pt-BR"/>
        </w:rPr>
        <w:t xml:space="preserve"> và một </w:t>
      </w:r>
      <w:r w:rsidRPr="00693568">
        <w:rPr>
          <w:rFonts w:ascii="Times New Roman" w:hAnsi="Times New Roman"/>
          <w:i/>
          <w:sz w:val="26"/>
          <w:szCs w:val="26"/>
          <w:lang w:val="pt-BR"/>
        </w:rPr>
        <w:t>tình thái từ</w:t>
      </w:r>
      <w:r w:rsidRPr="00693568">
        <w:rPr>
          <w:rFonts w:ascii="Times New Roman" w:hAnsi="Times New Roman"/>
          <w:sz w:val="26"/>
          <w:szCs w:val="26"/>
          <w:lang w:val="pt-BR"/>
        </w:rPr>
        <w:t xml:space="preserve"> mà em đã học. Chỉ rõ câu ghép và tình thái từ ở trong đoạn văn.</w:t>
      </w:r>
    </w:p>
    <w:p w:rsidR="005C2A43" w:rsidRPr="00693568" w:rsidRDefault="005C2A43" w:rsidP="005C2A43">
      <w:pPr>
        <w:spacing w:before="120" w:after="120"/>
        <w:jc w:val="center"/>
        <w:rPr>
          <w:rFonts w:ascii="Times New Roman" w:hAnsi="Times New Roman"/>
          <w:b/>
          <w:sz w:val="26"/>
          <w:szCs w:val="26"/>
          <w:u w:val="single"/>
          <w:lang w:val="pt-BR"/>
        </w:rPr>
      </w:pPr>
      <w:r>
        <w:rPr>
          <w:rFonts w:ascii="Times New Roman" w:hAnsi="Times New Roman"/>
          <w:b/>
          <w:sz w:val="26"/>
          <w:szCs w:val="26"/>
          <w:u w:val="single"/>
          <w:lang w:val="pt-BR"/>
        </w:rPr>
        <w:t>Đề 2</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b/>
          <w:sz w:val="26"/>
          <w:szCs w:val="26"/>
          <w:u w:val="single"/>
          <w:lang w:val="pt-BR"/>
        </w:rPr>
        <w:t>Phần I</w:t>
      </w:r>
      <w:r w:rsidRPr="00693568">
        <w:rPr>
          <w:rFonts w:ascii="Times New Roman" w:hAnsi="Times New Roman"/>
          <w:b/>
          <w:sz w:val="26"/>
          <w:szCs w:val="26"/>
          <w:lang w:val="pt-BR"/>
        </w:rPr>
        <w:t>:</w:t>
      </w:r>
      <w:r w:rsidRPr="00693568">
        <w:rPr>
          <w:rFonts w:ascii="Times New Roman" w:hAnsi="Times New Roman"/>
          <w:b/>
          <w:i/>
          <w:sz w:val="26"/>
          <w:szCs w:val="26"/>
          <w:lang w:val="pt-BR"/>
        </w:rPr>
        <w:t xml:space="preserve"> </w:t>
      </w:r>
      <w:r w:rsidRPr="00693568">
        <w:rPr>
          <w:rFonts w:ascii="Times New Roman" w:hAnsi="Times New Roman"/>
          <w:sz w:val="26"/>
          <w:szCs w:val="26"/>
          <w:lang w:val="pt-BR"/>
        </w:rPr>
        <w:t>Đọc đoạn văn sau và trả lời câu hỏi:</w:t>
      </w:r>
    </w:p>
    <w:p w:rsidR="005C2A43" w:rsidRPr="00693568" w:rsidRDefault="005C2A43" w:rsidP="005C2A43">
      <w:pPr>
        <w:spacing w:before="120" w:after="120"/>
        <w:ind w:firstLine="720"/>
        <w:jc w:val="both"/>
        <w:rPr>
          <w:rFonts w:ascii="Times New Roman" w:hAnsi="Times New Roman"/>
          <w:sz w:val="26"/>
          <w:szCs w:val="26"/>
          <w:lang w:val="pt-BR"/>
        </w:rPr>
      </w:pPr>
      <w:r w:rsidRPr="00693568">
        <w:rPr>
          <w:rFonts w:ascii="Times New Roman" w:hAnsi="Times New Roman"/>
          <w:sz w:val="26"/>
          <w:szCs w:val="26"/>
          <w:lang w:val="pt-BR"/>
        </w:rPr>
        <w:t>«</w:t>
      </w:r>
      <w:r w:rsidRPr="00693568">
        <w:rPr>
          <w:rFonts w:ascii="Times New Roman" w:hAnsi="Times New Roman"/>
          <w:i/>
          <w:sz w:val="26"/>
          <w:szCs w:val="26"/>
          <w:lang w:val="pt-BR"/>
        </w:rPr>
        <w:t>Theo các nhà khoa học, bao bì ni lông lẫn vào trong đất làm cản trở quá trình sinh trưởng của các loài thực vật mà nó bao quanh, cản trở sự phát triển của cỏ dẫn đến sự xói mòn ở các vùng đồi núi. Bao bì ni lông bị bị vứt xuống cống làm tắc các đường dẫn nước thải, làm tăng khả năng ngập lụt của các đô thị về mùa mưa. Sự tắc nghẽn hệ thống cống rãnh làm cho muỗi phát sinh, lây truyền bệnh dịch. Bao bì ni lông trôi ra biển làm chết các sinh vật khi chúng nuốt phải. Đặc biệt bao bì ni lông màu đựng thực phẩm làm ô nhiễm thực phẩm do chứa các kim loại như chì, ca- đi- mi gây tác hại cho não và là nguyên nhân gây ung thư phổi. Nguy hiểm nhất là các bao ni lông thải bỏ bị đốt, các khí độc thải ra đặc biệt là chất đi- ô- xin có thể gây ngộ độc, gây ngất, khó thở, nôn ra máu, ảnh hưởng đến các tuyến nội tiết, giảm khả năng miễn dịch, gây rối loạn chức năng, gây ung thư và các dị tật bẩm sinh cho trẻ em</w:t>
      </w:r>
      <w:r w:rsidRPr="00693568">
        <w:rPr>
          <w:rFonts w:ascii="Times New Roman" w:hAnsi="Times New Roman"/>
          <w:sz w:val="26"/>
          <w:szCs w:val="26"/>
          <w:lang w:val="pt-BR"/>
        </w:rPr>
        <w:t>. »</w:t>
      </w:r>
    </w:p>
    <w:p w:rsidR="005C2A43" w:rsidRPr="00693568" w:rsidRDefault="005C2A43" w:rsidP="005C2A43">
      <w:pPr>
        <w:spacing w:before="120" w:after="120"/>
        <w:ind w:left="1440" w:firstLine="720"/>
        <w:jc w:val="right"/>
        <w:rPr>
          <w:rFonts w:ascii="Times New Roman" w:hAnsi="Times New Roman"/>
          <w:sz w:val="26"/>
          <w:szCs w:val="26"/>
          <w:lang w:val="pt-BR"/>
        </w:rPr>
      </w:pPr>
      <w:r w:rsidRPr="00693568">
        <w:rPr>
          <w:rFonts w:ascii="Times New Roman" w:hAnsi="Times New Roman"/>
          <w:sz w:val="26"/>
          <w:szCs w:val="26"/>
          <w:lang w:val="pt-BR"/>
        </w:rPr>
        <w:t xml:space="preserve">(Trích SGK Ngữ văn 8, tập một, NXB Giáo dục 2008) </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sz w:val="26"/>
          <w:szCs w:val="26"/>
          <w:lang w:val="pt-BR"/>
        </w:rPr>
        <w:t>1. Đoạn trích trên được rút từ văn bản nào? Cho biết phương thức biểu đạt chủ yếu của tác phẩm đó.</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sz w:val="26"/>
          <w:szCs w:val="26"/>
          <w:lang w:val="pt-BR"/>
        </w:rPr>
        <w:t xml:space="preserve">2. Tìm các từ ngữ thuộc </w:t>
      </w:r>
      <w:r w:rsidRPr="00693568">
        <w:rPr>
          <w:rFonts w:ascii="Times New Roman" w:hAnsi="Times New Roman"/>
          <w:i/>
          <w:sz w:val="26"/>
          <w:szCs w:val="26"/>
          <w:lang w:val="pt-BR"/>
        </w:rPr>
        <w:t>trường từ vựng chỉ bệnh lí của con người</w:t>
      </w:r>
      <w:r w:rsidRPr="00693568">
        <w:rPr>
          <w:rFonts w:ascii="Times New Roman" w:hAnsi="Times New Roman"/>
          <w:sz w:val="26"/>
          <w:szCs w:val="26"/>
          <w:lang w:val="pt-BR"/>
        </w:rPr>
        <w:t>.</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sz w:val="26"/>
          <w:szCs w:val="26"/>
          <w:lang w:val="pt-BR"/>
        </w:rPr>
        <w:t>3. Để diễn đạt tốt nhất về tác hại của việc sử dụng bao bì ni lông, người viết đã dùng biện pháp nghệ thuật gì? Theo em, chúng ta nên làm gì để hạn chế tối đa tác hại của bao bì ni lông ?</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b/>
          <w:sz w:val="26"/>
          <w:szCs w:val="26"/>
          <w:u w:val="single"/>
          <w:lang w:val="pt-BR"/>
        </w:rPr>
        <w:t>Phần II</w:t>
      </w:r>
      <w:r w:rsidRPr="00693568">
        <w:rPr>
          <w:rFonts w:ascii="Times New Roman" w:hAnsi="Times New Roman"/>
          <w:b/>
          <w:sz w:val="26"/>
          <w:szCs w:val="26"/>
          <w:lang w:val="pt-BR"/>
        </w:rPr>
        <w:t>:</w:t>
      </w:r>
      <w:r w:rsidRPr="00693568">
        <w:rPr>
          <w:rFonts w:ascii="Times New Roman" w:hAnsi="Times New Roman"/>
          <w:b/>
          <w:i/>
          <w:sz w:val="26"/>
          <w:szCs w:val="26"/>
          <w:lang w:val="pt-BR"/>
        </w:rPr>
        <w:t xml:space="preserve"> </w:t>
      </w:r>
      <w:r w:rsidRPr="00693568">
        <w:rPr>
          <w:rFonts w:ascii="Times New Roman" w:hAnsi="Times New Roman"/>
          <w:sz w:val="26"/>
          <w:szCs w:val="26"/>
          <w:lang w:val="pt-BR"/>
        </w:rPr>
        <w:t>Đọc đoạn văn sau và trả lời câu hỏi:</w:t>
      </w:r>
    </w:p>
    <w:p w:rsidR="005C2A43" w:rsidRPr="00693568" w:rsidRDefault="005C2A43" w:rsidP="005C2A43">
      <w:pPr>
        <w:spacing w:before="120" w:after="120"/>
        <w:ind w:firstLine="720"/>
        <w:jc w:val="both"/>
        <w:rPr>
          <w:rFonts w:ascii="Times New Roman" w:hAnsi="Times New Roman"/>
          <w:i/>
          <w:sz w:val="26"/>
          <w:szCs w:val="26"/>
          <w:lang w:val="pt-BR"/>
        </w:rPr>
      </w:pPr>
      <w:r w:rsidRPr="00693568">
        <w:rPr>
          <w:rFonts w:ascii="Times New Roman" w:hAnsi="Times New Roman"/>
          <w:sz w:val="26"/>
          <w:szCs w:val="26"/>
          <w:lang w:val="pt-BR"/>
        </w:rPr>
        <w:t>«</w:t>
      </w:r>
      <w:r w:rsidRPr="00693568">
        <w:rPr>
          <w:rFonts w:ascii="Times New Roman" w:hAnsi="Times New Roman"/>
          <w:i/>
          <w:sz w:val="26"/>
          <w:szCs w:val="26"/>
          <w:lang w:val="pt-BR"/>
        </w:rPr>
        <w:t>Mặt lão đột nhiên co rúm lại. Những vết nhăn xô lại với nhau, ép cho nước mắt chảy ra. Cái đầu lão nghẹo về một bên và cái miệng móm mén của lão mếu như con nít. Lão hu hu khóc...</w:t>
      </w:r>
    </w:p>
    <w:p w:rsidR="005C2A43" w:rsidRPr="00693568" w:rsidRDefault="005C2A43" w:rsidP="005C2A43">
      <w:pPr>
        <w:spacing w:before="120" w:after="120"/>
        <w:ind w:firstLine="720"/>
        <w:jc w:val="both"/>
        <w:rPr>
          <w:rFonts w:ascii="Times New Roman" w:hAnsi="Times New Roman"/>
          <w:sz w:val="26"/>
          <w:szCs w:val="26"/>
          <w:lang w:val="pt-BR"/>
        </w:rPr>
      </w:pPr>
      <w:r w:rsidRPr="00693568">
        <w:rPr>
          <w:rFonts w:ascii="Times New Roman" w:hAnsi="Times New Roman"/>
          <w:i/>
          <w:sz w:val="26"/>
          <w:szCs w:val="26"/>
          <w:lang w:val="pt-BR"/>
        </w:rPr>
        <w:t>- Khốn nạn... Ông giáo ơi!... Nó có biết gì đâu! Nó thấy tôi gọi thì chạy ngay về, vẫy đuôi mừng. Tôi cho ăn cơm. Nó đang ăn thì thằng Mục nấp trong nhà, ngay đằng sau nó, tóm lấy hai cẳng nó dốc ngược nó lên. Cứ thế thằng Mục với thằng Xiên, hai thằng chúng nó chỉ loay hoay một lúc đã trói chặt cả bốn chân nó lại. Bấy giờ cu cậu mới biết là cu cậu chết!... Này! Ông giáo ạ! Cái giống nó cũng khôn! Nó cứ nằm in như trách tôi; nó kêu ư ử, nhìn tôi, như muốn nói với tôi rằng: «A! Lão già này tệ lắm! Tôi ăn ở với lão như thế mà lão cư xử với tôi như thế này à ?»... »</w:t>
      </w:r>
    </w:p>
    <w:p w:rsidR="005C2A43" w:rsidRPr="00693568" w:rsidRDefault="005C2A43" w:rsidP="005C2A43">
      <w:pPr>
        <w:spacing w:before="120" w:after="120"/>
        <w:jc w:val="right"/>
        <w:rPr>
          <w:rFonts w:ascii="Times New Roman" w:hAnsi="Times New Roman"/>
          <w:sz w:val="26"/>
          <w:szCs w:val="26"/>
          <w:lang w:val="pt-BR"/>
        </w:rPr>
      </w:pPr>
      <w:r w:rsidRPr="00693568">
        <w:rPr>
          <w:rFonts w:ascii="Times New Roman" w:hAnsi="Times New Roman"/>
          <w:sz w:val="26"/>
          <w:szCs w:val="26"/>
          <w:lang w:val="pt-BR"/>
        </w:rPr>
        <w:lastRenderedPageBreak/>
        <w:t xml:space="preserve">   (Trích </w:t>
      </w:r>
      <w:r>
        <w:rPr>
          <w:rFonts w:ascii="Times New Roman" w:hAnsi="Times New Roman"/>
          <w:sz w:val="26"/>
          <w:szCs w:val="26"/>
          <w:lang w:val="pt-BR"/>
        </w:rPr>
        <w:t>«</w:t>
      </w:r>
      <w:r w:rsidRPr="00A700BE">
        <w:rPr>
          <w:rFonts w:ascii="Times New Roman" w:hAnsi="Times New Roman"/>
          <w:i/>
          <w:sz w:val="26"/>
          <w:szCs w:val="26"/>
          <w:lang w:val="pt-BR"/>
        </w:rPr>
        <w:t>Lão Hạc</w:t>
      </w:r>
      <w:r w:rsidRPr="00693568">
        <w:rPr>
          <w:rFonts w:ascii="Times New Roman" w:hAnsi="Times New Roman"/>
          <w:sz w:val="26"/>
          <w:szCs w:val="26"/>
          <w:lang w:val="pt-BR"/>
        </w:rPr>
        <w:t>» - Nam Cao,  SGK Ngữ văn 8, tập một, NXB Giáo dục 2008)</w:t>
      </w:r>
    </w:p>
    <w:p w:rsidR="005C2A43" w:rsidRPr="00693568" w:rsidRDefault="005C2A43" w:rsidP="005C2A43">
      <w:pPr>
        <w:spacing w:before="120" w:after="120"/>
        <w:jc w:val="both"/>
        <w:rPr>
          <w:rFonts w:ascii="Times New Roman" w:hAnsi="Times New Roman"/>
          <w:sz w:val="26"/>
          <w:szCs w:val="26"/>
          <w:lang w:val="pt-BR"/>
        </w:rPr>
      </w:pPr>
      <w:r w:rsidRPr="00693568">
        <w:rPr>
          <w:rFonts w:ascii="Times New Roman" w:hAnsi="Times New Roman"/>
          <w:sz w:val="26"/>
          <w:szCs w:val="26"/>
          <w:lang w:val="pt-BR"/>
        </w:rPr>
        <w:t xml:space="preserve">1. Phân tích cấu tạo ngữ pháp và cho biết câu sau thuộc loại câu gì? </w:t>
      </w:r>
    </w:p>
    <w:p w:rsidR="005C2A43" w:rsidRPr="00693568" w:rsidRDefault="005C2A43" w:rsidP="005C2A43">
      <w:pPr>
        <w:spacing w:before="120" w:after="120"/>
        <w:jc w:val="both"/>
        <w:rPr>
          <w:rFonts w:ascii="Times New Roman" w:hAnsi="Times New Roman"/>
          <w:i/>
          <w:sz w:val="26"/>
          <w:szCs w:val="26"/>
          <w:lang w:val="pt-BR"/>
        </w:rPr>
      </w:pPr>
      <w:r w:rsidRPr="00693568">
        <w:rPr>
          <w:rFonts w:ascii="Times New Roman" w:hAnsi="Times New Roman"/>
          <w:i/>
          <w:sz w:val="26"/>
          <w:szCs w:val="26"/>
          <w:lang w:val="pt-BR"/>
        </w:rPr>
        <w:t>"Cái đầu lão nghẹo về một bên và cái miệng móm mén của lão mếu như con nít." </w:t>
      </w:r>
    </w:p>
    <w:p w:rsidR="005C2A43" w:rsidRPr="00693568" w:rsidRDefault="005C2A43" w:rsidP="005C2A43">
      <w:pPr>
        <w:spacing w:before="120" w:after="120"/>
        <w:jc w:val="both"/>
        <w:rPr>
          <w:rFonts w:ascii="Times New Roman" w:hAnsi="Times New Roman"/>
          <w:i/>
          <w:sz w:val="26"/>
          <w:szCs w:val="26"/>
          <w:lang w:val="pt-BR"/>
        </w:rPr>
      </w:pPr>
      <w:r w:rsidRPr="00693568">
        <w:rPr>
          <w:rFonts w:ascii="Times New Roman" w:hAnsi="Times New Roman"/>
          <w:sz w:val="26"/>
          <w:szCs w:val="26"/>
          <w:lang w:val="pt-BR"/>
        </w:rPr>
        <w:t>2. Nhân vật "</w:t>
      </w:r>
      <w:r w:rsidRPr="00693568">
        <w:rPr>
          <w:rFonts w:ascii="Times New Roman" w:hAnsi="Times New Roman"/>
          <w:i/>
          <w:sz w:val="26"/>
          <w:szCs w:val="26"/>
          <w:lang w:val="pt-BR"/>
        </w:rPr>
        <w:t>nó</w:t>
      </w:r>
      <w:r w:rsidRPr="00693568">
        <w:rPr>
          <w:rFonts w:ascii="Times New Roman" w:hAnsi="Times New Roman"/>
          <w:sz w:val="26"/>
          <w:szCs w:val="26"/>
          <w:lang w:val="pt-BR"/>
        </w:rPr>
        <w:t>" được lão Hạc nhắc đến là nhân vật nào ? Tại sao lão đau rất đau khổ khi nỡ tâm "</w:t>
      </w:r>
      <w:r w:rsidRPr="00693568">
        <w:rPr>
          <w:rFonts w:ascii="Times New Roman" w:hAnsi="Times New Roman"/>
          <w:i/>
          <w:sz w:val="26"/>
          <w:szCs w:val="26"/>
          <w:lang w:val="pt-BR"/>
        </w:rPr>
        <w:t>đánh lừa</w:t>
      </w:r>
      <w:r w:rsidRPr="00693568">
        <w:rPr>
          <w:rFonts w:ascii="Times New Roman" w:hAnsi="Times New Roman"/>
          <w:sz w:val="26"/>
          <w:szCs w:val="26"/>
          <w:lang w:val="pt-BR"/>
        </w:rPr>
        <w:t>" "</w:t>
      </w:r>
      <w:r w:rsidRPr="00693568">
        <w:rPr>
          <w:rFonts w:ascii="Times New Roman" w:hAnsi="Times New Roman"/>
          <w:i/>
          <w:sz w:val="26"/>
          <w:szCs w:val="26"/>
          <w:lang w:val="pt-BR"/>
        </w:rPr>
        <w:t>nó</w:t>
      </w:r>
      <w:r w:rsidRPr="00693568">
        <w:rPr>
          <w:rFonts w:ascii="Times New Roman" w:hAnsi="Times New Roman"/>
          <w:sz w:val="26"/>
          <w:szCs w:val="26"/>
          <w:lang w:val="pt-BR"/>
        </w:rPr>
        <w:t> "?</w:t>
      </w:r>
    </w:p>
    <w:p w:rsidR="005C2A43" w:rsidRDefault="005C2A43" w:rsidP="005C2A43">
      <w:pPr>
        <w:spacing w:before="120" w:after="120"/>
        <w:jc w:val="both"/>
        <w:rPr>
          <w:rFonts w:ascii="Times New Roman" w:hAnsi="Times New Roman"/>
          <w:sz w:val="26"/>
          <w:szCs w:val="26"/>
          <w:lang w:val="pt-BR"/>
        </w:rPr>
      </w:pPr>
      <w:r w:rsidRPr="00693568">
        <w:rPr>
          <w:rFonts w:ascii="Times New Roman" w:hAnsi="Times New Roman"/>
          <w:sz w:val="26"/>
          <w:szCs w:val="26"/>
          <w:lang w:val="pt-BR"/>
        </w:rPr>
        <w:t>3. Dựa vào văn bản đã học trong sách giáo khoa Ngữ văn 8, em hãy viết đoạn văn từ 10 đến 12 câu theo phép lập luận diễn dịch làm rõ nhận định "</w:t>
      </w:r>
      <w:r w:rsidRPr="00693568">
        <w:rPr>
          <w:rFonts w:ascii="Times New Roman" w:hAnsi="Times New Roman"/>
          <w:i/>
          <w:sz w:val="26"/>
          <w:szCs w:val="26"/>
          <w:lang w:val="pt-BR"/>
        </w:rPr>
        <w:t>Trong tác phẩm Lão Hạc, nếu nhà văn Nam Cao tước bỏ nhân vật cậu Vàng thì tác phẩm sẽ giảm sức hấp dẫn đi rất nhiều</w:t>
      </w:r>
      <w:r w:rsidRPr="00693568">
        <w:rPr>
          <w:rFonts w:ascii="Times New Roman" w:hAnsi="Times New Roman"/>
          <w:sz w:val="26"/>
          <w:szCs w:val="26"/>
          <w:lang w:val="pt-BR"/>
        </w:rPr>
        <w:t xml:space="preserve">". Trong đoạn văn có sử dụng một </w:t>
      </w:r>
      <w:r w:rsidRPr="00693568">
        <w:rPr>
          <w:rFonts w:ascii="Times New Roman" w:hAnsi="Times New Roman"/>
          <w:i/>
          <w:sz w:val="26"/>
          <w:szCs w:val="26"/>
          <w:lang w:val="pt-BR"/>
        </w:rPr>
        <w:t>câu ghép</w:t>
      </w:r>
      <w:r w:rsidRPr="00693568">
        <w:rPr>
          <w:rFonts w:ascii="Times New Roman" w:hAnsi="Times New Roman"/>
          <w:sz w:val="26"/>
          <w:szCs w:val="26"/>
          <w:lang w:val="pt-BR"/>
        </w:rPr>
        <w:t xml:space="preserve"> và một </w:t>
      </w:r>
      <w:r w:rsidRPr="00693568">
        <w:rPr>
          <w:rFonts w:ascii="Times New Roman" w:hAnsi="Times New Roman"/>
          <w:i/>
          <w:sz w:val="26"/>
          <w:szCs w:val="26"/>
          <w:lang w:val="pt-BR"/>
        </w:rPr>
        <w:t>biện pháp tu từ</w:t>
      </w:r>
      <w:r w:rsidRPr="00693568">
        <w:rPr>
          <w:rFonts w:ascii="Times New Roman" w:hAnsi="Times New Roman"/>
          <w:sz w:val="26"/>
          <w:szCs w:val="26"/>
          <w:lang w:val="pt-BR"/>
        </w:rPr>
        <w:t xml:space="preserve"> mà em đã học. Chỉ rõ câu ghép và biện pháp tu từ ở trong đoạn văn đó.</w:t>
      </w:r>
    </w:p>
    <w:p w:rsidR="003121A1" w:rsidRDefault="003121A1" w:rsidP="005C2A43">
      <w:pPr>
        <w:spacing w:before="120" w:after="120"/>
        <w:jc w:val="both"/>
        <w:rPr>
          <w:rFonts w:ascii="Times New Roman" w:hAnsi="Times New Roman"/>
          <w:sz w:val="26"/>
          <w:szCs w:val="26"/>
          <w:lang w:val="pt-BR"/>
        </w:rPr>
      </w:pPr>
    </w:p>
    <w:p w:rsidR="003121A1" w:rsidRDefault="003121A1" w:rsidP="005C2A43">
      <w:pPr>
        <w:spacing w:before="120" w:after="120"/>
        <w:jc w:val="both"/>
        <w:rPr>
          <w:rFonts w:ascii="Times New Roman" w:hAnsi="Times New Roman"/>
          <w:sz w:val="26"/>
          <w:szCs w:val="26"/>
          <w:lang w:val="pt-BR"/>
        </w:rPr>
      </w:pPr>
    </w:p>
    <w:p w:rsidR="003121A1" w:rsidRPr="00365D26" w:rsidRDefault="003121A1" w:rsidP="003121A1">
      <w:pPr>
        <w:rPr>
          <w:rFonts w:ascii="Times New Roman" w:hAnsi="Times New Roman"/>
          <w:b/>
          <w:szCs w:val="28"/>
        </w:rPr>
      </w:pPr>
    </w:p>
    <w:p w:rsidR="003121A1" w:rsidRDefault="003121A1" w:rsidP="003121A1">
      <w:pPr>
        <w:rPr>
          <w:rFonts w:ascii="Times New Roman" w:hAnsi="Times New Roman"/>
          <w:b/>
          <w:szCs w:val="28"/>
        </w:rPr>
      </w:pPr>
      <w:r>
        <w:rPr>
          <w:rFonts w:ascii="Times New Roman" w:hAnsi="Times New Roman"/>
          <w:b/>
          <w:szCs w:val="28"/>
        </w:rPr>
        <w:t>Tiết 65:</w:t>
      </w:r>
    </w:p>
    <w:p w:rsidR="003121A1" w:rsidRDefault="003121A1" w:rsidP="003121A1">
      <w:pPr>
        <w:jc w:val="center"/>
        <w:rPr>
          <w:rFonts w:ascii="Times New Roman" w:hAnsi="Times New Roman"/>
          <w:i/>
          <w:sz w:val="52"/>
          <w:szCs w:val="52"/>
        </w:rPr>
      </w:pPr>
      <w:r w:rsidRPr="00567793">
        <w:rPr>
          <w:rFonts w:ascii="Times New Roman" w:hAnsi="Times New Roman"/>
          <w:i/>
          <w:sz w:val="52"/>
          <w:szCs w:val="52"/>
        </w:rPr>
        <w:t xml:space="preserve">Thực hành kĩ năng khai thác, cảm thụ </w:t>
      </w:r>
    </w:p>
    <w:p w:rsidR="003121A1" w:rsidRDefault="003121A1" w:rsidP="003121A1">
      <w:pPr>
        <w:jc w:val="center"/>
        <w:rPr>
          <w:rFonts w:ascii="Times New Roman" w:hAnsi="Times New Roman"/>
          <w:i/>
          <w:sz w:val="52"/>
          <w:szCs w:val="52"/>
        </w:rPr>
      </w:pPr>
      <w:r w:rsidRPr="00567793">
        <w:rPr>
          <w:rFonts w:ascii="Times New Roman" w:hAnsi="Times New Roman"/>
          <w:i/>
          <w:sz w:val="52"/>
          <w:szCs w:val="52"/>
        </w:rPr>
        <w:t>các tác phẩm tự sự</w:t>
      </w:r>
    </w:p>
    <w:p w:rsidR="003121A1" w:rsidRDefault="003121A1" w:rsidP="003121A1">
      <w:pPr>
        <w:jc w:val="center"/>
        <w:rPr>
          <w:rFonts w:ascii="Times New Roman" w:hAnsi="Times New Roman"/>
          <w:i/>
          <w:sz w:val="52"/>
          <w:szCs w:val="52"/>
        </w:rPr>
      </w:pPr>
    </w:p>
    <w:p w:rsidR="003121A1" w:rsidRPr="00567793" w:rsidRDefault="003121A1" w:rsidP="003121A1">
      <w:pPr>
        <w:rPr>
          <w:rFonts w:ascii="Times New Roman" w:hAnsi="Times New Roman"/>
          <w:b/>
          <w:szCs w:val="28"/>
        </w:rPr>
      </w:pPr>
    </w:p>
    <w:p w:rsidR="003121A1" w:rsidRPr="003121A1" w:rsidRDefault="003121A1" w:rsidP="003121A1">
      <w:pPr>
        <w:spacing w:line="276" w:lineRule="auto"/>
        <w:jc w:val="both"/>
        <w:rPr>
          <w:rFonts w:ascii="Times New Roman" w:hAnsi="Times New Roman"/>
          <w:b/>
          <w:szCs w:val="28"/>
          <w:lang w:val="pt-BR"/>
        </w:rPr>
      </w:pPr>
      <w:r w:rsidRPr="003121A1">
        <w:rPr>
          <w:rFonts w:ascii="Times New Roman" w:hAnsi="Times New Roman"/>
          <w:b/>
          <w:szCs w:val="28"/>
          <w:lang w:val="pt-BR"/>
        </w:rPr>
        <w:t>A. MỤC TIÊU:</w:t>
      </w:r>
    </w:p>
    <w:p w:rsidR="003121A1" w:rsidRPr="009B10CA" w:rsidRDefault="003121A1" w:rsidP="003121A1">
      <w:pPr>
        <w:spacing w:line="276" w:lineRule="auto"/>
        <w:jc w:val="both"/>
        <w:rPr>
          <w:rFonts w:ascii="Times New Roman" w:hAnsi="Times New Roman"/>
          <w:b/>
          <w:i/>
          <w:szCs w:val="28"/>
          <w:lang w:val="pt-BR"/>
        </w:rPr>
      </w:pPr>
      <w:r w:rsidRPr="009B10CA">
        <w:rPr>
          <w:rFonts w:ascii="Times New Roman" w:hAnsi="Times New Roman"/>
          <w:b/>
          <w:i/>
          <w:szCs w:val="28"/>
          <w:lang w:val="pt-BR"/>
        </w:rPr>
        <w:t>1. Kiến thức:</w:t>
      </w:r>
      <w:r w:rsidRPr="009B10CA">
        <w:rPr>
          <w:rFonts w:ascii="Times New Roman" w:hAnsi="Times New Roman"/>
          <w:szCs w:val="28"/>
          <w:lang w:val="pt-BR"/>
        </w:rPr>
        <w:t xml:space="preserve"> Hư</w:t>
      </w:r>
      <w:r>
        <w:rPr>
          <w:rFonts w:ascii="Times New Roman" w:hAnsi="Times New Roman"/>
          <w:szCs w:val="28"/>
          <w:lang w:val="pt-BR"/>
        </w:rPr>
        <w:t>ớng dẫn học sinh nắm được đặc trưng</w:t>
      </w:r>
      <w:r w:rsidRPr="009B10CA">
        <w:rPr>
          <w:rFonts w:ascii="Times New Roman" w:hAnsi="Times New Roman"/>
          <w:szCs w:val="28"/>
          <w:lang w:val="pt-BR"/>
        </w:rPr>
        <w:t xml:space="preserve"> của văn bản</w:t>
      </w:r>
      <w:r>
        <w:rPr>
          <w:rFonts w:ascii="Times New Roman" w:hAnsi="Times New Roman"/>
          <w:szCs w:val="28"/>
          <w:lang w:val="pt-BR"/>
        </w:rPr>
        <w:t xml:space="preserve"> tự sự và những giá trị nội dung, nghệ thuật</w:t>
      </w:r>
      <w:r w:rsidRPr="009B10CA">
        <w:rPr>
          <w:rFonts w:ascii="Times New Roman" w:hAnsi="Times New Roman"/>
          <w:szCs w:val="28"/>
          <w:lang w:val="pt-BR"/>
        </w:rPr>
        <w:t xml:space="preserve"> </w:t>
      </w:r>
      <w:r>
        <w:rPr>
          <w:rFonts w:ascii="Times New Roman" w:hAnsi="Times New Roman"/>
          <w:szCs w:val="28"/>
          <w:lang w:val="pt-BR"/>
        </w:rPr>
        <w:t>của nó. Đặc biệt là cách cảm nhận đặc sắc</w:t>
      </w:r>
      <w:r w:rsidRPr="009B10CA">
        <w:rPr>
          <w:rFonts w:ascii="Times New Roman" w:hAnsi="Times New Roman"/>
          <w:szCs w:val="28"/>
          <w:lang w:val="pt-BR"/>
        </w:rPr>
        <w:t xml:space="preserve"> nội d</w:t>
      </w:r>
      <w:r>
        <w:rPr>
          <w:rFonts w:ascii="Times New Roman" w:hAnsi="Times New Roman"/>
          <w:szCs w:val="28"/>
          <w:lang w:val="pt-BR"/>
        </w:rPr>
        <w:t>ung, nghệ thuật trong tác phẩm</w:t>
      </w:r>
      <w:r w:rsidRPr="009B10CA">
        <w:rPr>
          <w:rFonts w:ascii="Times New Roman" w:hAnsi="Times New Roman"/>
          <w:szCs w:val="28"/>
          <w:lang w:val="pt-BR"/>
        </w:rPr>
        <w:t xml:space="preserve">. </w:t>
      </w:r>
    </w:p>
    <w:p w:rsidR="003121A1" w:rsidRPr="009B10CA" w:rsidRDefault="003121A1" w:rsidP="003121A1">
      <w:pPr>
        <w:spacing w:line="276" w:lineRule="auto"/>
        <w:jc w:val="both"/>
        <w:rPr>
          <w:rFonts w:ascii="Times New Roman" w:hAnsi="Times New Roman"/>
          <w:szCs w:val="28"/>
          <w:lang w:val="pt-BR"/>
        </w:rPr>
      </w:pPr>
      <w:r w:rsidRPr="009B10CA">
        <w:rPr>
          <w:rFonts w:ascii="Times New Roman" w:hAnsi="Times New Roman"/>
          <w:b/>
          <w:i/>
          <w:szCs w:val="28"/>
          <w:lang w:val="pt-BR"/>
        </w:rPr>
        <w:t>2. Kĩ năng:</w:t>
      </w:r>
      <w:r w:rsidRPr="009B10CA">
        <w:rPr>
          <w:rFonts w:ascii="Times New Roman" w:hAnsi="Times New Roman"/>
          <w:szCs w:val="28"/>
          <w:lang w:val="pt-BR"/>
        </w:rPr>
        <w:t xml:space="preserve"> -</w:t>
      </w:r>
      <w:r>
        <w:rPr>
          <w:rFonts w:ascii="Times New Roman" w:hAnsi="Times New Roman"/>
          <w:szCs w:val="28"/>
          <w:lang w:val="pt-BR"/>
        </w:rPr>
        <w:t xml:space="preserve"> Biết cách chọn lọc và cảm nhận những nét đặc sắc. Rèn kỹ năng</w:t>
      </w:r>
      <w:r w:rsidRPr="009B10CA">
        <w:rPr>
          <w:rFonts w:ascii="Times New Roman" w:hAnsi="Times New Roman"/>
          <w:szCs w:val="28"/>
          <w:lang w:val="pt-BR"/>
        </w:rPr>
        <w:t xml:space="preserve"> Đọc - Hiểu VB.</w:t>
      </w:r>
    </w:p>
    <w:p w:rsidR="003121A1" w:rsidRPr="009B10CA" w:rsidRDefault="003121A1" w:rsidP="003121A1">
      <w:pPr>
        <w:spacing w:line="276" w:lineRule="auto"/>
        <w:jc w:val="both"/>
        <w:rPr>
          <w:rFonts w:ascii="Times New Roman" w:hAnsi="Times New Roman"/>
          <w:b/>
          <w:i/>
          <w:szCs w:val="28"/>
          <w:lang w:val="pt-BR"/>
        </w:rPr>
      </w:pPr>
      <w:r w:rsidRPr="009B10CA">
        <w:rPr>
          <w:rFonts w:ascii="Times New Roman" w:hAnsi="Times New Roman"/>
          <w:b/>
          <w:i/>
          <w:szCs w:val="28"/>
          <w:lang w:val="pt-BR"/>
        </w:rPr>
        <w:t>3. Thái độ, tình cảm:</w:t>
      </w:r>
    </w:p>
    <w:p w:rsidR="003121A1" w:rsidRPr="009B10CA" w:rsidRDefault="003121A1" w:rsidP="003121A1">
      <w:pPr>
        <w:spacing w:line="276" w:lineRule="auto"/>
        <w:jc w:val="both"/>
        <w:rPr>
          <w:rFonts w:ascii="Times New Roman" w:hAnsi="Times New Roman"/>
          <w:b/>
          <w:szCs w:val="28"/>
          <w:u w:val="single"/>
          <w:lang w:val="pt-BR"/>
        </w:rPr>
      </w:pPr>
      <w:r w:rsidRPr="009B10CA">
        <w:rPr>
          <w:rFonts w:ascii="Times New Roman" w:hAnsi="Times New Roman"/>
          <w:szCs w:val="28"/>
          <w:lang w:val="pt-BR"/>
        </w:rPr>
        <w:t>Giáo dục các em ý thức học tập tốt.</w:t>
      </w:r>
    </w:p>
    <w:p w:rsidR="003121A1" w:rsidRPr="009B10CA" w:rsidRDefault="003121A1" w:rsidP="003121A1">
      <w:pPr>
        <w:spacing w:line="276" w:lineRule="auto"/>
        <w:jc w:val="both"/>
        <w:rPr>
          <w:rFonts w:ascii="Times New Roman" w:hAnsi="Times New Roman"/>
          <w:b/>
          <w:i/>
          <w:szCs w:val="28"/>
          <w:u w:val="single"/>
          <w:lang w:val="pt-BR"/>
        </w:rPr>
      </w:pPr>
      <w:r w:rsidRPr="009B10CA">
        <w:rPr>
          <w:rFonts w:ascii="Times New Roman" w:hAnsi="Times New Roman"/>
          <w:b/>
          <w:szCs w:val="28"/>
          <w:lang w:val="da-DK"/>
        </w:rPr>
        <w:t xml:space="preserve"> </w:t>
      </w:r>
      <w:r w:rsidRPr="009B10CA">
        <w:rPr>
          <w:rFonts w:ascii="Times New Roman" w:hAnsi="Times New Roman"/>
          <w:szCs w:val="28"/>
          <w:lang w:val="pt-BR"/>
        </w:rPr>
        <w:t xml:space="preserve">4. </w:t>
      </w:r>
      <w:r w:rsidRPr="009B10CA">
        <w:rPr>
          <w:rFonts w:ascii="Times New Roman" w:hAnsi="Times New Roman"/>
          <w:b/>
          <w:i/>
          <w:szCs w:val="28"/>
          <w:u w:val="single"/>
          <w:lang w:val="pt-BR"/>
        </w:rPr>
        <w:t>Năng lực cần phát triển</w:t>
      </w:r>
    </w:p>
    <w:p w:rsidR="003121A1" w:rsidRPr="009B10CA" w:rsidRDefault="003121A1" w:rsidP="003121A1">
      <w:pPr>
        <w:spacing w:line="276" w:lineRule="auto"/>
        <w:jc w:val="both"/>
        <w:rPr>
          <w:rFonts w:ascii="Times New Roman" w:hAnsi="Times New Roman"/>
          <w:szCs w:val="28"/>
          <w:lang w:val="pt-BR"/>
        </w:rPr>
      </w:pPr>
      <w:r w:rsidRPr="009B10CA">
        <w:rPr>
          <w:rFonts w:ascii="Times New Roman" w:hAnsi="Times New Roman"/>
          <w:szCs w:val="28"/>
          <w:lang w:val="pt-BR"/>
        </w:rPr>
        <w:t>- Tự học        - Tư duy sáng tạo.           - Hợp tác             - Sử dụng ngôn ngữ</w:t>
      </w:r>
    </w:p>
    <w:p w:rsidR="003121A1" w:rsidRPr="003121A1" w:rsidRDefault="003121A1" w:rsidP="003121A1">
      <w:pPr>
        <w:spacing w:line="276" w:lineRule="auto"/>
        <w:jc w:val="both"/>
        <w:rPr>
          <w:rFonts w:ascii="Times New Roman" w:hAnsi="Times New Roman"/>
          <w:b/>
          <w:szCs w:val="28"/>
          <w:lang w:val="pt-BR"/>
        </w:rPr>
      </w:pPr>
      <w:r w:rsidRPr="003121A1">
        <w:rPr>
          <w:rFonts w:ascii="Times New Roman" w:hAnsi="Times New Roman"/>
          <w:b/>
          <w:szCs w:val="28"/>
          <w:lang w:val="pt-BR"/>
        </w:rPr>
        <w:t>B. CHUẨN BỊ</w:t>
      </w:r>
    </w:p>
    <w:p w:rsidR="003121A1" w:rsidRPr="009B10CA" w:rsidRDefault="003121A1" w:rsidP="003121A1">
      <w:pPr>
        <w:spacing w:line="276" w:lineRule="auto"/>
        <w:jc w:val="both"/>
        <w:rPr>
          <w:rFonts w:ascii="Times New Roman" w:hAnsi="Times New Roman"/>
          <w:szCs w:val="28"/>
          <w:lang w:val="pt-BR"/>
        </w:rPr>
      </w:pPr>
      <w:r w:rsidRPr="009B10CA">
        <w:rPr>
          <w:rFonts w:ascii="Times New Roman" w:hAnsi="Times New Roman"/>
          <w:szCs w:val="28"/>
          <w:lang w:val="pt-BR"/>
        </w:rPr>
        <w:t>- Theo yêu cầu SGK.              - Sơ đồ tư duy</w:t>
      </w:r>
    </w:p>
    <w:p w:rsidR="003121A1" w:rsidRPr="003121A1" w:rsidRDefault="003121A1" w:rsidP="003121A1">
      <w:pPr>
        <w:spacing w:line="276" w:lineRule="auto"/>
        <w:jc w:val="both"/>
        <w:rPr>
          <w:rFonts w:ascii="Times New Roman" w:hAnsi="Times New Roman"/>
          <w:b/>
          <w:szCs w:val="28"/>
          <w:lang w:val="pt-BR"/>
        </w:rPr>
      </w:pPr>
      <w:r w:rsidRPr="003121A1">
        <w:rPr>
          <w:rFonts w:ascii="Times New Roman" w:hAnsi="Times New Roman"/>
          <w:b/>
          <w:szCs w:val="28"/>
          <w:lang w:val="pt-BR"/>
        </w:rPr>
        <w:t>C. PHƯƠNG PHÁP/ KỸ THUẬT DẠY HỌC</w:t>
      </w:r>
    </w:p>
    <w:p w:rsidR="003121A1" w:rsidRPr="009B10CA" w:rsidRDefault="003121A1" w:rsidP="003121A1">
      <w:pPr>
        <w:spacing w:line="276" w:lineRule="auto"/>
        <w:jc w:val="both"/>
        <w:rPr>
          <w:rFonts w:ascii="Times New Roman" w:hAnsi="Times New Roman"/>
          <w:szCs w:val="28"/>
          <w:lang w:val="pt-BR"/>
        </w:rPr>
      </w:pPr>
      <w:r w:rsidRPr="009B10CA">
        <w:rPr>
          <w:rFonts w:ascii="Times New Roman" w:hAnsi="Times New Roman"/>
          <w:szCs w:val="28"/>
          <w:lang w:val="pt-BR"/>
        </w:rPr>
        <w:t xml:space="preserve">-Kĩ thuật động não, thảo luận:                                  - Kĩ thuật trình bày một phút: </w:t>
      </w:r>
    </w:p>
    <w:p w:rsidR="003121A1" w:rsidRPr="009B10CA" w:rsidRDefault="003121A1" w:rsidP="003121A1">
      <w:pPr>
        <w:spacing w:line="276" w:lineRule="auto"/>
        <w:jc w:val="both"/>
        <w:rPr>
          <w:rFonts w:ascii="Times New Roman" w:hAnsi="Times New Roman"/>
          <w:szCs w:val="28"/>
          <w:lang w:val="pt-BR"/>
        </w:rPr>
      </w:pPr>
      <w:r w:rsidRPr="009B10CA">
        <w:rPr>
          <w:rFonts w:ascii="Times New Roman" w:hAnsi="Times New Roman"/>
          <w:szCs w:val="28"/>
          <w:lang w:val="pt-BR"/>
        </w:rPr>
        <w:t xml:space="preserve">- Kĩ thụât viết tích cực: Hs viết các đoạn văn .                                              </w:t>
      </w:r>
    </w:p>
    <w:p w:rsidR="003121A1" w:rsidRPr="009B10CA" w:rsidRDefault="003121A1" w:rsidP="003121A1">
      <w:pPr>
        <w:spacing w:line="276" w:lineRule="auto"/>
        <w:jc w:val="both"/>
        <w:rPr>
          <w:rFonts w:ascii="Times New Roman" w:hAnsi="Times New Roman"/>
          <w:szCs w:val="28"/>
          <w:lang w:val="pt-BR"/>
        </w:rPr>
      </w:pPr>
      <w:r w:rsidRPr="009B10CA">
        <w:rPr>
          <w:rFonts w:ascii="Times New Roman" w:hAnsi="Times New Roman"/>
          <w:szCs w:val="28"/>
          <w:lang w:val="pt-BR"/>
        </w:rPr>
        <w:t>- PP trực quan, vấn đáp, thuyết trình, nêu vấn đề ...</w:t>
      </w:r>
      <w:r w:rsidRPr="009B10CA">
        <w:rPr>
          <w:rFonts w:ascii="Times New Roman" w:hAnsi="Times New Roman"/>
          <w:szCs w:val="28"/>
          <w:lang w:val="it-IT"/>
        </w:rPr>
        <w:t xml:space="preserve">                                           </w:t>
      </w:r>
      <w:r w:rsidRPr="009B10CA">
        <w:rPr>
          <w:rFonts w:ascii="Times New Roman" w:hAnsi="Times New Roman"/>
          <w:szCs w:val="28"/>
          <w:lang w:val="pt-BR"/>
        </w:rPr>
        <w:t xml:space="preserve">                                                                                           </w:t>
      </w:r>
    </w:p>
    <w:p w:rsidR="003121A1" w:rsidRPr="003121A1" w:rsidRDefault="003121A1" w:rsidP="003121A1">
      <w:pPr>
        <w:spacing w:line="276" w:lineRule="auto"/>
        <w:jc w:val="both"/>
        <w:rPr>
          <w:rFonts w:ascii="Times New Roman" w:hAnsi="Times New Roman"/>
          <w:b/>
          <w:szCs w:val="28"/>
          <w:lang w:val="pt-BR"/>
        </w:rPr>
      </w:pPr>
      <w:r w:rsidRPr="003121A1">
        <w:rPr>
          <w:rFonts w:ascii="Times New Roman" w:hAnsi="Times New Roman"/>
          <w:b/>
          <w:szCs w:val="28"/>
          <w:lang w:val="pt-BR"/>
        </w:rPr>
        <w:t>D. TỔ CHỨC CÁC HOẠT ĐỘNG</w:t>
      </w:r>
    </w:p>
    <w:p w:rsidR="003121A1" w:rsidRPr="003121A1" w:rsidRDefault="003121A1" w:rsidP="003121A1">
      <w:pPr>
        <w:spacing w:line="276" w:lineRule="auto"/>
        <w:jc w:val="both"/>
        <w:rPr>
          <w:rFonts w:ascii="Times New Roman" w:hAnsi="Times New Roman"/>
          <w:b/>
          <w:szCs w:val="28"/>
          <w:lang w:val="pt-BR"/>
        </w:rPr>
      </w:pPr>
      <w:r w:rsidRPr="003121A1">
        <w:rPr>
          <w:rFonts w:ascii="Times New Roman" w:hAnsi="Times New Roman"/>
          <w:b/>
          <w:szCs w:val="28"/>
          <w:lang w:val="pt-BR"/>
        </w:rPr>
        <w:t>HOẠT ĐỘNG I. KHỞI ĐỘNG ( 1P )</w:t>
      </w:r>
    </w:p>
    <w:p w:rsidR="003121A1" w:rsidRPr="009B10CA" w:rsidRDefault="003121A1" w:rsidP="003121A1">
      <w:pPr>
        <w:spacing w:line="276" w:lineRule="auto"/>
        <w:jc w:val="both"/>
        <w:rPr>
          <w:rFonts w:ascii="Times New Roman" w:hAnsi="Times New Roman"/>
          <w:b/>
          <w:i/>
          <w:color w:val="0000CC"/>
          <w:szCs w:val="28"/>
          <w:lang w:val="pt-BR"/>
        </w:rPr>
      </w:pPr>
      <w:r w:rsidRPr="009B10CA">
        <w:rPr>
          <w:rFonts w:ascii="Times New Roman" w:hAnsi="Times New Roman"/>
          <w:szCs w:val="28"/>
          <w:lang w:val="pt-BR"/>
        </w:rPr>
        <w:t xml:space="preserve">  </w:t>
      </w:r>
      <w:r w:rsidRPr="009B10CA">
        <w:rPr>
          <w:rFonts w:ascii="Times New Roman" w:hAnsi="Times New Roman"/>
          <w:i/>
          <w:szCs w:val="28"/>
          <w:lang w:val="pt-BR"/>
        </w:rPr>
        <w:t>M</w:t>
      </w:r>
      <w:r>
        <w:rPr>
          <w:rFonts w:ascii="Times New Roman" w:hAnsi="Times New Roman"/>
          <w:i/>
          <w:szCs w:val="28"/>
          <w:lang w:val="pt-BR"/>
        </w:rPr>
        <w:t>ỗi văn bản đều được tạo thành bởi tài năng và tấm lòng của tác giả</w:t>
      </w:r>
      <w:r w:rsidRPr="009B10CA">
        <w:rPr>
          <w:rFonts w:ascii="Times New Roman" w:hAnsi="Times New Roman"/>
          <w:i/>
          <w:szCs w:val="28"/>
          <w:lang w:val="pt-BR"/>
        </w:rPr>
        <w:t>. Và ở mỗ</w:t>
      </w:r>
      <w:r>
        <w:rPr>
          <w:rFonts w:ascii="Times New Roman" w:hAnsi="Times New Roman"/>
          <w:i/>
          <w:szCs w:val="28"/>
          <w:lang w:val="pt-BR"/>
        </w:rPr>
        <w:t xml:space="preserve">i </w:t>
      </w:r>
      <w:r w:rsidRPr="009B10CA">
        <w:rPr>
          <w:rFonts w:ascii="Times New Roman" w:hAnsi="Times New Roman"/>
          <w:i/>
          <w:szCs w:val="28"/>
          <w:lang w:val="pt-BR"/>
        </w:rPr>
        <w:t xml:space="preserve"> v</w:t>
      </w:r>
      <w:r>
        <w:rPr>
          <w:rFonts w:ascii="Times New Roman" w:hAnsi="Times New Roman"/>
          <w:i/>
          <w:szCs w:val="28"/>
          <w:lang w:val="pt-BR"/>
        </w:rPr>
        <w:t>ăn bản lại có những giá trị</w:t>
      </w:r>
      <w:r w:rsidRPr="009B10CA">
        <w:rPr>
          <w:rFonts w:ascii="Times New Roman" w:hAnsi="Times New Roman"/>
          <w:i/>
          <w:szCs w:val="28"/>
          <w:lang w:val="pt-BR"/>
        </w:rPr>
        <w:t xml:space="preserve"> khác nhau. Nhưn</w:t>
      </w:r>
      <w:r>
        <w:rPr>
          <w:rFonts w:ascii="Times New Roman" w:hAnsi="Times New Roman"/>
          <w:i/>
          <w:szCs w:val="28"/>
          <w:lang w:val="pt-BR"/>
        </w:rPr>
        <w:t xml:space="preserve">g thông thường văn bản có giá trị về nội dung và nghệ thuật </w:t>
      </w:r>
      <w:r w:rsidRPr="009B10CA">
        <w:rPr>
          <w:rFonts w:ascii="Times New Roman" w:hAnsi="Times New Roman"/>
          <w:i/>
          <w:szCs w:val="28"/>
          <w:lang w:val="pt-BR"/>
        </w:rPr>
        <w:t xml:space="preserve"> nà</w:t>
      </w:r>
      <w:r>
        <w:rPr>
          <w:rFonts w:ascii="Times New Roman" w:hAnsi="Times New Roman"/>
          <w:i/>
          <w:szCs w:val="28"/>
          <w:lang w:val="pt-BR"/>
        </w:rPr>
        <w:t>o? Cách cảm nhận giá trị ấy</w:t>
      </w:r>
      <w:r w:rsidRPr="009B10CA">
        <w:rPr>
          <w:rFonts w:ascii="Times New Roman" w:hAnsi="Times New Roman"/>
          <w:i/>
          <w:szCs w:val="28"/>
          <w:lang w:val="pt-BR"/>
        </w:rPr>
        <w:t xml:space="preserve"> sao cho hợp lí? Để trả  lời câu </w:t>
      </w:r>
      <w:r>
        <w:rPr>
          <w:rFonts w:ascii="Times New Roman" w:hAnsi="Times New Roman"/>
          <w:i/>
          <w:szCs w:val="28"/>
          <w:lang w:val="pt-BR"/>
        </w:rPr>
        <w:t>hỏi đó, chúng ta đi vào tiết thực hành</w:t>
      </w:r>
      <w:r w:rsidRPr="009B10CA">
        <w:rPr>
          <w:rFonts w:ascii="Times New Roman" w:hAnsi="Times New Roman"/>
          <w:i/>
          <w:szCs w:val="28"/>
          <w:lang w:val="pt-BR"/>
        </w:rPr>
        <w:t>.</w:t>
      </w:r>
    </w:p>
    <w:p w:rsidR="003121A1" w:rsidRPr="003121A1" w:rsidRDefault="003121A1" w:rsidP="003121A1">
      <w:pPr>
        <w:spacing w:line="276" w:lineRule="auto"/>
        <w:jc w:val="both"/>
        <w:rPr>
          <w:rFonts w:ascii="Times New Roman" w:hAnsi="Times New Roman"/>
          <w:b/>
          <w:szCs w:val="28"/>
          <w:lang w:val="pt-BR"/>
        </w:rPr>
      </w:pPr>
      <w:r w:rsidRPr="003121A1">
        <w:rPr>
          <w:rFonts w:ascii="Times New Roman" w:hAnsi="Times New Roman"/>
          <w:b/>
          <w:szCs w:val="28"/>
          <w:lang w:val="pt-BR"/>
        </w:rPr>
        <w:lastRenderedPageBreak/>
        <w:t>HOẠT ĐỘNG II. ÔN TẬP VỀ CÁC GIÁ TRỊ NỘI DUNG VÀ NGHỆ THUẬT    ( 40P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9"/>
        <w:gridCol w:w="5665"/>
      </w:tblGrid>
      <w:tr w:rsidR="003121A1" w:rsidRPr="009B10CA" w:rsidTr="00EB1C9E">
        <w:trPr>
          <w:trHeight w:val="384"/>
        </w:trPr>
        <w:tc>
          <w:tcPr>
            <w:tcW w:w="4219" w:type="dxa"/>
          </w:tcPr>
          <w:p w:rsidR="003121A1" w:rsidRPr="009B10CA" w:rsidRDefault="003121A1" w:rsidP="00EB1C9E">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Hoạt động của giáo viên-học sinh</w:t>
            </w:r>
          </w:p>
        </w:tc>
        <w:tc>
          <w:tcPr>
            <w:tcW w:w="5665" w:type="dxa"/>
          </w:tcPr>
          <w:p w:rsidR="003121A1" w:rsidRPr="009B10CA" w:rsidRDefault="003121A1" w:rsidP="00EB1C9E">
            <w:pPr>
              <w:tabs>
                <w:tab w:val="center" w:pos="4320"/>
                <w:tab w:val="right" w:pos="8640"/>
              </w:tabs>
              <w:spacing w:line="276" w:lineRule="auto"/>
              <w:jc w:val="both"/>
              <w:rPr>
                <w:rFonts w:ascii="Times New Roman" w:hAnsi="Times New Roman"/>
                <w:b/>
                <w:szCs w:val="28"/>
                <w:lang w:val="sv-SE"/>
              </w:rPr>
            </w:pPr>
            <w:r w:rsidRPr="009B10CA">
              <w:rPr>
                <w:rFonts w:ascii="Times New Roman" w:hAnsi="Times New Roman"/>
                <w:b/>
                <w:szCs w:val="28"/>
                <w:lang w:val="sv-SE"/>
              </w:rPr>
              <w:t>Nội dung cần đạt</w:t>
            </w:r>
          </w:p>
        </w:tc>
      </w:tr>
      <w:tr w:rsidR="003121A1" w:rsidRPr="009B10CA" w:rsidTr="00EB1C9E">
        <w:trPr>
          <w:trHeight w:val="307"/>
        </w:trPr>
        <w:tc>
          <w:tcPr>
            <w:tcW w:w="4219" w:type="dxa"/>
          </w:tcPr>
          <w:p w:rsidR="003121A1" w:rsidRPr="009B10CA" w:rsidRDefault="003121A1" w:rsidP="00EB1C9E">
            <w:pPr>
              <w:spacing w:line="276" w:lineRule="auto"/>
              <w:jc w:val="both"/>
              <w:rPr>
                <w:rFonts w:ascii="Times New Roman" w:hAnsi="Times New Roman"/>
                <w:szCs w:val="28"/>
              </w:rPr>
            </w:pPr>
            <w:r w:rsidRPr="009B10CA">
              <w:rPr>
                <w:rFonts w:ascii="Times New Roman" w:hAnsi="Times New Roman"/>
                <w:szCs w:val="28"/>
              </w:rPr>
              <w:t>- Gọi HS đọc bài tập 1.</w:t>
            </w:r>
          </w:p>
          <w:p w:rsidR="003121A1" w:rsidRPr="003121A1" w:rsidRDefault="003121A1" w:rsidP="00EB1C9E">
            <w:pPr>
              <w:spacing w:line="276" w:lineRule="auto"/>
              <w:jc w:val="both"/>
              <w:rPr>
                <w:rFonts w:ascii="Times New Roman" w:hAnsi="Times New Roman"/>
                <w:b/>
                <w:szCs w:val="28"/>
                <w:lang w:val="da-DK"/>
              </w:rPr>
            </w:pPr>
            <w:r w:rsidRPr="003121A1">
              <w:rPr>
                <w:rFonts w:ascii="Times New Roman" w:hAnsi="Times New Roman"/>
                <w:b/>
                <w:szCs w:val="28"/>
                <w:lang w:val="da-DK"/>
              </w:rPr>
              <w:t>HOẠT ĐỘNG NHÓM</w:t>
            </w:r>
          </w:p>
          <w:p w:rsidR="003121A1" w:rsidRPr="009B10CA" w:rsidRDefault="003121A1" w:rsidP="00EB1C9E">
            <w:pPr>
              <w:spacing w:line="276" w:lineRule="auto"/>
              <w:jc w:val="both"/>
              <w:rPr>
                <w:rFonts w:ascii="Times New Roman" w:hAnsi="Times New Roman"/>
                <w:szCs w:val="28"/>
                <w:lang w:val="da-DK"/>
              </w:rPr>
            </w:pPr>
            <w:r w:rsidRPr="009B10CA">
              <w:rPr>
                <w:rFonts w:ascii="Times New Roman" w:hAnsi="Times New Roman"/>
                <w:szCs w:val="28"/>
                <w:lang w:val="da-DK"/>
              </w:rPr>
              <w:t>-  Giao nhiệm vụ cho các nhóm :</w:t>
            </w:r>
          </w:p>
          <w:p w:rsidR="003121A1" w:rsidRPr="009B10CA" w:rsidRDefault="003121A1" w:rsidP="00EB1C9E">
            <w:pPr>
              <w:spacing w:line="276" w:lineRule="auto"/>
              <w:jc w:val="both"/>
              <w:rPr>
                <w:rFonts w:ascii="Times New Roman" w:hAnsi="Times New Roman"/>
                <w:szCs w:val="28"/>
                <w:lang w:val="da-DK"/>
              </w:rPr>
            </w:pPr>
            <w:r>
              <w:rPr>
                <w:rFonts w:ascii="Times New Roman" w:hAnsi="Times New Roman"/>
                <w:szCs w:val="28"/>
                <w:lang w:val="da-DK"/>
              </w:rPr>
              <w:t>+ Tổ 1-2: bài 1</w:t>
            </w:r>
            <w:r w:rsidRPr="009B10CA">
              <w:rPr>
                <w:rFonts w:ascii="Times New Roman" w:hAnsi="Times New Roman"/>
                <w:szCs w:val="28"/>
                <w:lang w:val="da-DK"/>
              </w:rPr>
              <w:t>.</w:t>
            </w:r>
          </w:p>
          <w:p w:rsidR="003121A1" w:rsidRPr="009B10CA" w:rsidRDefault="003121A1" w:rsidP="00EB1C9E">
            <w:pPr>
              <w:spacing w:line="276" w:lineRule="auto"/>
              <w:jc w:val="both"/>
              <w:rPr>
                <w:rFonts w:ascii="Times New Roman" w:hAnsi="Times New Roman"/>
                <w:szCs w:val="28"/>
                <w:lang w:val="da-DK"/>
              </w:rPr>
            </w:pPr>
            <w:r>
              <w:rPr>
                <w:rFonts w:ascii="Times New Roman" w:hAnsi="Times New Roman"/>
                <w:szCs w:val="28"/>
                <w:lang w:val="da-DK"/>
              </w:rPr>
              <w:t>+ Tổ 3-4: bài 2</w:t>
            </w:r>
          </w:p>
          <w:p w:rsidR="003121A1" w:rsidRPr="009B10CA" w:rsidRDefault="003121A1" w:rsidP="00EB1C9E">
            <w:pPr>
              <w:spacing w:line="276" w:lineRule="auto"/>
              <w:jc w:val="both"/>
              <w:rPr>
                <w:rFonts w:ascii="Times New Roman" w:hAnsi="Times New Roman"/>
                <w:szCs w:val="28"/>
                <w:lang w:val="da-DK"/>
              </w:rPr>
            </w:pPr>
            <w:r w:rsidRPr="009B10CA">
              <w:rPr>
                <w:rFonts w:ascii="Times New Roman" w:hAnsi="Times New Roman"/>
                <w:szCs w:val="28"/>
                <w:lang w:val="da-DK"/>
              </w:rPr>
              <w:t>- Tổ chức cho các nhóm thảo luận. GV quan sát, khích lệ HS.</w:t>
            </w:r>
          </w:p>
          <w:p w:rsidR="003121A1" w:rsidRPr="009B10CA" w:rsidRDefault="003121A1" w:rsidP="00EB1C9E">
            <w:pPr>
              <w:spacing w:line="276" w:lineRule="auto"/>
              <w:jc w:val="both"/>
              <w:rPr>
                <w:rFonts w:ascii="Times New Roman" w:hAnsi="Times New Roman"/>
                <w:szCs w:val="28"/>
                <w:lang w:val="da-DK"/>
              </w:rPr>
            </w:pPr>
            <w:r w:rsidRPr="009B10CA">
              <w:rPr>
                <w:rFonts w:ascii="Times New Roman" w:hAnsi="Times New Roman"/>
                <w:szCs w:val="28"/>
                <w:lang w:val="da-DK"/>
              </w:rPr>
              <w:t>- Tổ chức cho HS báo cáo kết quả thảo luận qua phiếu học tập</w:t>
            </w:r>
          </w:p>
          <w:p w:rsidR="003121A1" w:rsidRPr="009B10CA" w:rsidRDefault="003121A1" w:rsidP="00EB1C9E">
            <w:pPr>
              <w:spacing w:line="276" w:lineRule="auto"/>
              <w:jc w:val="both"/>
              <w:rPr>
                <w:rFonts w:ascii="Times New Roman" w:hAnsi="Times New Roman"/>
                <w:szCs w:val="28"/>
                <w:lang w:val="da-DK"/>
              </w:rPr>
            </w:pPr>
            <w:r w:rsidRPr="009B10CA">
              <w:rPr>
                <w:rFonts w:ascii="Times New Roman" w:hAnsi="Times New Roman"/>
                <w:szCs w:val="28"/>
                <w:lang w:val="da-DK"/>
              </w:rPr>
              <w:t>- Tổ chức cho HS nhận xét</w:t>
            </w:r>
          </w:p>
          <w:p w:rsidR="003121A1" w:rsidRPr="009B10CA" w:rsidRDefault="003121A1" w:rsidP="00EB1C9E">
            <w:pPr>
              <w:spacing w:line="276" w:lineRule="auto"/>
              <w:jc w:val="both"/>
              <w:rPr>
                <w:rFonts w:ascii="Times New Roman" w:hAnsi="Times New Roman"/>
                <w:b/>
                <w:szCs w:val="28"/>
                <w:lang w:val="sv-SE"/>
              </w:rPr>
            </w:pPr>
            <w:r w:rsidRPr="009B10CA">
              <w:rPr>
                <w:rFonts w:ascii="Times New Roman" w:hAnsi="Times New Roman"/>
                <w:szCs w:val="28"/>
                <w:lang w:val="da-DK"/>
              </w:rPr>
              <w:t>- Gv tổng hợp ý kiến và kết luận chung.</w:t>
            </w:r>
          </w:p>
        </w:tc>
        <w:tc>
          <w:tcPr>
            <w:tcW w:w="5665" w:type="dxa"/>
          </w:tcPr>
          <w:p w:rsidR="003121A1" w:rsidRPr="00DF5BFB" w:rsidRDefault="003121A1" w:rsidP="00EB1C9E">
            <w:pPr>
              <w:tabs>
                <w:tab w:val="center" w:pos="4320"/>
                <w:tab w:val="right" w:pos="8640"/>
              </w:tabs>
              <w:spacing w:line="276" w:lineRule="auto"/>
              <w:jc w:val="both"/>
              <w:rPr>
                <w:rFonts w:ascii="Times New Roman" w:hAnsi="Times New Roman"/>
                <w:b/>
                <w:szCs w:val="28"/>
                <w:u w:val="single"/>
                <w:lang w:val="sv-SE"/>
              </w:rPr>
            </w:pPr>
            <w:r>
              <w:rPr>
                <w:rFonts w:ascii="Times New Roman" w:hAnsi="Times New Roman"/>
                <w:b/>
                <w:szCs w:val="28"/>
                <w:u w:val="single"/>
                <w:lang w:val="sv-SE"/>
              </w:rPr>
              <w:t>Bài 1:</w:t>
            </w:r>
            <w:r>
              <w:rPr>
                <w:rFonts w:ascii="Times New Roman" w:hAnsi="Times New Roman"/>
                <w:szCs w:val="28"/>
                <w:lang w:val="sv-SE"/>
              </w:rPr>
              <w:t xml:space="preserve"> Nêu cảm nhận về diễn biến tâm trạng của nhân vật ”tôi” trong văn bản ”Tôi đi học”</w:t>
            </w:r>
            <w:r w:rsidRPr="009B10CA">
              <w:rPr>
                <w:rFonts w:ascii="Times New Roman" w:hAnsi="Times New Roman"/>
                <w:szCs w:val="28"/>
                <w:lang w:val="sv-SE"/>
              </w:rPr>
              <w:t>.</w:t>
            </w:r>
          </w:p>
          <w:p w:rsidR="003121A1" w:rsidRPr="009B10CA" w:rsidRDefault="003121A1" w:rsidP="00EB1C9E">
            <w:pPr>
              <w:spacing w:line="276" w:lineRule="auto"/>
              <w:jc w:val="both"/>
              <w:rPr>
                <w:rFonts w:ascii="Times New Roman" w:hAnsi="Times New Roman"/>
                <w:szCs w:val="28"/>
                <w:lang w:val="sv-SE"/>
              </w:rPr>
            </w:pPr>
            <w:r w:rsidRPr="009B10CA">
              <w:rPr>
                <w:rFonts w:ascii="Times New Roman" w:hAnsi="Times New Roman"/>
                <w:szCs w:val="28"/>
                <w:lang w:val="sv-SE"/>
              </w:rPr>
              <w:t>+ G</w:t>
            </w:r>
            <w:r>
              <w:rPr>
                <w:rFonts w:ascii="Times New Roman" w:hAnsi="Times New Roman"/>
                <w:szCs w:val="28"/>
                <w:lang w:val="sv-SE"/>
              </w:rPr>
              <w:t>iới thiệu hoàn cảnh dẫn đến việc ”tôi” đi học trong truyện</w:t>
            </w:r>
            <w:r w:rsidRPr="009B10CA">
              <w:rPr>
                <w:rFonts w:ascii="Times New Roman" w:hAnsi="Times New Roman"/>
                <w:szCs w:val="28"/>
                <w:lang w:val="sv-SE"/>
              </w:rPr>
              <w:t>.</w:t>
            </w:r>
          </w:p>
          <w:p w:rsidR="003121A1" w:rsidRDefault="003121A1" w:rsidP="00EB1C9E">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Pr>
                <w:rFonts w:ascii="Times New Roman" w:hAnsi="Times New Roman"/>
                <w:szCs w:val="28"/>
                <w:lang w:val="sv-SE"/>
              </w:rPr>
              <w:t>Cảm nhận về diễn biến tâm trạng ở các thời điểm khác nhau.</w:t>
            </w:r>
          </w:p>
          <w:p w:rsidR="003121A1" w:rsidRPr="009B10CA" w:rsidRDefault="003121A1" w:rsidP="00EB1C9E">
            <w:pPr>
              <w:spacing w:line="276" w:lineRule="auto"/>
              <w:jc w:val="both"/>
              <w:rPr>
                <w:rFonts w:ascii="Times New Roman" w:hAnsi="Times New Roman"/>
                <w:szCs w:val="28"/>
                <w:lang w:val="sv-SE"/>
              </w:rPr>
            </w:pPr>
            <w:r>
              <w:rPr>
                <w:rFonts w:ascii="Times New Roman" w:hAnsi="Times New Roman"/>
                <w:szCs w:val="28"/>
                <w:lang w:val="sv-SE"/>
              </w:rPr>
              <w:t>+ Cảm nhận về nghệ thuật khắc họa tâm trạng nhân vật của nhà văn Thanh Tịnh</w:t>
            </w:r>
            <w:r w:rsidRPr="009B10CA">
              <w:rPr>
                <w:rFonts w:ascii="Times New Roman" w:hAnsi="Times New Roman"/>
                <w:szCs w:val="28"/>
                <w:lang w:val="sv-SE"/>
              </w:rPr>
              <w:t>.</w:t>
            </w:r>
          </w:p>
          <w:p w:rsidR="003121A1" w:rsidRPr="009B10CA" w:rsidRDefault="003121A1" w:rsidP="00EB1C9E">
            <w:pPr>
              <w:spacing w:line="276" w:lineRule="auto"/>
              <w:jc w:val="both"/>
              <w:rPr>
                <w:rFonts w:ascii="Times New Roman" w:hAnsi="Times New Roman"/>
                <w:szCs w:val="28"/>
                <w:lang w:val="sv-SE"/>
              </w:rPr>
            </w:pPr>
            <w:r>
              <w:rPr>
                <w:rFonts w:ascii="Times New Roman" w:hAnsi="Times New Roman"/>
                <w:b/>
                <w:szCs w:val="28"/>
                <w:u w:val="single"/>
                <w:lang w:val="sv-SE"/>
              </w:rPr>
              <w:t>Bài 2:</w:t>
            </w:r>
            <w:r>
              <w:rPr>
                <w:rFonts w:ascii="Times New Roman" w:hAnsi="Times New Roman"/>
                <w:szCs w:val="28"/>
                <w:lang w:val="sv-SE"/>
              </w:rPr>
              <w:t xml:space="preserve">  Nêu cảm nhận về nghệ thuật xây dựng nhân vật trong văn bản ”Tức nước vỡ bờ”</w:t>
            </w:r>
            <w:r w:rsidRPr="009B10CA">
              <w:rPr>
                <w:rFonts w:ascii="Times New Roman" w:hAnsi="Times New Roman"/>
                <w:szCs w:val="28"/>
                <w:lang w:val="sv-SE"/>
              </w:rPr>
              <w:t>:</w:t>
            </w:r>
          </w:p>
          <w:p w:rsidR="003121A1" w:rsidRPr="009B10CA" w:rsidRDefault="003121A1" w:rsidP="00EB1C9E">
            <w:pPr>
              <w:spacing w:line="276" w:lineRule="auto"/>
              <w:jc w:val="both"/>
              <w:rPr>
                <w:rFonts w:ascii="Times New Roman" w:hAnsi="Times New Roman"/>
                <w:szCs w:val="28"/>
                <w:lang w:val="sv-SE"/>
              </w:rPr>
            </w:pPr>
            <w:r>
              <w:rPr>
                <w:rFonts w:ascii="Times New Roman" w:hAnsi="Times New Roman"/>
                <w:szCs w:val="28"/>
                <w:lang w:val="sv-SE"/>
              </w:rPr>
              <w:t>+ Giới thiệu về nhà văn Ngô Tất Tố và tài năng của ông</w:t>
            </w:r>
            <w:r w:rsidRPr="009B10CA">
              <w:rPr>
                <w:rFonts w:ascii="Times New Roman" w:hAnsi="Times New Roman"/>
                <w:szCs w:val="28"/>
                <w:lang w:val="sv-SE"/>
              </w:rPr>
              <w:t>.</w:t>
            </w:r>
          </w:p>
          <w:p w:rsidR="003121A1" w:rsidRDefault="003121A1" w:rsidP="00EB1C9E">
            <w:pPr>
              <w:spacing w:line="276" w:lineRule="auto"/>
              <w:jc w:val="both"/>
              <w:rPr>
                <w:rFonts w:ascii="Times New Roman" w:hAnsi="Times New Roman"/>
                <w:szCs w:val="28"/>
                <w:lang w:val="sv-SE"/>
              </w:rPr>
            </w:pPr>
            <w:r w:rsidRPr="009B10CA">
              <w:rPr>
                <w:rFonts w:ascii="Times New Roman" w:hAnsi="Times New Roman"/>
                <w:szCs w:val="28"/>
                <w:lang w:val="sv-SE"/>
              </w:rPr>
              <w:t xml:space="preserve">+ </w:t>
            </w:r>
            <w:r>
              <w:rPr>
                <w:rFonts w:ascii="Times New Roman" w:hAnsi="Times New Roman"/>
                <w:szCs w:val="28"/>
                <w:lang w:val="sv-SE"/>
              </w:rPr>
              <w:t>Phân tích các nét đặc sắc trong ngòi bút xây dựng nhân vật</w:t>
            </w:r>
          </w:p>
          <w:p w:rsidR="003121A1" w:rsidRPr="009B10CA" w:rsidRDefault="003121A1" w:rsidP="00EB1C9E">
            <w:pPr>
              <w:spacing w:line="276" w:lineRule="auto"/>
              <w:jc w:val="both"/>
              <w:rPr>
                <w:rFonts w:ascii="Times New Roman" w:hAnsi="Times New Roman"/>
                <w:szCs w:val="28"/>
                <w:lang w:val="sv-SE"/>
              </w:rPr>
            </w:pPr>
            <w:r>
              <w:rPr>
                <w:rFonts w:ascii="Times New Roman" w:hAnsi="Times New Roman"/>
                <w:szCs w:val="28"/>
                <w:lang w:val="sv-SE"/>
              </w:rPr>
              <w:t>+ Cảm nhận về sự thành công của tác phẩm</w:t>
            </w:r>
            <w:r w:rsidRPr="009B10CA">
              <w:rPr>
                <w:rFonts w:ascii="Times New Roman" w:hAnsi="Times New Roman"/>
                <w:szCs w:val="28"/>
                <w:lang w:val="sv-SE"/>
              </w:rPr>
              <w:t>.</w:t>
            </w:r>
          </w:p>
          <w:p w:rsidR="003121A1" w:rsidRPr="009B10CA" w:rsidRDefault="003121A1" w:rsidP="00EB1C9E">
            <w:pPr>
              <w:tabs>
                <w:tab w:val="center" w:pos="4320"/>
                <w:tab w:val="right" w:pos="8640"/>
              </w:tabs>
              <w:spacing w:line="276" w:lineRule="auto"/>
              <w:jc w:val="both"/>
              <w:rPr>
                <w:rFonts w:ascii="Times New Roman" w:hAnsi="Times New Roman"/>
                <w:b/>
                <w:szCs w:val="28"/>
                <w:lang w:val="sv-SE"/>
              </w:rPr>
            </w:pPr>
          </w:p>
        </w:tc>
      </w:tr>
    </w:tbl>
    <w:p w:rsidR="003121A1" w:rsidRPr="003121A1" w:rsidRDefault="003121A1" w:rsidP="003121A1">
      <w:pPr>
        <w:rPr>
          <w:rFonts w:ascii="Times New Roman" w:hAnsi="Times New Roman"/>
          <w:b/>
          <w:szCs w:val="28"/>
        </w:rPr>
      </w:pPr>
    </w:p>
    <w:p w:rsidR="003121A1" w:rsidRPr="003121A1" w:rsidRDefault="003121A1" w:rsidP="003121A1">
      <w:pPr>
        <w:spacing w:line="276" w:lineRule="auto"/>
        <w:jc w:val="both"/>
        <w:rPr>
          <w:rFonts w:ascii="Times New Roman" w:hAnsi="Times New Roman"/>
          <w:b/>
          <w:szCs w:val="28"/>
          <w:lang w:val="pt-BR"/>
        </w:rPr>
      </w:pPr>
      <w:r w:rsidRPr="003121A1">
        <w:rPr>
          <w:rFonts w:ascii="Times New Roman" w:hAnsi="Times New Roman"/>
          <w:b/>
          <w:szCs w:val="28"/>
          <w:lang w:val="pt-BR"/>
        </w:rPr>
        <w:t>HOẠT ĐỘNG III. CỦNG CỐ, VẬN DỤNG    ( 4P )</w:t>
      </w:r>
    </w:p>
    <w:p w:rsidR="003121A1" w:rsidRPr="00365D26" w:rsidRDefault="003121A1" w:rsidP="003121A1">
      <w:pPr>
        <w:rPr>
          <w:rFonts w:ascii="Times New Roman" w:hAnsi="Times New Roman"/>
          <w:b/>
        </w:rPr>
      </w:pPr>
      <w:r w:rsidRPr="00365D26">
        <w:rPr>
          <w:rFonts w:ascii="Times New Roman" w:hAnsi="Times New Roman"/>
          <w:b/>
        </w:rPr>
        <w:t xml:space="preserve">Củng cố bài học: </w:t>
      </w:r>
      <w:r w:rsidRPr="00365D26">
        <w:rPr>
          <w:rFonts w:ascii="Times New Roman" w:hAnsi="Times New Roman"/>
        </w:rPr>
        <w:t>Gv tổng kết kiến thức bài học</w:t>
      </w:r>
      <w:r w:rsidRPr="00365D26">
        <w:rPr>
          <w:rFonts w:ascii="Times New Roman" w:hAnsi="Times New Roman"/>
        </w:rPr>
        <w:br/>
      </w:r>
      <w:r w:rsidRPr="00365D26">
        <w:rPr>
          <w:rFonts w:ascii="Times New Roman" w:hAnsi="Times New Roman"/>
          <w:b/>
        </w:rPr>
        <w:t>Hoạt động tiếp nối:</w:t>
      </w:r>
    </w:p>
    <w:p w:rsidR="003121A1" w:rsidRPr="00365D26" w:rsidRDefault="003121A1" w:rsidP="003121A1">
      <w:pPr>
        <w:rPr>
          <w:rFonts w:ascii="Times New Roman" w:hAnsi="Times New Roman"/>
          <w:szCs w:val="28"/>
        </w:rPr>
      </w:pPr>
      <w:r>
        <w:rPr>
          <w:rFonts w:ascii="Times New Roman" w:hAnsi="Times New Roman"/>
          <w:szCs w:val="28"/>
        </w:rPr>
        <w:t xml:space="preserve">  </w:t>
      </w:r>
      <w:r w:rsidRPr="00365D26">
        <w:rPr>
          <w:rFonts w:ascii="Times New Roman" w:hAnsi="Times New Roman"/>
          <w:szCs w:val="28"/>
        </w:rPr>
        <w:t>- Đọc chuẩn bị bài tiếp theo</w:t>
      </w:r>
    </w:p>
    <w:p w:rsidR="003121A1" w:rsidRPr="00365D26" w:rsidRDefault="003121A1" w:rsidP="003121A1">
      <w:pPr>
        <w:rPr>
          <w:rFonts w:ascii="Times New Roman" w:hAnsi="Times New Roman"/>
          <w:b/>
          <w:szCs w:val="28"/>
        </w:rPr>
      </w:pPr>
    </w:p>
    <w:p w:rsidR="003121A1" w:rsidRDefault="003121A1" w:rsidP="003121A1">
      <w:pPr>
        <w:rPr>
          <w:rFonts w:ascii="Times New Roman" w:hAnsi="Times New Roman"/>
          <w:b/>
          <w:szCs w:val="28"/>
        </w:rPr>
      </w:pPr>
    </w:p>
    <w:p w:rsidR="003121A1" w:rsidRDefault="003121A1" w:rsidP="003121A1">
      <w:pPr>
        <w:rPr>
          <w:rFonts w:ascii="Times New Roman" w:hAnsi="Times New Roman"/>
          <w:b/>
          <w:szCs w:val="28"/>
        </w:rPr>
      </w:pPr>
    </w:p>
    <w:p w:rsidR="003121A1" w:rsidRPr="00365D26" w:rsidRDefault="003121A1" w:rsidP="003121A1">
      <w:pPr>
        <w:rPr>
          <w:rFonts w:ascii="Times New Roman" w:hAnsi="Times New Roman"/>
          <w:b/>
          <w:szCs w:val="28"/>
        </w:rPr>
      </w:pPr>
      <w:r>
        <w:rPr>
          <w:rFonts w:ascii="Times New Roman" w:hAnsi="Times New Roman"/>
          <w:b/>
          <w:szCs w:val="28"/>
        </w:rPr>
        <w:t>Tiết 66</w:t>
      </w:r>
      <w:r w:rsidRPr="00365D26">
        <w:rPr>
          <w:rFonts w:ascii="Times New Roman" w:hAnsi="Times New Roman"/>
          <w:b/>
          <w:szCs w:val="28"/>
        </w:rPr>
        <w:t>:</w:t>
      </w:r>
    </w:p>
    <w:p w:rsidR="003121A1" w:rsidRPr="003121A1" w:rsidRDefault="003121A1" w:rsidP="003121A1">
      <w:pPr>
        <w:jc w:val="center"/>
        <w:rPr>
          <w:rFonts w:ascii="Times New Roman" w:hAnsi="Times New Roman"/>
          <w:b/>
          <w:bCs/>
          <w:i/>
          <w:sz w:val="52"/>
          <w:szCs w:val="52"/>
        </w:rPr>
      </w:pPr>
      <w:r w:rsidRPr="003121A1">
        <w:rPr>
          <w:rFonts w:ascii="Times New Roman" w:hAnsi="Times New Roman"/>
          <w:b/>
          <w:bCs/>
          <w:i/>
          <w:sz w:val="52"/>
          <w:szCs w:val="52"/>
        </w:rPr>
        <w:t>Chương trình địa phương</w:t>
      </w:r>
    </w:p>
    <w:p w:rsidR="003121A1" w:rsidRPr="003121A1" w:rsidRDefault="003121A1" w:rsidP="003121A1">
      <w:pPr>
        <w:jc w:val="center"/>
        <w:rPr>
          <w:rFonts w:ascii="Times New Roman" w:hAnsi="Times New Roman"/>
          <w:b/>
          <w:bCs/>
          <w:i/>
          <w:iCs/>
          <w:sz w:val="52"/>
          <w:szCs w:val="52"/>
        </w:rPr>
      </w:pPr>
      <w:r w:rsidRPr="003121A1">
        <w:rPr>
          <w:rFonts w:ascii="Times New Roman" w:hAnsi="Times New Roman"/>
          <w:b/>
          <w:bCs/>
          <w:i/>
          <w:iCs/>
          <w:sz w:val="52"/>
          <w:szCs w:val="52"/>
        </w:rPr>
        <w:t>( Phần văn )</w:t>
      </w:r>
    </w:p>
    <w:p w:rsidR="003121A1" w:rsidRPr="003121A1" w:rsidRDefault="003121A1" w:rsidP="003121A1">
      <w:pPr>
        <w:jc w:val="center"/>
        <w:rPr>
          <w:rFonts w:ascii="Times New Roman" w:hAnsi="Times New Roman"/>
          <w:i/>
          <w:iCs/>
          <w:sz w:val="52"/>
          <w:szCs w:val="52"/>
        </w:rPr>
      </w:pPr>
    </w:p>
    <w:p w:rsidR="003121A1" w:rsidRPr="00365D26" w:rsidRDefault="003121A1" w:rsidP="003121A1">
      <w:pPr>
        <w:jc w:val="both"/>
        <w:rPr>
          <w:rFonts w:ascii="Times New Roman" w:hAnsi="Times New Roman"/>
          <w:b/>
          <w:szCs w:val="28"/>
        </w:rPr>
      </w:pPr>
      <w:r w:rsidRPr="00365D26">
        <w:rPr>
          <w:rFonts w:ascii="Times New Roman" w:hAnsi="Times New Roman"/>
          <w:b/>
          <w:szCs w:val="28"/>
        </w:rPr>
        <w:t>I.</w:t>
      </w:r>
      <w:r>
        <w:rPr>
          <w:rFonts w:ascii="Times New Roman" w:hAnsi="Times New Roman"/>
          <w:b/>
          <w:szCs w:val="28"/>
        </w:rPr>
        <w:t xml:space="preserve"> </w:t>
      </w:r>
      <w:r w:rsidRPr="00365D26">
        <w:rPr>
          <w:rFonts w:ascii="Times New Roman" w:hAnsi="Times New Roman"/>
          <w:b/>
          <w:szCs w:val="28"/>
        </w:rPr>
        <w:t>Mục ti</w:t>
      </w:r>
      <w:r>
        <w:rPr>
          <w:rFonts w:ascii="Times New Roman" w:hAnsi="Times New Roman"/>
          <w:b/>
          <w:szCs w:val="28"/>
        </w:rPr>
        <w:t>ê</w:t>
      </w:r>
      <w:r w:rsidRPr="00365D26">
        <w:rPr>
          <w:rFonts w:ascii="Times New Roman" w:hAnsi="Times New Roman"/>
          <w:b/>
          <w:szCs w:val="28"/>
        </w:rPr>
        <w:t>u bài học:</w:t>
      </w:r>
    </w:p>
    <w:p w:rsidR="003121A1" w:rsidRPr="00365D26" w:rsidRDefault="003121A1" w:rsidP="003121A1">
      <w:pPr>
        <w:jc w:val="both"/>
        <w:rPr>
          <w:rFonts w:ascii="Times New Roman" w:hAnsi="Times New Roman"/>
          <w:b/>
          <w:szCs w:val="28"/>
        </w:rPr>
      </w:pPr>
      <w:r w:rsidRPr="00365D26">
        <w:rPr>
          <w:rFonts w:ascii="Times New Roman" w:hAnsi="Times New Roman"/>
          <w:szCs w:val="28"/>
        </w:rPr>
        <w:t xml:space="preserve">   </w:t>
      </w:r>
      <w:r w:rsidRPr="00365D26">
        <w:rPr>
          <w:rFonts w:ascii="Times New Roman" w:hAnsi="Times New Roman"/>
          <w:b/>
          <w:szCs w:val="28"/>
        </w:rPr>
        <w:t>1. Về kiến thức:</w:t>
      </w:r>
    </w:p>
    <w:p w:rsidR="003121A1" w:rsidRPr="00365D26" w:rsidRDefault="003121A1" w:rsidP="003121A1">
      <w:pPr>
        <w:jc w:val="both"/>
        <w:rPr>
          <w:rFonts w:ascii="Times New Roman" w:hAnsi="Times New Roman"/>
          <w:szCs w:val="28"/>
        </w:rPr>
      </w:pPr>
      <w:r w:rsidRPr="00365D26">
        <w:rPr>
          <w:rFonts w:ascii="Times New Roman" w:hAnsi="Times New Roman"/>
          <w:szCs w:val="28"/>
        </w:rPr>
        <w:tab/>
        <w:t>- Có được ý thức quan tâm đến truyền thống văn học của địa phương.</w:t>
      </w:r>
    </w:p>
    <w:p w:rsidR="003121A1" w:rsidRPr="00365D26" w:rsidRDefault="003121A1" w:rsidP="003121A1">
      <w:pPr>
        <w:jc w:val="both"/>
        <w:rPr>
          <w:rFonts w:ascii="Times New Roman" w:hAnsi="Times New Roman"/>
          <w:szCs w:val="28"/>
        </w:rPr>
      </w:pPr>
      <w:r w:rsidRPr="00365D26">
        <w:rPr>
          <w:rFonts w:ascii="Times New Roman" w:hAnsi="Times New Roman"/>
          <w:szCs w:val="28"/>
        </w:rPr>
        <w:tab/>
        <w:t>- Đạt được qua việc chọn chép một bài thơ hoặc một bài văn viết về địa phương vừa củng cố tình cảm quê hương, vừa bước đầu rèn luyện năng lực thẩm bình và tuyển chọn văn thơ.</w:t>
      </w:r>
    </w:p>
    <w:p w:rsidR="003121A1" w:rsidRPr="00365D26" w:rsidRDefault="003121A1" w:rsidP="003121A1">
      <w:pPr>
        <w:jc w:val="both"/>
        <w:rPr>
          <w:rFonts w:ascii="Times New Roman" w:hAnsi="Times New Roman"/>
          <w:b/>
          <w:szCs w:val="28"/>
        </w:rPr>
      </w:pPr>
      <w:r w:rsidRPr="00365D26">
        <w:rPr>
          <w:rFonts w:ascii="Times New Roman" w:hAnsi="Times New Roman"/>
          <w:b/>
          <w:szCs w:val="28"/>
        </w:rPr>
        <w:t xml:space="preserve">  2. Về kỹ năng :</w:t>
      </w:r>
    </w:p>
    <w:p w:rsidR="003121A1" w:rsidRPr="00371B17" w:rsidRDefault="003121A1" w:rsidP="003121A1">
      <w:pPr>
        <w:jc w:val="both"/>
        <w:rPr>
          <w:rFonts w:ascii="Times New Roman" w:hAnsi="Times New Roman"/>
          <w:spacing w:val="-6"/>
          <w:szCs w:val="28"/>
        </w:rPr>
      </w:pPr>
      <w:r w:rsidRPr="00371B17">
        <w:rPr>
          <w:rFonts w:ascii="Times New Roman" w:hAnsi="Times New Roman"/>
          <w:spacing w:val="-6"/>
          <w:szCs w:val="28"/>
        </w:rPr>
        <w:t xml:space="preserve">    - Biết rèn kỹ năng hệ thống hoá và tuyển chọn thơ văn theo những tuyển chọn nhất định.</w:t>
      </w:r>
    </w:p>
    <w:p w:rsidR="003121A1" w:rsidRPr="00365D26" w:rsidRDefault="003121A1" w:rsidP="003121A1">
      <w:pPr>
        <w:jc w:val="both"/>
        <w:rPr>
          <w:rFonts w:ascii="Times New Roman" w:hAnsi="Times New Roman"/>
          <w:b/>
          <w:szCs w:val="28"/>
        </w:rPr>
      </w:pPr>
      <w:r w:rsidRPr="00365D26">
        <w:rPr>
          <w:rFonts w:ascii="Times New Roman" w:hAnsi="Times New Roman"/>
          <w:b/>
          <w:szCs w:val="28"/>
        </w:rPr>
        <w:t xml:space="preserve">  3. Về thái độ :</w:t>
      </w:r>
    </w:p>
    <w:p w:rsidR="003121A1" w:rsidRPr="00365D26" w:rsidRDefault="003121A1" w:rsidP="003121A1">
      <w:pPr>
        <w:jc w:val="both"/>
        <w:rPr>
          <w:rFonts w:ascii="Times New Roman" w:hAnsi="Times New Roman"/>
          <w:szCs w:val="28"/>
        </w:rPr>
      </w:pPr>
      <w:r w:rsidRPr="00365D26">
        <w:rPr>
          <w:rFonts w:ascii="Times New Roman" w:hAnsi="Times New Roman"/>
          <w:szCs w:val="28"/>
        </w:rPr>
        <w:t xml:space="preserve">   - Tán thành bồi dưỡng lòng yêu quê hương</w:t>
      </w:r>
    </w:p>
    <w:p w:rsidR="003121A1" w:rsidRPr="00365D26" w:rsidRDefault="003121A1" w:rsidP="003121A1">
      <w:pPr>
        <w:jc w:val="both"/>
        <w:rPr>
          <w:rFonts w:ascii="Times New Roman" w:hAnsi="Times New Roman"/>
          <w:b/>
          <w:szCs w:val="28"/>
        </w:rPr>
      </w:pPr>
      <w:r w:rsidRPr="00365D26">
        <w:rPr>
          <w:rFonts w:ascii="Times New Roman" w:hAnsi="Times New Roman"/>
          <w:b/>
          <w:szCs w:val="28"/>
        </w:rPr>
        <w:lastRenderedPageBreak/>
        <w:t>II.</w:t>
      </w:r>
      <w:r>
        <w:rPr>
          <w:rFonts w:ascii="Times New Roman" w:hAnsi="Times New Roman"/>
          <w:b/>
          <w:szCs w:val="28"/>
        </w:rPr>
        <w:t xml:space="preserve"> </w:t>
      </w:r>
      <w:r w:rsidRPr="00365D26">
        <w:rPr>
          <w:rFonts w:ascii="Times New Roman" w:hAnsi="Times New Roman"/>
          <w:b/>
          <w:szCs w:val="28"/>
        </w:rPr>
        <w:t>Chuẩn bị:</w:t>
      </w:r>
    </w:p>
    <w:p w:rsidR="003121A1" w:rsidRPr="00365D26" w:rsidRDefault="003121A1" w:rsidP="003121A1">
      <w:pPr>
        <w:jc w:val="both"/>
        <w:rPr>
          <w:rFonts w:ascii="Times New Roman" w:hAnsi="Times New Roman"/>
          <w:szCs w:val="28"/>
        </w:rPr>
      </w:pPr>
      <w:r w:rsidRPr="00365D26">
        <w:rPr>
          <w:rFonts w:ascii="Times New Roman" w:hAnsi="Times New Roman"/>
          <w:szCs w:val="28"/>
        </w:rPr>
        <w:t xml:space="preserve">   1</w:t>
      </w:r>
      <w:r w:rsidRPr="00365D26">
        <w:rPr>
          <w:rFonts w:ascii="Times New Roman" w:hAnsi="Times New Roman"/>
          <w:b/>
          <w:szCs w:val="28"/>
        </w:rPr>
        <w:t xml:space="preserve">.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Chuẩn bị tài liệu về những tác giả về những sáng tác của các nhà văn nhà thơ về </w:t>
      </w:r>
      <w:r>
        <w:rPr>
          <w:rFonts w:ascii="Times New Roman" w:hAnsi="Times New Roman"/>
          <w:szCs w:val="28"/>
        </w:rPr>
        <w:t>Hà Nội</w:t>
      </w:r>
      <w:r w:rsidRPr="00365D26">
        <w:rPr>
          <w:rFonts w:ascii="Times New Roman" w:hAnsi="Times New Roman"/>
          <w:szCs w:val="28"/>
        </w:rPr>
        <w:t>.</w:t>
      </w:r>
    </w:p>
    <w:p w:rsidR="003121A1" w:rsidRPr="00365D26" w:rsidRDefault="003121A1" w:rsidP="003121A1">
      <w:pPr>
        <w:jc w:val="both"/>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Pr="00365D26">
        <w:rPr>
          <w:rFonts w:ascii="Times New Roman" w:hAnsi="Times New Roman"/>
          <w:szCs w:val="28"/>
        </w:rPr>
        <w:t>: Chuẩn bị tư liệu theo mẫu:</w:t>
      </w:r>
    </w:p>
    <w:tbl>
      <w:tblPr>
        <w:tblW w:w="0" w:type="auto"/>
        <w:tblInd w:w="10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8"/>
        <w:gridCol w:w="1120"/>
        <w:gridCol w:w="1279"/>
        <w:gridCol w:w="1661"/>
        <w:gridCol w:w="2448"/>
        <w:gridCol w:w="1438"/>
      </w:tblGrid>
      <w:tr w:rsidR="003121A1" w:rsidRPr="00365D26" w:rsidTr="00EB1C9E">
        <w:tc>
          <w:tcPr>
            <w:tcW w:w="808" w:type="dxa"/>
          </w:tcPr>
          <w:p w:rsidR="003121A1" w:rsidRPr="00365D26" w:rsidRDefault="003121A1" w:rsidP="00EB1C9E">
            <w:pPr>
              <w:jc w:val="both"/>
              <w:rPr>
                <w:rFonts w:ascii="Times New Roman" w:hAnsi="Times New Roman"/>
                <w:szCs w:val="28"/>
              </w:rPr>
            </w:pPr>
            <w:r w:rsidRPr="00365D26">
              <w:rPr>
                <w:rFonts w:ascii="Times New Roman" w:hAnsi="Times New Roman"/>
                <w:szCs w:val="28"/>
              </w:rPr>
              <w:t>STT</w:t>
            </w:r>
          </w:p>
        </w:tc>
        <w:tc>
          <w:tcPr>
            <w:tcW w:w="1120" w:type="dxa"/>
          </w:tcPr>
          <w:p w:rsidR="003121A1" w:rsidRPr="00365D26" w:rsidRDefault="003121A1" w:rsidP="00EB1C9E">
            <w:pPr>
              <w:jc w:val="both"/>
              <w:rPr>
                <w:rFonts w:ascii="Times New Roman" w:hAnsi="Times New Roman"/>
                <w:szCs w:val="28"/>
              </w:rPr>
            </w:pPr>
            <w:r w:rsidRPr="00365D26">
              <w:rPr>
                <w:rFonts w:ascii="Times New Roman" w:hAnsi="Times New Roman"/>
                <w:szCs w:val="28"/>
              </w:rPr>
              <w:t xml:space="preserve">Họ tên </w:t>
            </w:r>
          </w:p>
        </w:tc>
        <w:tc>
          <w:tcPr>
            <w:tcW w:w="1279" w:type="dxa"/>
          </w:tcPr>
          <w:p w:rsidR="003121A1" w:rsidRPr="00365D26" w:rsidRDefault="003121A1" w:rsidP="00EB1C9E">
            <w:pPr>
              <w:jc w:val="both"/>
              <w:rPr>
                <w:rFonts w:ascii="Times New Roman" w:hAnsi="Times New Roman"/>
                <w:szCs w:val="28"/>
              </w:rPr>
            </w:pPr>
            <w:r w:rsidRPr="00365D26">
              <w:rPr>
                <w:rFonts w:ascii="Times New Roman" w:hAnsi="Times New Roman"/>
                <w:szCs w:val="28"/>
              </w:rPr>
              <w:t>Bút danh</w:t>
            </w:r>
          </w:p>
        </w:tc>
        <w:tc>
          <w:tcPr>
            <w:tcW w:w="1661" w:type="dxa"/>
          </w:tcPr>
          <w:p w:rsidR="003121A1" w:rsidRPr="00365D26" w:rsidRDefault="003121A1" w:rsidP="00EB1C9E">
            <w:pPr>
              <w:jc w:val="both"/>
              <w:rPr>
                <w:rFonts w:ascii="Times New Roman" w:hAnsi="Times New Roman"/>
                <w:szCs w:val="28"/>
              </w:rPr>
            </w:pPr>
            <w:r w:rsidRPr="00365D26">
              <w:rPr>
                <w:rFonts w:ascii="Times New Roman" w:hAnsi="Times New Roman"/>
                <w:szCs w:val="28"/>
              </w:rPr>
              <w:t>Nơi sinh</w:t>
            </w:r>
          </w:p>
        </w:tc>
        <w:tc>
          <w:tcPr>
            <w:tcW w:w="2448" w:type="dxa"/>
          </w:tcPr>
          <w:p w:rsidR="003121A1" w:rsidRPr="00365D26" w:rsidRDefault="003121A1" w:rsidP="00EB1C9E">
            <w:pPr>
              <w:jc w:val="both"/>
              <w:rPr>
                <w:rFonts w:ascii="Times New Roman" w:hAnsi="Times New Roman"/>
                <w:szCs w:val="28"/>
              </w:rPr>
            </w:pPr>
            <w:r w:rsidRPr="00365D26">
              <w:rPr>
                <w:rFonts w:ascii="Times New Roman" w:hAnsi="Times New Roman"/>
                <w:szCs w:val="28"/>
              </w:rPr>
              <w:t>Năm sinh, năm mất</w:t>
            </w:r>
          </w:p>
        </w:tc>
        <w:tc>
          <w:tcPr>
            <w:tcW w:w="1438" w:type="dxa"/>
          </w:tcPr>
          <w:p w:rsidR="003121A1" w:rsidRPr="00365D26" w:rsidRDefault="003121A1" w:rsidP="00EB1C9E">
            <w:pPr>
              <w:jc w:val="both"/>
              <w:rPr>
                <w:rFonts w:ascii="Times New Roman" w:hAnsi="Times New Roman"/>
                <w:szCs w:val="28"/>
              </w:rPr>
            </w:pPr>
            <w:r w:rsidRPr="00365D26">
              <w:rPr>
                <w:rFonts w:ascii="Times New Roman" w:hAnsi="Times New Roman"/>
                <w:szCs w:val="28"/>
              </w:rPr>
              <w:t xml:space="preserve">TP chính </w:t>
            </w:r>
          </w:p>
        </w:tc>
      </w:tr>
      <w:tr w:rsidR="003121A1" w:rsidRPr="00365D26" w:rsidTr="00EB1C9E">
        <w:tc>
          <w:tcPr>
            <w:tcW w:w="808" w:type="dxa"/>
          </w:tcPr>
          <w:p w:rsidR="003121A1" w:rsidRPr="00365D26" w:rsidRDefault="003121A1" w:rsidP="00EB1C9E">
            <w:pPr>
              <w:jc w:val="both"/>
              <w:rPr>
                <w:rFonts w:ascii="Times New Roman" w:hAnsi="Times New Roman"/>
                <w:szCs w:val="28"/>
              </w:rPr>
            </w:pPr>
          </w:p>
        </w:tc>
        <w:tc>
          <w:tcPr>
            <w:tcW w:w="1120" w:type="dxa"/>
          </w:tcPr>
          <w:p w:rsidR="003121A1" w:rsidRPr="00365D26" w:rsidRDefault="003121A1" w:rsidP="00EB1C9E">
            <w:pPr>
              <w:jc w:val="both"/>
              <w:rPr>
                <w:rFonts w:ascii="Times New Roman" w:hAnsi="Times New Roman"/>
                <w:szCs w:val="28"/>
              </w:rPr>
            </w:pPr>
          </w:p>
        </w:tc>
        <w:tc>
          <w:tcPr>
            <w:tcW w:w="1279" w:type="dxa"/>
          </w:tcPr>
          <w:p w:rsidR="003121A1" w:rsidRPr="00365D26" w:rsidRDefault="003121A1" w:rsidP="00EB1C9E">
            <w:pPr>
              <w:jc w:val="both"/>
              <w:rPr>
                <w:rFonts w:ascii="Times New Roman" w:hAnsi="Times New Roman"/>
                <w:szCs w:val="28"/>
              </w:rPr>
            </w:pPr>
          </w:p>
        </w:tc>
        <w:tc>
          <w:tcPr>
            <w:tcW w:w="1661" w:type="dxa"/>
          </w:tcPr>
          <w:p w:rsidR="003121A1" w:rsidRPr="00365D26" w:rsidRDefault="003121A1" w:rsidP="00EB1C9E">
            <w:pPr>
              <w:jc w:val="both"/>
              <w:rPr>
                <w:rFonts w:ascii="Times New Roman" w:hAnsi="Times New Roman"/>
                <w:szCs w:val="28"/>
              </w:rPr>
            </w:pPr>
          </w:p>
        </w:tc>
        <w:tc>
          <w:tcPr>
            <w:tcW w:w="2448" w:type="dxa"/>
          </w:tcPr>
          <w:p w:rsidR="003121A1" w:rsidRPr="00365D26" w:rsidRDefault="003121A1" w:rsidP="00EB1C9E">
            <w:pPr>
              <w:jc w:val="both"/>
              <w:rPr>
                <w:rFonts w:ascii="Times New Roman" w:hAnsi="Times New Roman"/>
                <w:szCs w:val="28"/>
              </w:rPr>
            </w:pPr>
          </w:p>
        </w:tc>
        <w:tc>
          <w:tcPr>
            <w:tcW w:w="1438" w:type="dxa"/>
          </w:tcPr>
          <w:p w:rsidR="003121A1" w:rsidRPr="00365D26" w:rsidRDefault="003121A1" w:rsidP="00EB1C9E">
            <w:pPr>
              <w:jc w:val="both"/>
              <w:rPr>
                <w:rFonts w:ascii="Times New Roman" w:hAnsi="Times New Roman"/>
                <w:szCs w:val="28"/>
              </w:rPr>
            </w:pPr>
          </w:p>
        </w:tc>
      </w:tr>
    </w:tbl>
    <w:p w:rsidR="003121A1" w:rsidRPr="00365D26" w:rsidRDefault="003121A1" w:rsidP="003121A1">
      <w:pPr>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w:t>
      </w:r>
      <w:r>
        <w:rPr>
          <w:rFonts w:ascii="Times New Roman" w:hAnsi="Times New Roman"/>
          <w:b/>
          <w:szCs w:val="28"/>
        </w:rPr>
        <w:t xml:space="preserve"> </w:t>
      </w:r>
      <w:r w:rsidRPr="00365D26">
        <w:rPr>
          <w:rFonts w:ascii="Times New Roman" w:hAnsi="Times New Roman"/>
          <w:b/>
          <w:szCs w:val="28"/>
        </w:rPr>
        <w:t xml:space="preserve">Phương pháp dạy học:  </w:t>
      </w:r>
      <w:r>
        <w:rPr>
          <w:rFonts w:ascii="Times New Roman" w:hAnsi="Times New Roman"/>
          <w:szCs w:val="28"/>
        </w:rPr>
        <w:t>Vấn đáp, thảo luận, thuyết trì</w:t>
      </w:r>
      <w:r w:rsidRPr="00365D26">
        <w:rPr>
          <w:rFonts w:ascii="Times New Roman" w:hAnsi="Times New Roman"/>
          <w:szCs w:val="28"/>
        </w:rPr>
        <w:t>nh</w:t>
      </w:r>
    </w:p>
    <w:p w:rsidR="003121A1" w:rsidRPr="00365D26" w:rsidRDefault="003121A1" w:rsidP="003121A1">
      <w:pPr>
        <w:rPr>
          <w:rFonts w:ascii="Times New Roman" w:hAnsi="Times New Roman"/>
          <w:szCs w:val="28"/>
        </w:rPr>
      </w:pPr>
      <w:r w:rsidRPr="00365D26">
        <w:rPr>
          <w:rFonts w:ascii="Times New Roman" w:hAnsi="Times New Roman"/>
          <w:b/>
          <w:szCs w:val="28"/>
        </w:rPr>
        <w:t>IV.</w:t>
      </w:r>
      <w:r>
        <w:rPr>
          <w:rFonts w:ascii="Times New Roman" w:hAnsi="Times New Roman"/>
          <w:b/>
          <w:szCs w:val="28"/>
        </w:rPr>
        <w:t xml:space="preserve"> </w:t>
      </w:r>
      <w:r w:rsidRPr="00365D26">
        <w:rPr>
          <w:rFonts w:ascii="Times New Roman" w:hAnsi="Times New Roman"/>
          <w:b/>
          <w:szCs w:val="28"/>
        </w:rPr>
        <w:t>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r w:rsidRPr="00365D26">
        <w:rPr>
          <w:rFonts w:ascii="Times New Roman" w:hAnsi="Times New Roman"/>
          <w:szCs w:val="28"/>
        </w:rPr>
        <w:br/>
      </w:r>
      <w:r>
        <w:rPr>
          <w:rFonts w:ascii="Times New Roman" w:hAnsi="Times New Roman"/>
          <w:b/>
          <w:szCs w:val="28"/>
        </w:rPr>
        <w:t xml:space="preserve"> </w:t>
      </w:r>
      <w:r>
        <w:rPr>
          <w:rFonts w:ascii="Times New Roman" w:hAnsi="Times New Roman"/>
          <w:b/>
          <w:szCs w:val="28"/>
        </w:rPr>
        <w:tab/>
      </w:r>
      <w:r>
        <w:rPr>
          <w:rFonts w:ascii="Times New Roman" w:hAnsi="Times New Roman"/>
          <w:szCs w:val="28"/>
        </w:rPr>
        <w:t>Tổ chức trò chơi tìm hiểu về các nhà văn nhà thơ của Hà Nội.</w:t>
      </w:r>
    </w:p>
    <w:p w:rsidR="003121A1" w:rsidRPr="00371B17" w:rsidRDefault="003121A1" w:rsidP="003121A1">
      <w:pPr>
        <w:tabs>
          <w:tab w:val="left" w:pos="60"/>
        </w:tabs>
        <w:jc w:val="both"/>
        <w:rPr>
          <w:rFonts w:ascii="Times New Roman" w:hAnsi="Times New Roman"/>
          <w:b/>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 xml:space="preserve">Hướng dẫn </w:t>
      </w:r>
      <w:r w:rsidRPr="00371B17">
        <w:rPr>
          <w:rFonts w:ascii="Times New Roman" w:hAnsi="Times New Roman"/>
          <w:szCs w:val="28"/>
        </w:rPr>
        <w:t xml:space="preserve">học </w:t>
      </w:r>
      <w:r w:rsidRPr="00371B17">
        <w:rPr>
          <w:rFonts w:ascii="Times New Roman" w:hAnsi="Times New Roman" w:cs="Arial"/>
          <w:b/>
          <w:i/>
          <w:szCs w:val="28"/>
        </w:rPr>
        <w:t>Thống kê bảng danh sách các tác giả văn học địa phương theo  mẫu sau</w:t>
      </w:r>
      <w:r w:rsidRPr="00371B17">
        <w:rPr>
          <w:rFonts w:ascii="Times New Roman" w:hAnsi="Times New Roman"/>
          <w:b/>
          <w:szCs w:val="28"/>
        </w:rPr>
        <w:t xml:space="preserve"> </w:t>
      </w:r>
    </w:p>
    <w:p w:rsidR="003121A1" w:rsidRPr="00365D26" w:rsidRDefault="003121A1" w:rsidP="003121A1">
      <w:pPr>
        <w:tabs>
          <w:tab w:val="left" w:pos="60"/>
        </w:tabs>
        <w:jc w:val="both"/>
        <w:rPr>
          <w:rFonts w:ascii="Times New Roman" w:hAnsi="Times New Roman"/>
          <w:szCs w:val="28"/>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rPr>
        <w:t>Học sinh  có được ý thức quan tâm đến truyền thống văn học của địa phương.</w:t>
      </w:r>
    </w:p>
    <w:p w:rsidR="003121A1" w:rsidRPr="00365D26" w:rsidRDefault="003121A1" w:rsidP="003121A1">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121A1" w:rsidRPr="00365D26" w:rsidRDefault="003121A1" w:rsidP="003121A1">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3121A1" w:rsidRPr="005B2A1D" w:rsidRDefault="003121A1" w:rsidP="003121A1">
      <w:pPr>
        <w:jc w:val="both"/>
        <w:rPr>
          <w:rFonts w:ascii="Times New Roman" w:hAnsi="Times New Roman"/>
          <w:b/>
          <w:szCs w:val="28"/>
        </w:rPr>
      </w:pPr>
      <w:r w:rsidRPr="00365D26">
        <w:rPr>
          <w:rFonts w:ascii="Times New Roman" w:hAnsi="Times New Roman"/>
          <w:b/>
          <w:szCs w:val="28"/>
        </w:rPr>
        <w:t xml:space="preserve">+  Thời gian: </w:t>
      </w:r>
      <w:r w:rsidRPr="00365D26">
        <w:rPr>
          <w:rFonts w:ascii="Times New Roman" w:hAnsi="Times New Roman"/>
          <w:szCs w:val="28"/>
        </w:rPr>
        <w:t>30 ph</w:t>
      </w:r>
      <w:r>
        <w:rPr>
          <w:rFonts w:ascii="Times New Roman" w:hAnsi="Times New Roman"/>
          <w:szCs w:val="28"/>
        </w:rPr>
        <w:t>út</w:t>
      </w:r>
    </w:p>
    <w:p w:rsidR="003121A1" w:rsidRPr="00365D26" w:rsidRDefault="003121A1" w:rsidP="003121A1">
      <w:pPr>
        <w:rPr>
          <w:rFonts w:ascii="Times New Roman" w:hAnsi="Times New Roman"/>
          <w:szCs w:val="28"/>
        </w:rPr>
      </w:pPr>
    </w:p>
    <w:tbl>
      <w:tblPr>
        <w:tblW w:w="10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387"/>
        <w:gridCol w:w="1544"/>
        <w:gridCol w:w="2853"/>
        <w:gridCol w:w="2531"/>
      </w:tblGrid>
      <w:tr w:rsidR="003121A1" w:rsidRPr="00371B17" w:rsidTr="00EB1C9E">
        <w:tc>
          <w:tcPr>
            <w:tcW w:w="3387" w:type="dxa"/>
          </w:tcPr>
          <w:p w:rsidR="003121A1" w:rsidRPr="00371B17" w:rsidRDefault="003121A1" w:rsidP="00EB1C9E">
            <w:pPr>
              <w:tabs>
                <w:tab w:val="left" w:pos="436"/>
              </w:tabs>
              <w:spacing w:line="276" w:lineRule="auto"/>
              <w:jc w:val="center"/>
              <w:rPr>
                <w:rFonts w:ascii="Times New Roman" w:hAnsi="Times New Roman" w:cs="Arial"/>
                <w:b/>
                <w:i/>
                <w:sz w:val="26"/>
                <w:szCs w:val="26"/>
                <w:lang w:val="fr-FR"/>
              </w:rPr>
            </w:pPr>
            <w:r w:rsidRPr="00371B17">
              <w:rPr>
                <w:rFonts w:ascii="Times New Roman" w:hAnsi="Times New Roman" w:cs="Arial"/>
                <w:b/>
                <w:i/>
                <w:sz w:val="26"/>
                <w:szCs w:val="26"/>
                <w:lang w:val="fr-FR"/>
              </w:rPr>
              <w:t>Hoạt động của GV</w:t>
            </w:r>
          </w:p>
        </w:tc>
        <w:tc>
          <w:tcPr>
            <w:tcW w:w="1544" w:type="dxa"/>
          </w:tcPr>
          <w:p w:rsidR="003121A1" w:rsidRPr="00371B17" w:rsidRDefault="003121A1" w:rsidP="00EB1C9E">
            <w:pPr>
              <w:tabs>
                <w:tab w:val="left" w:pos="436"/>
              </w:tabs>
              <w:spacing w:line="276" w:lineRule="auto"/>
              <w:jc w:val="center"/>
              <w:rPr>
                <w:rFonts w:ascii="Times New Roman" w:hAnsi="Times New Roman" w:cs="Arial"/>
                <w:b/>
                <w:i/>
                <w:sz w:val="26"/>
                <w:szCs w:val="26"/>
                <w:lang w:val="fr-FR"/>
              </w:rPr>
            </w:pPr>
            <w:r w:rsidRPr="00371B17">
              <w:rPr>
                <w:rFonts w:ascii="Times New Roman" w:hAnsi="Times New Roman" w:cs="Arial"/>
                <w:b/>
                <w:i/>
                <w:sz w:val="26"/>
                <w:szCs w:val="26"/>
                <w:lang w:val="fr-FR"/>
              </w:rPr>
              <w:t>Hoạt động của HS</w:t>
            </w:r>
          </w:p>
        </w:tc>
        <w:tc>
          <w:tcPr>
            <w:tcW w:w="2853" w:type="dxa"/>
          </w:tcPr>
          <w:p w:rsidR="003121A1" w:rsidRPr="00371B17" w:rsidRDefault="003121A1" w:rsidP="00EB1C9E">
            <w:pPr>
              <w:tabs>
                <w:tab w:val="left" w:pos="436"/>
              </w:tabs>
              <w:spacing w:line="276" w:lineRule="auto"/>
              <w:jc w:val="center"/>
              <w:rPr>
                <w:rFonts w:ascii="Times New Roman" w:hAnsi="Times New Roman" w:cs="Arial"/>
                <w:b/>
                <w:i/>
                <w:sz w:val="26"/>
                <w:szCs w:val="26"/>
              </w:rPr>
            </w:pPr>
            <w:r w:rsidRPr="00371B17">
              <w:rPr>
                <w:rFonts w:ascii="Times New Roman" w:hAnsi="Times New Roman" w:cs="Arial"/>
                <w:b/>
                <w:i/>
                <w:sz w:val="26"/>
                <w:szCs w:val="26"/>
              </w:rPr>
              <w:t>Nội dung  cần đạt</w:t>
            </w:r>
          </w:p>
        </w:tc>
        <w:tc>
          <w:tcPr>
            <w:tcW w:w="2531" w:type="dxa"/>
          </w:tcPr>
          <w:p w:rsidR="003121A1" w:rsidRPr="00371B17" w:rsidRDefault="003121A1" w:rsidP="00EB1C9E">
            <w:pPr>
              <w:tabs>
                <w:tab w:val="left" w:pos="436"/>
              </w:tabs>
              <w:spacing w:line="276" w:lineRule="auto"/>
              <w:jc w:val="center"/>
              <w:rPr>
                <w:rFonts w:ascii="Times New Roman" w:hAnsi="Times New Roman"/>
                <w:b/>
                <w:i/>
                <w:sz w:val="26"/>
                <w:szCs w:val="26"/>
              </w:rPr>
            </w:pPr>
            <w:r w:rsidRPr="00371B17">
              <w:rPr>
                <w:rFonts w:ascii="Times New Roman" w:hAnsi="Times New Roman"/>
                <w:b/>
                <w:i/>
                <w:sz w:val="26"/>
                <w:szCs w:val="26"/>
              </w:rPr>
              <w:t>Hỡnh thành và PTNL</w:t>
            </w:r>
          </w:p>
        </w:tc>
      </w:tr>
      <w:tr w:rsidR="003121A1" w:rsidRPr="00371B17" w:rsidTr="00EB1C9E">
        <w:tc>
          <w:tcPr>
            <w:tcW w:w="3387"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 xml:space="preserve">Giáo viên yêu cầu học sinh làm bài tập 1- </w:t>
            </w:r>
            <w:smartTag w:uri="urn:schemas-microsoft-com:office:smarttags" w:element="stockticker">
              <w:r w:rsidRPr="00371B17">
                <w:rPr>
                  <w:rFonts w:ascii="Times New Roman" w:hAnsi="Times New Roman" w:cs="Arial"/>
                  <w:sz w:val="26"/>
                  <w:szCs w:val="26"/>
                </w:rPr>
                <w:t>SGK</w:t>
              </w:r>
            </w:smartTag>
            <w:r w:rsidRPr="00371B17">
              <w:rPr>
                <w:rFonts w:ascii="Times New Roman" w:hAnsi="Times New Roman" w:cs="Arial"/>
                <w:sz w:val="26"/>
                <w:szCs w:val="26"/>
              </w:rPr>
              <w:t xml:space="preserve"> trang 141.</w:t>
            </w:r>
          </w:p>
          <w:p w:rsidR="003121A1" w:rsidRPr="00371B17" w:rsidRDefault="003121A1" w:rsidP="00EB1C9E">
            <w:pPr>
              <w:tabs>
                <w:tab w:val="left" w:pos="436"/>
              </w:tabs>
              <w:spacing w:line="276" w:lineRule="auto"/>
              <w:jc w:val="both"/>
              <w:rPr>
                <w:rFonts w:ascii="Times New Roman" w:hAnsi="Times New Roman" w:cs="Arial"/>
                <w:b/>
                <w:i/>
                <w:sz w:val="26"/>
                <w:szCs w:val="26"/>
              </w:rPr>
            </w:pPr>
            <w:r w:rsidRPr="00371B17">
              <w:rPr>
                <w:rFonts w:ascii="Times New Roman" w:hAnsi="Times New Roman" w:cs="Arial"/>
                <w:b/>
                <w:i/>
                <w:sz w:val="26"/>
                <w:szCs w:val="26"/>
              </w:rPr>
              <w:t>(?) Thống kê bảng danh sách các tác giả văn học địa phương theo  mẫu sau</w:t>
            </w:r>
          </w:p>
          <w:p w:rsidR="003121A1" w:rsidRPr="00371B17" w:rsidRDefault="003121A1" w:rsidP="00EB1C9E">
            <w:pPr>
              <w:tabs>
                <w:tab w:val="left" w:pos="436"/>
              </w:tabs>
              <w:spacing w:line="276" w:lineRule="auto"/>
              <w:jc w:val="center"/>
              <w:rPr>
                <w:rFonts w:ascii="Times New Roman" w:hAnsi="Times New Roman" w:cs="Arial"/>
                <w:sz w:val="26"/>
                <w:szCs w:val="26"/>
              </w:rPr>
            </w:pPr>
            <w:r w:rsidRPr="00371B17">
              <w:rPr>
                <w:rFonts w:ascii="Times New Roman" w:hAnsi="Times New Roman" w:cs="Arial"/>
                <w:sz w:val="26"/>
                <w:szCs w:val="26"/>
              </w:rPr>
              <w:t>( nêu ví dụ)</w:t>
            </w:r>
          </w:p>
          <w:p w:rsidR="003121A1" w:rsidRPr="00371B17" w:rsidRDefault="003121A1" w:rsidP="00EB1C9E">
            <w:pPr>
              <w:tabs>
                <w:tab w:val="left" w:pos="436"/>
              </w:tabs>
              <w:spacing w:line="276" w:lineRule="auto"/>
              <w:jc w:val="center"/>
              <w:rPr>
                <w:rFonts w:ascii="Times New Roman" w:hAnsi="Times New Roman" w:cs="Arial"/>
                <w:sz w:val="26"/>
                <w:szCs w:val="26"/>
              </w:rPr>
            </w:pPr>
            <w:r w:rsidRPr="00371B17">
              <w:rPr>
                <w:rFonts w:ascii="Times New Roman" w:hAnsi="Times New Roman" w:cs="Arial"/>
                <w:sz w:val="26"/>
                <w:szCs w:val="26"/>
              </w:rPr>
              <w:t>GVkẻ bảng, gợi ý.</w:t>
            </w:r>
          </w:p>
          <w:p w:rsidR="003121A1" w:rsidRPr="00371B17" w:rsidRDefault="003121A1" w:rsidP="00EB1C9E">
            <w:pPr>
              <w:tabs>
                <w:tab w:val="left" w:pos="285"/>
                <w:tab w:val="left" w:pos="436"/>
              </w:tabs>
              <w:spacing w:line="276" w:lineRule="auto"/>
              <w:ind w:left="110"/>
              <w:jc w:val="both"/>
              <w:rPr>
                <w:rFonts w:ascii="Times New Roman" w:hAnsi="Times New Roman" w:cs="Arial"/>
                <w:sz w:val="26"/>
                <w:szCs w:val="26"/>
                <w:lang w:val="de-DE"/>
              </w:rPr>
            </w:pPr>
            <w:r w:rsidRPr="00371B17">
              <w:rPr>
                <w:rFonts w:ascii="Times New Roman" w:hAnsi="Times New Roman" w:cs="Arial"/>
                <w:sz w:val="26"/>
                <w:szCs w:val="26"/>
                <w:lang w:val="de-DE"/>
              </w:rPr>
              <w:t>- Họ tên</w:t>
            </w:r>
          </w:p>
          <w:p w:rsidR="003121A1" w:rsidRPr="00371B17" w:rsidRDefault="003121A1" w:rsidP="00EB1C9E">
            <w:pPr>
              <w:tabs>
                <w:tab w:val="left" w:pos="285"/>
                <w:tab w:val="left" w:pos="436"/>
              </w:tabs>
              <w:spacing w:line="276" w:lineRule="auto"/>
              <w:ind w:left="110"/>
              <w:jc w:val="both"/>
              <w:rPr>
                <w:rFonts w:ascii="Times New Roman" w:hAnsi="Times New Roman" w:cs="Arial"/>
                <w:sz w:val="26"/>
                <w:szCs w:val="26"/>
                <w:lang w:val="de-DE"/>
              </w:rPr>
            </w:pPr>
            <w:r w:rsidRPr="00371B17">
              <w:rPr>
                <w:rFonts w:ascii="Times New Roman" w:hAnsi="Times New Roman" w:cs="Arial"/>
                <w:sz w:val="26"/>
                <w:szCs w:val="26"/>
                <w:lang w:val="de-DE"/>
              </w:rPr>
              <w:t>- Bút danh (nếu có)</w:t>
            </w:r>
          </w:p>
          <w:p w:rsidR="003121A1" w:rsidRPr="00371B17" w:rsidRDefault="003121A1" w:rsidP="00EB1C9E">
            <w:pPr>
              <w:tabs>
                <w:tab w:val="left" w:pos="285"/>
                <w:tab w:val="left" w:pos="436"/>
              </w:tabs>
              <w:spacing w:line="276" w:lineRule="auto"/>
              <w:ind w:left="110"/>
              <w:jc w:val="both"/>
              <w:rPr>
                <w:rFonts w:ascii="Times New Roman" w:hAnsi="Times New Roman" w:cs="Arial"/>
                <w:sz w:val="26"/>
                <w:szCs w:val="26"/>
                <w:lang w:val="pt-BR"/>
              </w:rPr>
            </w:pPr>
            <w:r w:rsidRPr="00371B17">
              <w:rPr>
                <w:rFonts w:ascii="Times New Roman" w:hAnsi="Times New Roman" w:cs="Arial"/>
                <w:sz w:val="26"/>
                <w:szCs w:val="26"/>
                <w:lang w:val="pt-BR"/>
              </w:rPr>
              <w:t>- Năm sinh - năm mất (nếu có)</w:t>
            </w:r>
          </w:p>
          <w:p w:rsidR="003121A1" w:rsidRPr="00371B17" w:rsidRDefault="003121A1" w:rsidP="00EB1C9E">
            <w:pPr>
              <w:tabs>
                <w:tab w:val="left" w:pos="436"/>
              </w:tabs>
              <w:spacing w:line="276" w:lineRule="auto"/>
              <w:ind w:left="110"/>
              <w:jc w:val="both"/>
              <w:rPr>
                <w:rFonts w:ascii="Times New Roman" w:hAnsi="Times New Roman" w:cs="Arial"/>
                <w:sz w:val="26"/>
                <w:szCs w:val="26"/>
              </w:rPr>
            </w:pPr>
            <w:r w:rsidRPr="00371B17">
              <w:rPr>
                <w:rFonts w:ascii="Times New Roman" w:hAnsi="Times New Roman" w:cs="Arial"/>
                <w:sz w:val="26"/>
                <w:szCs w:val="26"/>
              </w:rPr>
              <w:t>- Các thành phố chính.</w:t>
            </w:r>
          </w:p>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GV gọi những học sinh ở địa phương khác nhau, không tập trung vào một địa phương nào.</w:t>
            </w:r>
          </w:p>
          <w:p w:rsidR="003121A1" w:rsidRPr="00371B17" w:rsidRDefault="003121A1" w:rsidP="00EB1C9E">
            <w:pPr>
              <w:tabs>
                <w:tab w:val="left" w:pos="436"/>
              </w:tabs>
              <w:spacing w:line="276" w:lineRule="auto"/>
              <w:jc w:val="center"/>
              <w:rPr>
                <w:rFonts w:ascii="Times New Roman" w:hAnsi="Times New Roman" w:cs="Arial"/>
                <w:sz w:val="26"/>
                <w:szCs w:val="26"/>
              </w:rPr>
            </w:pPr>
            <w:r w:rsidRPr="00371B17">
              <w:rPr>
                <w:rFonts w:ascii="Times New Roman" w:hAnsi="Times New Roman" w:cs="Arial"/>
                <w:sz w:val="26"/>
                <w:szCs w:val="26"/>
              </w:rPr>
              <w:t>- Chỉ thống kê những tác giả có sáng tác trước năm 1975</w:t>
            </w:r>
          </w:p>
        </w:tc>
        <w:tc>
          <w:tcPr>
            <w:tcW w:w="1544" w:type="dxa"/>
          </w:tcPr>
          <w:p w:rsidR="003121A1" w:rsidRPr="00371B17" w:rsidRDefault="003121A1" w:rsidP="00EB1C9E">
            <w:pPr>
              <w:tabs>
                <w:tab w:val="left" w:pos="436"/>
              </w:tabs>
              <w:spacing w:line="276" w:lineRule="auto"/>
              <w:jc w:val="both"/>
              <w:rPr>
                <w:rFonts w:ascii="Times New Roman" w:hAnsi="Times New Roman" w:cs="Arial"/>
                <w:sz w:val="26"/>
                <w:szCs w:val="26"/>
                <w:lang w:val="es-MX"/>
              </w:rPr>
            </w:pPr>
            <w:r w:rsidRPr="00371B17">
              <w:rPr>
                <w:rFonts w:ascii="Times New Roman" w:hAnsi="Times New Roman" w:cs="Arial"/>
                <w:sz w:val="26"/>
                <w:szCs w:val="26"/>
                <w:lang w:val="es-MX"/>
              </w:rPr>
              <w:t>HS thực hiện yêu cầu của giáo viên</w:t>
            </w:r>
          </w:p>
          <w:p w:rsidR="003121A1" w:rsidRPr="00371B17" w:rsidRDefault="003121A1" w:rsidP="00EB1C9E">
            <w:pPr>
              <w:tabs>
                <w:tab w:val="left" w:pos="436"/>
              </w:tabs>
              <w:spacing w:line="276" w:lineRule="auto"/>
              <w:jc w:val="both"/>
              <w:rPr>
                <w:rFonts w:ascii="Times New Roman" w:hAnsi="Times New Roman" w:cs="Arial"/>
                <w:sz w:val="26"/>
                <w:szCs w:val="26"/>
                <w:lang w:val="es-MX"/>
              </w:rPr>
            </w:pPr>
          </w:p>
          <w:p w:rsidR="003121A1" w:rsidRPr="00371B17" w:rsidRDefault="003121A1" w:rsidP="00EB1C9E">
            <w:pPr>
              <w:tabs>
                <w:tab w:val="left" w:pos="436"/>
              </w:tabs>
              <w:spacing w:line="276" w:lineRule="auto"/>
              <w:jc w:val="both"/>
              <w:rPr>
                <w:rFonts w:ascii="Times New Roman" w:hAnsi="Times New Roman" w:cs="Arial"/>
                <w:sz w:val="26"/>
                <w:szCs w:val="26"/>
                <w:lang w:val="es-MX"/>
              </w:rPr>
            </w:pPr>
          </w:p>
          <w:p w:rsidR="003121A1" w:rsidRPr="00371B17" w:rsidRDefault="003121A1" w:rsidP="00EB1C9E">
            <w:pPr>
              <w:tabs>
                <w:tab w:val="left" w:pos="436"/>
              </w:tabs>
              <w:spacing w:line="276" w:lineRule="auto"/>
              <w:jc w:val="both"/>
              <w:rPr>
                <w:rFonts w:ascii="Times New Roman" w:hAnsi="Times New Roman" w:cs="Arial"/>
                <w:sz w:val="26"/>
                <w:szCs w:val="26"/>
                <w:lang w:val="es-MX"/>
              </w:rPr>
            </w:pPr>
          </w:p>
          <w:p w:rsidR="003121A1" w:rsidRPr="00371B17" w:rsidRDefault="003121A1" w:rsidP="00EB1C9E">
            <w:pPr>
              <w:tabs>
                <w:tab w:val="left" w:pos="436"/>
              </w:tabs>
              <w:spacing w:line="276" w:lineRule="auto"/>
              <w:jc w:val="both"/>
              <w:rPr>
                <w:rFonts w:ascii="Times New Roman" w:hAnsi="Times New Roman" w:cs="Arial"/>
                <w:sz w:val="26"/>
                <w:szCs w:val="26"/>
                <w:lang w:val="es-MX"/>
              </w:rPr>
            </w:pPr>
          </w:p>
          <w:p w:rsidR="003121A1" w:rsidRPr="00371B17" w:rsidRDefault="003121A1" w:rsidP="00EB1C9E">
            <w:pPr>
              <w:tabs>
                <w:tab w:val="left" w:pos="436"/>
              </w:tabs>
              <w:spacing w:line="276" w:lineRule="auto"/>
              <w:jc w:val="center"/>
              <w:rPr>
                <w:rFonts w:ascii="Times New Roman" w:hAnsi="Times New Roman" w:cs="Arial"/>
                <w:sz w:val="26"/>
                <w:szCs w:val="26"/>
              </w:rPr>
            </w:pPr>
            <w:r w:rsidRPr="00371B17">
              <w:rPr>
                <w:rFonts w:ascii="Times New Roman" w:hAnsi="Times New Roman" w:cs="Arial"/>
                <w:sz w:val="26"/>
                <w:szCs w:val="26"/>
              </w:rPr>
              <w:t>Tiến hành làm phần bài tập 1</w:t>
            </w:r>
          </w:p>
        </w:tc>
        <w:tc>
          <w:tcPr>
            <w:tcW w:w="2853"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b/>
                <w:sz w:val="26"/>
                <w:szCs w:val="26"/>
              </w:rPr>
              <w:t>Bài tập 1</w:t>
            </w:r>
            <w:r w:rsidRPr="00371B17">
              <w:rPr>
                <w:rFonts w:ascii="Times New Roman" w:hAnsi="Times New Roman" w:cs="Arial"/>
                <w:sz w:val="26"/>
                <w:szCs w:val="26"/>
              </w:rPr>
              <w:t xml:space="preserve">: Lập bảng danh sách các nhà văn, nhà thơ ở thành phố , tỉnh hoặc quận huyện nơi em ở theo trình tự: họ tên, bút danh (nếu có), năm sinh, năm mất và các tác phẩm chính </w:t>
            </w: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lang w:val="fr-FR"/>
              </w:rPr>
            </w:pPr>
            <w:r w:rsidRPr="00371B17">
              <w:rPr>
                <w:rFonts w:ascii="Times New Roman" w:hAnsi="Times New Roman" w:cs="Arial"/>
                <w:sz w:val="26"/>
                <w:szCs w:val="26"/>
                <w:lang w:val="fr-FR"/>
              </w:rPr>
              <w:t>Bảng thống kê ( dưới đây)</w:t>
            </w:r>
          </w:p>
        </w:tc>
        <w:tc>
          <w:tcPr>
            <w:tcW w:w="2531" w:type="dxa"/>
          </w:tcPr>
          <w:p w:rsidR="003121A1" w:rsidRPr="00371B17" w:rsidRDefault="003121A1" w:rsidP="00EB1C9E">
            <w:pPr>
              <w:tabs>
                <w:tab w:val="left" w:pos="436"/>
              </w:tabs>
              <w:spacing w:line="276" w:lineRule="auto"/>
              <w:jc w:val="both"/>
              <w:rPr>
                <w:rFonts w:ascii="Times New Roman" w:hAnsi="Times New Roman"/>
                <w:sz w:val="26"/>
                <w:szCs w:val="26"/>
                <w:lang w:val="fr-FR"/>
              </w:rPr>
            </w:pPr>
            <w:r w:rsidRPr="00371B17">
              <w:rPr>
                <w:rFonts w:ascii="Times New Roman" w:hAnsi="Times New Roman"/>
                <w:sz w:val="26"/>
                <w:szCs w:val="26"/>
                <w:lang w:val="fr-FR"/>
              </w:rPr>
              <w:t>Năng lực tự học và nghiờn cứu tài liệu</w:t>
            </w:r>
          </w:p>
          <w:p w:rsidR="003121A1" w:rsidRPr="00371B17" w:rsidRDefault="003121A1" w:rsidP="00EB1C9E">
            <w:pPr>
              <w:tabs>
                <w:tab w:val="left" w:pos="436"/>
              </w:tabs>
              <w:spacing w:line="276" w:lineRule="auto"/>
              <w:jc w:val="both"/>
              <w:rPr>
                <w:rFonts w:ascii="Times New Roman" w:hAnsi="Times New Roman"/>
                <w:sz w:val="26"/>
                <w:szCs w:val="26"/>
                <w:lang w:val="fr-FR"/>
              </w:rPr>
            </w:pPr>
            <w:r w:rsidRPr="00371B17">
              <w:rPr>
                <w:rFonts w:ascii="Times New Roman" w:hAnsi="Times New Roman"/>
                <w:sz w:val="26"/>
                <w:szCs w:val="26"/>
                <w:lang w:val="fr-FR"/>
              </w:rPr>
              <w:t>Năng lực tổng hợp thụng tin</w:t>
            </w:r>
          </w:p>
        </w:tc>
      </w:tr>
    </w:tbl>
    <w:p w:rsidR="003121A1" w:rsidRPr="00371B17" w:rsidRDefault="003121A1" w:rsidP="003121A1">
      <w:pPr>
        <w:spacing w:line="276" w:lineRule="auto"/>
        <w:jc w:val="both"/>
        <w:rPr>
          <w:rFonts w:ascii="Times New Roman" w:hAnsi="Times New Roman"/>
          <w:sz w:val="24"/>
          <w:lang w:val="fr-FR"/>
        </w:rPr>
      </w:pPr>
      <w:r w:rsidRPr="00371B17">
        <w:rPr>
          <w:rFonts w:ascii="Times New Roman" w:hAnsi="Times New Roman"/>
          <w:sz w:val="24"/>
          <w:lang w:val="fr-FR"/>
        </w:rPr>
        <w:tab/>
      </w:r>
    </w:p>
    <w:tbl>
      <w:tblPr>
        <w:tblW w:w="10348"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8"/>
        <w:gridCol w:w="2101"/>
        <w:gridCol w:w="1685"/>
        <w:gridCol w:w="1683"/>
        <w:gridCol w:w="1824"/>
        <w:gridCol w:w="2517"/>
      </w:tblGrid>
      <w:tr w:rsidR="003121A1" w:rsidRPr="00371B17" w:rsidTr="00EB1C9E">
        <w:tc>
          <w:tcPr>
            <w:tcW w:w="426" w:type="dxa"/>
          </w:tcPr>
          <w:p w:rsidR="003121A1" w:rsidRPr="00371B17" w:rsidRDefault="003121A1" w:rsidP="00EB1C9E">
            <w:pPr>
              <w:tabs>
                <w:tab w:val="left" w:pos="436"/>
              </w:tabs>
              <w:spacing w:line="276" w:lineRule="auto"/>
              <w:jc w:val="center"/>
              <w:rPr>
                <w:rFonts w:ascii="Times New Roman" w:hAnsi="Times New Roman"/>
                <w:b/>
                <w:sz w:val="24"/>
              </w:rPr>
            </w:pPr>
            <w:r w:rsidRPr="00371B17">
              <w:rPr>
                <w:rFonts w:ascii="Times New Roman" w:hAnsi="Times New Roman"/>
                <w:b/>
                <w:sz w:val="24"/>
              </w:rPr>
              <w:t>TT</w:t>
            </w:r>
          </w:p>
        </w:tc>
        <w:tc>
          <w:tcPr>
            <w:tcW w:w="2126" w:type="dxa"/>
          </w:tcPr>
          <w:p w:rsidR="003121A1" w:rsidRPr="00371B17" w:rsidRDefault="003121A1" w:rsidP="00EB1C9E">
            <w:pPr>
              <w:tabs>
                <w:tab w:val="left" w:pos="436"/>
              </w:tabs>
              <w:spacing w:line="276" w:lineRule="auto"/>
              <w:jc w:val="center"/>
              <w:rPr>
                <w:rFonts w:ascii="Times New Roman" w:hAnsi="Times New Roman"/>
                <w:b/>
                <w:sz w:val="24"/>
              </w:rPr>
            </w:pPr>
            <w:r w:rsidRPr="00371B17">
              <w:rPr>
                <w:rFonts w:ascii="Times New Roman" w:hAnsi="Times New Roman"/>
                <w:b/>
                <w:sz w:val="24"/>
              </w:rPr>
              <w:t>Họ và tên</w:t>
            </w:r>
          </w:p>
        </w:tc>
        <w:tc>
          <w:tcPr>
            <w:tcW w:w="1701" w:type="dxa"/>
          </w:tcPr>
          <w:p w:rsidR="003121A1" w:rsidRPr="00371B17" w:rsidRDefault="003121A1" w:rsidP="00EB1C9E">
            <w:pPr>
              <w:tabs>
                <w:tab w:val="left" w:pos="436"/>
              </w:tabs>
              <w:spacing w:line="276" w:lineRule="auto"/>
              <w:jc w:val="center"/>
              <w:rPr>
                <w:rFonts w:ascii="Times New Roman" w:hAnsi="Times New Roman"/>
                <w:b/>
                <w:sz w:val="24"/>
              </w:rPr>
            </w:pPr>
            <w:r w:rsidRPr="00371B17">
              <w:rPr>
                <w:rFonts w:ascii="Times New Roman" w:hAnsi="Times New Roman"/>
                <w:b/>
                <w:sz w:val="24"/>
              </w:rPr>
              <w:t>Bút danh</w:t>
            </w:r>
          </w:p>
        </w:tc>
        <w:tc>
          <w:tcPr>
            <w:tcW w:w="1701" w:type="dxa"/>
          </w:tcPr>
          <w:p w:rsidR="003121A1" w:rsidRPr="00371B17" w:rsidRDefault="003121A1" w:rsidP="00EB1C9E">
            <w:pPr>
              <w:tabs>
                <w:tab w:val="left" w:pos="436"/>
              </w:tabs>
              <w:spacing w:line="276" w:lineRule="auto"/>
              <w:jc w:val="center"/>
              <w:rPr>
                <w:rFonts w:ascii="Times New Roman" w:hAnsi="Times New Roman"/>
                <w:b/>
                <w:sz w:val="24"/>
              </w:rPr>
            </w:pPr>
            <w:r w:rsidRPr="00371B17">
              <w:rPr>
                <w:rFonts w:ascii="Times New Roman" w:hAnsi="Times New Roman"/>
                <w:b/>
                <w:sz w:val="24"/>
              </w:rPr>
              <w:t>Nơi sinh</w:t>
            </w:r>
          </w:p>
        </w:tc>
        <w:tc>
          <w:tcPr>
            <w:tcW w:w="1843" w:type="dxa"/>
          </w:tcPr>
          <w:p w:rsidR="003121A1" w:rsidRPr="00371B17" w:rsidRDefault="003121A1" w:rsidP="00EB1C9E">
            <w:pPr>
              <w:tabs>
                <w:tab w:val="left" w:pos="436"/>
              </w:tabs>
              <w:spacing w:line="276" w:lineRule="auto"/>
              <w:jc w:val="center"/>
              <w:rPr>
                <w:rFonts w:ascii="Times New Roman" w:hAnsi="Times New Roman"/>
                <w:b/>
                <w:sz w:val="24"/>
                <w:lang w:val="pt-BR"/>
              </w:rPr>
            </w:pPr>
            <w:r w:rsidRPr="00371B17">
              <w:rPr>
                <w:rFonts w:ascii="Times New Roman" w:hAnsi="Times New Roman"/>
                <w:b/>
                <w:sz w:val="24"/>
                <w:lang w:val="pt-BR"/>
              </w:rPr>
              <w:t xml:space="preserve">Năm sinh, </w:t>
            </w:r>
          </w:p>
          <w:p w:rsidR="003121A1" w:rsidRPr="00371B17" w:rsidRDefault="003121A1" w:rsidP="00EB1C9E">
            <w:pPr>
              <w:tabs>
                <w:tab w:val="left" w:pos="436"/>
              </w:tabs>
              <w:spacing w:line="276" w:lineRule="auto"/>
              <w:jc w:val="center"/>
              <w:rPr>
                <w:rFonts w:ascii="Times New Roman" w:hAnsi="Times New Roman"/>
                <w:b/>
                <w:sz w:val="24"/>
                <w:lang w:val="pt-BR"/>
              </w:rPr>
            </w:pPr>
            <w:r w:rsidRPr="00371B17">
              <w:rPr>
                <w:rFonts w:ascii="Times New Roman" w:hAnsi="Times New Roman"/>
                <w:b/>
                <w:sz w:val="24"/>
                <w:lang w:val="pt-BR"/>
              </w:rPr>
              <w:t>năm mất</w:t>
            </w:r>
          </w:p>
        </w:tc>
        <w:tc>
          <w:tcPr>
            <w:tcW w:w="2551" w:type="dxa"/>
          </w:tcPr>
          <w:p w:rsidR="003121A1" w:rsidRPr="00371B17" w:rsidRDefault="003121A1" w:rsidP="00EB1C9E">
            <w:pPr>
              <w:tabs>
                <w:tab w:val="left" w:pos="436"/>
              </w:tabs>
              <w:spacing w:line="276" w:lineRule="auto"/>
              <w:jc w:val="center"/>
              <w:rPr>
                <w:rFonts w:ascii="Times New Roman" w:hAnsi="Times New Roman"/>
                <w:b/>
                <w:sz w:val="24"/>
              </w:rPr>
            </w:pPr>
            <w:r w:rsidRPr="00371B17">
              <w:rPr>
                <w:rFonts w:ascii="Times New Roman" w:hAnsi="Times New Roman"/>
                <w:b/>
                <w:sz w:val="24"/>
              </w:rPr>
              <w:t>Tác phẩm chính</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rPr>
            </w:pPr>
            <w:r w:rsidRPr="00371B17">
              <w:rPr>
                <w:rFonts w:ascii="Times New Roman" w:hAnsi="Times New Roman"/>
                <w:b/>
                <w:sz w:val="24"/>
              </w:rPr>
              <w:t>1.</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Nguyễn Thị Hinh</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Bà Huyện Thanh Quan</w:t>
            </w:r>
          </w:p>
        </w:tc>
        <w:tc>
          <w:tcPr>
            <w:tcW w:w="1701" w:type="dxa"/>
          </w:tcPr>
          <w:p w:rsidR="003121A1" w:rsidRPr="00371B17" w:rsidRDefault="003121A1" w:rsidP="00EB1C9E">
            <w:pPr>
              <w:tabs>
                <w:tab w:val="left" w:pos="436"/>
              </w:tabs>
              <w:spacing w:line="276" w:lineRule="auto"/>
              <w:jc w:val="center"/>
              <w:rPr>
                <w:rFonts w:ascii="Times New Roman" w:hAnsi="Times New Roman"/>
                <w:sz w:val="24"/>
                <w:lang w:val="fr-FR"/>
              </w:rPr>
            </w:pPr>
            <w:r w:rsidRPr="00371B17">
              <w:rPr>
                <w:rFonts w:ascii="Times New Roman" w:hAnsi="Times New Roman"/>
                <w:sz w:val="24"/>
                <w:lang w:val="fr-FR"/>
              </w:rPr>
              <w:t>Quận Tây Hồ- Hà nội</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Khoảng thế kỉ 18</w:t>
            </w:r>
          </w:p>
        </w:tc>
        <w:tc>
          <w:tcPr>
            <w:tcW w:w="255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Thăng Long thành hoài cổ</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rPr>
            </w:pPr>
            <w:r w:rsidRPr="00371B17">
              <w:rPr>
                <w:rFonts w:ascii="Times New Roman" w:hAnsi="Times New Roman"/>
                <w:b/>
                <w:sz w:val="24"/>
              </w:rPr>
              <w:t>2.</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Hồ Xuân Hương</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Xuân Hương</w:t>
            </w:r>
          </w:p>
        </w:tc>
        <w:tc>
          <w:tcPr>
            <w:tcW w:w="1701" w:type="dxa"/>
          </w:tcPr>
          <w:p w:rsidR="003121A1" w:rsidRPr="00371B17" w:rsidRDefault="003121A1" w:rsidP="00EB1C9E">
            <w:pPr>
              <w:tabs>
                <w:tab w:val="left" w:pos="436"/>
              </w:tabs>
              <w:spacing w:line="276" w:lineRule="auto"/>
              <w:jc w:val="center"/>
              <w:rPr>
                <w:rFonts w:ascii="Times New Roman" w:hAnsi="Times New Roman"/>
                <w:sz w:val="24"/>
                <w:lang w:val="fr-FR"/>
              </w:rPr>
            </w:pPr>
            <w:r w:rsidRPr="00371B17">
              <w:rPr>
                <w:rFonts w:ascii="Times New Roman" w:hAnsi="Times New Roman"/>
                <w:sz w:val="24"/>
                <w:lang w:val="fr-FR"/>
              </w:rPr>
              <w:t>Quận Tây Hồ- Hà Nội</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Khoảng thế kỉ 18</w:t>
            </w:r>
          </w:p>
        </w:tc>
        <w:tc>
          <w:tcPr>
            <w:tcW w:w="255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Đề đền Sầm Nghi Đống, chùa Trấn Quốc.</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rPr>
            </w:pPr>
            <w:r w:rsidRPr="00371B17">
              <w:rPr>
                <w:rFonts w:ascii="Times New Roman" w:hAnsi="Times New Roman"/>
                <w:b/>
                <w:sz w:val="24"/>
              </w:rPr>
              <w:t>3.</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Ngô Tất Tố</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 xml:space="preserve">Lộc Hà, Hi </w:t>
            </w:r>
            <w:r w:rsidRPr="00371B17">
              <w:rPr>
                <w:rFonts w:ascii="Times New Roman" w:hAnsi="Times New Roman"/>
                <w:sz w:val="24"/>
              </w:rPr>
              <w:lastRenderedPageBreak/>
              <w:t>Cừ, Thục điểu, Phó chi</w:t>
            </w:r>
          </w:p>
        </w:tc>
        <w:tc>
          <w:tcPr>
            <w:tcW w:w="1701" w:type="dxa"/>
          </w:tcPr>
          <w:p w:rsidR="003121A1" w:rsidRPr="00371B17" w:rsidRDefault="003121A1" w:rsidP="00EB1C9E">
            <w:pPr>
              <w:tabs>
                <w:tab w:val="left" w:pos="436"/>
              </w:tabs>
              <w:spacing w:line="276" w:lineRule="auto"/>
              <w:jc w:val="center"/>
              <w:rPr>
                <w:rFonts w:ascii="Times New Roman" w:hAnsi="Times New Roman"/>
                <w:sz w:val="24"/>
                <w:lang w:val="de-DE"/>
              </w:rPr>
            </w:pPr>
            <w:r w:rsidRPr="00371B17">
              <w:rPr>
                <w:rFonts w:ascii="Times New Roman" w:hAnsi="Times New Roman"/>
                <w:sz w:val="24"/>
                <w:lang w:val="de-DE"/>
              </w:rPr>
              <w:lastRenderedPageBreak/>
              <w:t xml:space="preserve">Huyện Đông </w:t>
            </w:r>
            <w:r w:rsidRPr="00371B17">
              <w:rPr>
                <w:rFonts w:ascii="Times New Roman" w:hAnsi="Times New Roman"/>
                <w:sz w:val="24"/>
                <w:lang w:val="de-DE"/>
              </w:rPr>
              <w:lastRenderedPageBreak/>
              <w:t>Anh- Hà Nội</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lastRenderedPageBreak/>
              <w:t>1893-1954.</w:t>
            </w:r>
          </w:p>
        </w:tc>
        <w:tc>
          <w:tcPr>
            <w:tcW w:w="2551" w:type="dxa"/>
          </w:tcPr>
          <w:p w:rsidR="003121A1" w:rsidRPr="00371B17" w:rsidRDefault="003121A1" w:rsidP="00EB1C9E">
            <w:pPr>
              <w:tabs>
                <w:tab w:val="left" w:pos="436"/>
              </w:tabs>
              <w:spacing w:line="276" w:lineRule="auto"/>
              <w:jc w:val="center"/>
              <w:rPr>
                <w:rFonts w:ascii="Times New Roman" w:hAnsi="Times New Roman"/>
                <w:sz w:val="24"/>
                <w:lang w:val="de-DE"/>
              </w:rPr>
            </w:pPr>
            <w:r w:rsidRPr="00371B17">
              <w:rPr>
                <w:rFonts w:ascii="Times New Roman" w:hAnsi="Times New Roman"/>
                <w:sz w:val="24"/>
                <w:lang w:val="de-DE"/>
              </w:rPr>
              <w:t>Tắt đèn, Việc làng.</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lang w:val="de-DE"/>
              </w:rPr>
            </w:pPr>
            <w:r w:rsidRPr="00371B17">
              <w:rPr>
                <w:rFonts w:ascii="Times New Roman" w:hAnsi="Times New Roman"/>
                <w:b/>
                <w:sz w:val="24"/>
                <w:lang w:val="de-DE"/>
              </w:rPr>
              <w:t>4.</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Nguyên Tuân</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Tuấn Thừa Sắc, Nguyễn</w:t>
            </w:r>
          </w:p>
        </w:tc>
        <w:tc>
          <w:tcPr>
            <w:tcW w:w="1701" w:type="dxa"/>
          </w:tcPr>
          <w:p w:rsidR="003121A1" w:rsidRPr="00371B17" w:rsidRDefault="003121A1" w:rsidP="00EB1C9E">
            <w:pPr>
              <w:tabs>
                <w:tab w:val="left" w:pos="436"/>
              </w:tabs>
              <w:spacing w:line="276" w:lineRule="auto"/>
              <w:jc w:val="center"/>
              <w:rPr>
                <w:rFonts w:ascii="Times New Roman" w:hAnsi="Times New Roman"/>
                <w:sz w:val="24"/>
                <w:lang w:val="pt-BR"/>
              </w:rPr>
            </w:pPr>
            <w:r w:rsidRPr="00371B17">
              <w:rPr>
                <w:rFonts w:ascii="Times New Roman" w:hAnsi="Times New Roman"/>
                <w:sz w:val="24"/>
                <w:lang w:val="pt-BR"/>
              </w:rPr>
              <w:t>Quận Cầu Giấy- Hà Nội</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1910-1987</w:t>
            </w:r>
          </w:p>
        </w:tc>
        <w:tc>
          <w:tcPr>
            <w:tcW w:w="255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Vang bóng một thời, Sông Đà, Hà Nội của ta đánh Mĩ giỏi, Con hồ thủ đô, Cây Hà Nội.</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rPr>
            </w:pPr>
            <w:r w:rsidRPr="00371B17">
              <w:rPr>
                <w:rFonts w:ascii="Times New Roman" w:hAnsi="Times New Roman"/>
                <w:b/>
                <w:sz w:val="24"/>
              </w:rPr>
              <w:t>5.</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Nguyễn Sen</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Tô Hoài</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Quận Ba Đình</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p>
        </w:tc>
        <w:tc>
          <w:tcPr>
            <w:tcW w:w="255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Dế mèn phiêu lưu kí, Giăng Thề, Chuyện cũ Hà Nội, Người ven làng, Giếng ngày xưa.</w:t>
            </w:r>
          </w:p>
        </w:tc>
      </w:tr>
      <w:tr w:rsidR="003121A1" w:rsidRPr="00371B17" w:rsidTr="00EB1C9E">
        <w:trPr>
          <w:trHeight w:val="914"/>
        </w:trPr>
        <w:tc>
          <w:tcPr>
            <w:tcW w:w="426" w:type="dxa"/>
          </w:tcPr>
          <w:p w:rsidR="003121A1" w:rsidRPr="00371B17" w:rsidRDefault="003121A1" w:rsidP="00EB1C9E">
            <w:pPr>
              <w:tabs>
                <w:tab w:val="left" w:pos="436"/>
              </w:tabs>
              <w:spacing w:line="276" w:lineRule="auto"/>
              <w:rPr>
                <w:rFonts w:ascii="Times New Roman" w:hAnsi="Times New Roman"/>
                <w:b/>
                <w:sz w:val="24"/>
              </w:rPr>
            </w:pPr>
            <w:r w:rsidRPr="00371B17">
              <w:rPr>
                <w:rFonts w:ascii="Times New Roman" w:hAnsi="Times New Roman"/>
                <w:b/>
                <w:sz w:val="24"/>
              </w:rPr>
              <w:t>6.</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Nguyễn Huy Tưởng</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Không</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Huyện Đông Anh</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1912-1960</w:t>
            </w:r>
          </w:p>
        </w:tc>
        <w:tc>
          <w:tcPr>
            <w:tcW w:w="255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Lá cở thêu 6 chữ vàng, Sống mãi với thủ đô, truyện Luỹ hoa.</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rPr>
            </w:pPr>
            <w:r w:rsidRPr="00371B17">
              <w:rPr>
                <w:rFonts w:ascii="Times New Roman" w:hAnsi="Times New Roman"/>
                <w:b/>
                <w:sz w:val="24"/>
              </w:rPr>
              <w:t>7.</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Đặng Trần Thi</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Trần Đăng</w:t>
            </w:r>
          </w:p>
        </w:tc>
        <w:tc>
          <w:tcPr>
            <w:tcW w:w="1701" w:type="dxa"/>
          </w:tcPr>
          <w:p w:rsidR="003121A1" w:rsidRPr="00371B17" w:rsidRDefault="003121A1" w:rsidP="00EB1C9E">
            <w:pPr>
              <w:tabs>
                <w:tab w:val="left" w:pos="436"/>
              </w:tabs>
              <w:spacing w:line="276" w:lineRule="auto"/>
              <w:jc w:val="center"/>
              <w:rPr>
                <w:rFonts w:ascii="Times New Roman" w:hAnsi="Times New Roman"/>
                <w:sz w:val="24"/>
                <w:lang w:val="pt-BR"/>
              </w:rPr>
            </w:pPr>
            <w:r w:rsidRPr="00371B17">
              <w:rPr>
                <w:rFonts w:ascii="Times New Roman" w:hAnsi="Times New Roman"/>
                <w:sz w:val="24"/>
                <w:lang w:val="pt-BR"/>
              </w:rPr>
              <w:t>Huyện Từ Liêm- Hà Nội</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191?-</w:t>
            </w:r>
          </w:p>
        </w:tc>
        <w:tc>
          <w:tcPr>
            <w:tcW w:w="255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Truyện và kí ( Trận Phố Ràng)</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rPr>
            </w:pPr>
            <w:r w:rsidRPr="00371B17">
              <w:rPr>
                <w:rFonts w:ascii="Times New Roman" w:hAnsi="Times New Roman"/>
                <w:b/>
                <w:sz w:val="24"/>
              </w:rPr>
              <w:t>8.</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Phan Thị Thanh Nhàn</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Không</w:t>
            </w:r>
          </w:p>
        </w:tc>
        <w:tc>
          <w:tcPr>
            <w:tcW w:w="1701" w:type="dxa"/>
          </w:tcPr>
          <w:p w:rsidR="003121A1" w:rsidRPr="00371B17" w:rsidRDefault="003121A1" w:rsidP="00EB1C9E">
            <w:pPr>
              <w:tabs>
                <w:tab w:val="left" w:pos="436"/>
              </w:tabs>
              <w:spacing w:line="276" w:lineRule="auto"/>
              <w:jc w:val="center"/>
              <w:rPr>
                <w:rFonts w:ascii="Times New Roman" w:hAnsi="Times New Roman"/>
                <w:sz w:val="24"/>
                <w:lang w:val="fr-FR"/>
              </w:rPr>
            </w:pPr>
            <w:r w:rsidRPr="00371B17">
              <w:rPr>
                <w:rFonts w:ascii="Times New Roman" w:hAnsi="Times New Roman"/>
                <w:sz w:val="24"/>
                <w:lang w:val="fr-FR"/>
              </w:rPr>
              <w:t>Quận Tây Hồ- Hà Nội</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191?</w:t>
            </w:r>
          </w:p>
        </w:tc>
        <w:tc>
          <w:tcPr>
            <w:tcW w:w="2551" w:type="dxa"/>
          </w:tcPr>
          <w:p w:rsidR="003121A1" w:rsidRPr="00371B17" w:rsidRDefault="003121A1" w:rsidP="00EB1C9E">
            <w:pPr>
              <w:tabs>
                <w:tab w:val="left" w:pos="436"/>
              </w:tabs>
              <w:spacing w:line="276" w:lineRule="auto"/>
              <w:jc w:val="center"/>
              <w:rPr>
                <w:rFonts w:ascii="Times New Roman" w:hAnsi="Times New Roman"/>
                <w:sz w:val="24"/>
                <w:lang w:val="pt-BR"/>
              </w:rPr>
            </w:pPr>
            <w:r w:rsidRPr="00371B17">
              <w:rPr>
                <w:rFonts w:ascii="Times New Roman" w:hAnsi="Times New Roman"/>
                <w:sz w:val="24"/>
                <w:lang w:val="pt-BR"/>
              </w:rPr>
              <w:t>Xóm đê, hương thầm</w:t>
            </w:r>
          </w:p>
        </w:tc>
      </w:tr>
      <w:tr w:rsidR="003121A1" w:rsidRPr="00371B17" w:rsidTr="00EB1C9E">
        <w:tc>
          <w:tcPr>
            <w:tcW w:w="426" w:type="dxa"/>
          </w:tcPr>
          <w:p w:rsidR="003121A1" w:rsidRPr="00371B17" w:rsidRDefault="003121A1" w:rsidP="00EB1C9E">
            <w:pPr>
              <w:tabs>
                <w:tab w:val="left" w:pos="436"/>
              </w:tabs>
              <w:spacing w:line="276" w:lineRule="auto"/>
              <w:rPr>
                <w:rFonts w:ascii="Times New Roman" w:hAnsi="Times New Roman"/>
                <w:b/>
                <w:sz w:val="24"/>
                <w:lang w:val="pt-BR"/>
              </w:rPr>
            </w:pPr>
            <w:r w:rsidRPr="00371B17">
              <w:rPr>
                <w:rFonts w:ascii="Times New Roman" w:hAnsi="Times New Roman"/>
                <w:b/>
                <w:sz w:val="24"/>
                <w:lang w:val="pt-BR"/>
              </w:rPr>
              <w:t>9.</w:t>
            </w:r>
          </w:p>
        </w:tc>
        <w:tc>
          <w:tcPr>
            <w:tcW w:w="2126" w:type="dxa"/>
          </w:tcPr>
          <w:p w:rsidR="003121A1" w:rsidRPr="00371B17" w:rsidRDefault="003121A1" w:rsidP="00EB1C9E">
            <w:pPr>
              <w:tabs>
                <w:tab w:val="left" w:pos="436"/>
              </w:tabs>
              <w:spacing w:line="276" w:lineRule="auto"/>
              <w:jc w:val="both"/>
              <w:rPr>
                <w:rFonts w:ascii="Times New Roman" w:hAnsi="Times New Roman"/>
                <w:sz w:val="24"/>
              </w:rPr>
            </w:pPr>
            <w:r w:rsidRPr="00371B17">
              <w:rPr>
                <w:rFonts w:ascii="Times New Roman" w:hAnsi="Times New Roman"/>
                <w:sz w:val="24"/>
              </w:rPr>
              <w:t>Nguyễn Vũ Tiềm</w:t>
            </w:r>
          </w:p>
        </w:tc>
        <w:tc>
          <w:tcPr>
            <w:tcW w:w="170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Không</w:t>
            </w:r>
          </w:p>
        </w:tc>
        <w:tc>
          <w:tcPr>
            <w:tcW w:w="1701" w:type="dxa"/>
          </w:tcPr>
          <w:p w:rsidR="003121A1" w:rsidRPr="00371B17" w:rsidRDefault="003121A1" w:rsidP="00EB1C9E">
            <w:pPr>
              <w:tabs>
                <w:tab w:val="left" w:pos="436"/>
              </w:tabs>
              <w:spacing w:line="276" w:lineRule="auto"/>
              <w:jc w:val="center"/>
              <w:rPr>
                <w:rFonts w:ascii="Times New Roman" w:hAnsi="Times New Roman"/>
                <w:sz w:val="24"/>
                <w:lang w:val="pt-BR"/>
              </w:rPr>
            </w:pPr>
            <w:r w:rsidRPr="00371B17">
              <w:rPr>
                <w:rFonts w:ascii="Times New Roman" w:hAnsi="Times New Roman"/>
                <w:sz w:val="24"/>
                <w:lang w:val="pt-BR"/>
              </w:rPr>
              <w:t>Huyện Gia Lâm- Hà Nội</w:t>
            </w:r>
          </w:p>
        </w:tc>
        <w:tc>
          <w:tcPr>
            <w:tcW w:w="1843"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1940</w:t>
            </w:r>
          </w:p>
        </w:tc>
        <w:tc>
          <w:tcPr>
            <w:tcW w:w="2551" w:type="dxa"/>
          </w:tcPr>
          <w:p w:rsidR="003121A1" w:rsidRPr="00371B17" w:rsidRDefault="003121A1" w:rsidP="00EB1C9E">
            <w:pPr>
              <w:tabs>
                <w:tab w:val="left" w:pos="436"/>
              </w:tabs>
              <w:spacing w:line="276" w:lineRule="auto"/>
              <w:jc w:val="center"/>
              <w:rPr>
                <w:rFonts w:ascii="Times New Roman" w:hAnsi="Times New Roman"/>
                <w:sz w:val="24"/>
              </w:rPr>
            </w:pPr>
            <w:r w:rsidRPr="00371B17">
              <w:rPr>
                <w:rFonts w:ascii="Times New Roman" w:hAnsi="Times New Roman"/>
                <w:sz w:val="24"/>
              </w:rPr>
              <w:t>Thương nhớ tài hoa, Nghìn câu thơ tài hoa, Hoài nghi và tin cậy</w:t>
            </w:r>
          </w:p>
          <w:p w:rsidR="003121A1" w:rsidRPr="00371B17" w:rsidRDefault="003121A1" w:rsidP="00EB1C9E">
            <w:pPr>
              <w:tabs>
                <w:tab w:val="left" w:pos="436"/>
              </w:tabs>
              <w:spacing w:line="276" w:lineRule="auto"/>
              <w:jc w:val="center"/>
              <w:rPr>
                <w:rFonts w:ascii="Times New Roman" w:hAnsi="Times New Roman"/>
                <w:sz w:val="24"/>
              </w:rPr>
            </w:pPr>
          </w:p>
        </w:tc>
      </w:tr>
    </w:tbl>
    <w:p w:rsidR="003121A1" w:rsidRPr="00371B17" w:rsidRDefault="003121A1" w:rsidP="003121A1">
      <w:pPr>
        <w:spacing w:line="276" w:lineRule="auto"/>
        <w:rPr>
          <w:rFonts w:ascii="Times New Roman" w:hAnsi="Times New Roman"/>
          <w:b/>
          <w:sz w:val="24"/>
        </w:rPr>
      </w:pPr>
    </w:p>
    <w:tbl>
      <w:tblPr>
        <w:tblpPr w:leftFromText="180" w:rightFromText="180" w:vertAnchor="text" w:horzAnchor="margin" w:tblpY="37"/>
        <w:tblW w:w="10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227"/>
        <w:gridCol w:w="1701"/>
        <w:gridCol w:w="2977"/>
        <w:gridCol w:w="2409"/>
      </w:tblGrid>
      <w:tr w:rsidR="003121A1" w:rsidRPr="00371B17" w:rsidTr="00EB1C9E">
        <w:tc>
          <w:tcPr>
            <w:tcW w:w="3227" w:type="dxa"/>
          </w:tcPr>
          <w:p w:rsidR="003121A1" w:rsidRPr="00371B17" w:rsidRDefault="003121A1" w:rsidP="00EB1C9E">
            <w:pPr>
              <w:tabs>
                <w:tab w:val="left" w:pos="436"/>
              </w:tabs>
              <w:spacing w:line="276" w:lineRule="auto"/>
              <w:jc w:val="center"/>
              <w:rPr>
                <w:rFonts w:ascii="Times New Roman" w:hAnsi="Times New Roman" w:cs="Arial"/>
                <w:b/>
                <w:i/>
                <w:sz w:val="26"/>
                <w:szCs w:val="26"/>
                <w:lang w:val="fr-FR"/>
              </w:rPr>
            </w:pPr>
            <w:r w:rsidRPr="00371B17">
              <w:rPr>
                <w:rFonts w:ascii="Times New Roman" w:hAnsi="Times New Roman" w:cs="Arial"/>
                <w:b/>
                <w:i/>
                <w:sz w:val="26"/>
                <w:szCs w:val="26"/>
                <w:lang w:val="fr-FR"/>
              </w:rPr>
              <w:t>Hoạt động của GV</w:t>
            </w:r>
          </w:p>
        </w:tc>
        <w:tc>
          <w:tcPr>
            <w:tcW w:w="1701" w:type="dxa"/>
          </w:tcPr>
          <w:p w:rsidR="003121A1" w:rsidRPr="00371B17" w:rsidRDefault="003121A1" w:rsidP="00EB1C9E">
            <w:pPr>
              <w:tabs>
                <w:tab w:val="left" w:pos="436"/>
              </w:tabs>
              <w:spacing w:line="276" w:lineRule="auto"/>
              <w:jc w:val="center"/>
              <w:rPr>
                <w:rFonts w:ascii="Times New Roman" w:hAnsi="Times New Roman" w:cs="Arial"/>
                <w:b/>
                <w:i/>
                <w:sz w:val="26"/>
                <w:szCs w:val="26"/>
                <w:lang w:val="fr-FR"/>
              </w:rPr>
            </w:pPr>
            <w:r w:rsidRPr="00371B17">
              <w:rPr>
                <w:rFonts w:ascii="Times New Roman" w:hAnsi="Times New Roman" w:cs="Arial"/>
                <w:b/>
                <w:i/>
                <w:sz w:val="26"/>
                <w:szCs w:val="26"/>
                <w:lang w:val="fr-FR"/>
              </w:rPr>
              <w:t>Hoạt động của HS</w:t>
            </w:r>
          </w:p>
        </w:tc>
        <w:tc>
          <w:tcPr>
            <w:tcW w:w="2977" w:type="dxa"/>
          </w:tcPr>
          <w:p w:rsidR="003121A1" w:rsidRPr="00371B17" w:rsidRDefault="003121A1" w:rsidP="00EB1C9E">
            <w:pPr>
              <w:tabs>
                <w:tab w:val="left" w:pos="436"/>
              </w:tabs>
              <w:spacing w:line="276" w:lineRule="auto"/>
              <w:jc w:val="center"/>
              <w:rPr>
                <w:rFonts w:ascii="Times New Roman" w:hAnsi="Times New Roman" w:cs="Arial"/>
                <w:b/>
                <w:i/>
                <w:sz w:val="26"/>
                <w:szCs w:val="26"/>
              </w:rPr>
            </w:pPr>
            <w:r w:rsidRPr="00371B17">
              <w:rPr>
                <w:rFonts w:ascii="Times New Roman" w:hAnsi="Times New Roman" w:cs="Arial"/>
                <w:b/>
                <w:i/>
                <w:sz w:val="26"/>
                <w:szCs w:val="26"/>
              </w:rPr>
              <w:t>Nội dung cần đạt</w:t>
            </w:r>
          </w:p>
        </w:tc>
        <w:tc>
          <w:tcPr>
            <w:tcW w:w="2409" w:type="dxa"/>
          </w:tcPr>
          <w:p w:rsidR="003121A1" w:rsidRPr="00371B17" w:rsidRDefault="003121A1" w:rsidP="00EB1C9E">
            <w:pPr>
              <w:tabs>
                <w:tab w:val="left" w:pos="436"/>
              </w:tabs>
              <w:spacing w:line="276" w:lineRule="auto"/>
              <w:jc w:val="center"/>
              <w:rPr>
                <w:rFonts w:ascii="Times New Roman" w:hAnsi="Times New Roman" w:cs="Arial"/>
                <w:b/>
                <w:i/>
                <w:sz w:val="24"/>
              </w:rPr>
            </w:pPr>
            <w:r w:rsidRPr="00371B17">
              <w:rPr>
                <w:rFonts w:ascii="Times New Roman" w:hAnsi="Times New Roman" w:cs="Arial"/>
                <w:b/>
                <w:i/>
                <w:sz w:val="24"/>
              </w:rPr>
              <w:t>Hình thành và PTNL</w:t>
            </w:r>
          </w:p>
        </w:tc>
      </w:tr>
      <w:tr w:rsidR="003121A1" w:rsidRPr="00371B17" w:rsidTr="00EB1C9E">
        <w:tc>
          <w:tcPr>
            <w:tcW w:w="3227"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 Gv nhận xét, tổ chức cho học sinh bổ sung, góp ý vào bảng, cho chính xác, phong phú</w:t>
            </w:r>
          </w:p>
        </w:tc>
        <w:tc>
          <w:tcPr>
            <w:tcW w:w="1701" w:type="dxa"/>
          </w:tcPr>
          <w:p w:rsidR="003121A1" w:rsidRPr="00371B17" w:rsidRDefault="003121A1" w:rsidP="00EB1C9E">
            <w:pPr>
              <w:tabs>
                <w:tab w:val="left" w:pos="436"/>
              </w:tabs>
              <w:spacing w:line="276" w:lineRule="auto"/>
              <w:jc w:val="center"/>
              <w:rPr>
                <w:rFonts w:ascii="Times New Roman" w:hAnsi="Times New Roman" w:cs="Arial"/>
                <w:sz w:val="26"/>
                <w:szCs w:val="26"/>
              </w:rPr>
            </w:pPr>
            <w:r w:rsidRPr="00371B17">
              <w:rPr>
                <w:rFonts w:ascii="Times New Roman" w:hAnsi="Times New Roman" w:cs="Arial"/>
                <w:sz w:val="26"/>
                <w:szCs w:val="26"/>
              </w:rPr>
              <w:t>Học sinh bổ sung</w:t>
            </w:r>
          </w:p>
        </w:tc>
        <w:tc>
          <w:tcPr>
            <w:tcW w:w="2977"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 xml:space="preserve"> _ Học sinh mở rộng hiểu biết về những tên tuổi, tác phẩm ở địa phương khác.</w:t>
            </w:r>
          </w:p>
        </w:tc>
        <w:tc>
          <w:tcPr>
            <w:tcW w:w="2409"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Năng lực giải quyết vấn đề</w:t>
            </w:r>
          </w:p>
        </w:tc>
      </w:tr>
      <w:tr w:rsidR="003121A1" w:rsidRPr="00371B17" w:rsidTr="00EB1C9E">
        <w:tc>
          <w:tcPr>
            <w:tcW w:w="3227"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 GV nêu yêu cầu</w:t>
            </w:r>
          </w:p>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 Gợi ý một số bài thơ có giá trị</w:t>
            </w:r>
          </w:p>
          <w:p w:rsidR="003121A1" w:rsidRPr="00371B17" w:rsidRDefault="003121A1" w:rsidP="00EB1C9E">
            <w:pPr>
              <w:tabs>
                <w:tab w:val="left" w:pos="436"/>
              </w:tabs>
              <w:spacing w:line="276" w:lineRule="auto"/>
              <w:jc w:val="both"/>
              <w:rPr>
                <w:rFonts w:ascii="Times New Roman" w:hAnsi="Times New Roman" w:cs="Arial"/>
                <w:sz w:val="26"/>
                <w:szCs w:val="26"/>
                <w:lang w:val="pt-BR"/>
              </w:rPr>
            </w:pPr>
            <w:r w:rsidRPr="00371B17">
              <w:rPr>
                <w:rFonts w:ascii="Times New Roman" w:hAnsi="Times New Roman" w:cs="Arial"/>
                <w:sz w:val="26"/>
                <w:szCs w:val="26"/>
                <w:lang w:val="pt-BR"/>
              </w:rPr>
              <w:t>- Nêu cảm nhận của em về bài thơ ấy?</w:t>
            </w:r>
          </w:p>
        </w:tc>
        <w:tc>
          <w:tcPr>
            <w:tcW w:w="1701" w:type="dxa"/>
          </w:tcPr>
          <w:p w:rsidR="003121A1" w:rsidRPr="00371B17" w:rsidRDefault="003121A1" w:rsidP="00EB1C9E">
            <w:pPr>
              <w:tabs>
                <w:tab w:val="left" w:pos="436"/>
              </w:tabs>
              <w:spacing w:line="276" w:lineRule="auto"/>
              <w:jc w:val="center"/>
              <w:rPr>
                <w:rFonts w:ascii="Times New Roman" w:hAnsi="Times New Roman" w:cs="Arial"/>
                <w:sz w:val="26"/>
                <w:szCs w:val="26"/>
                <w:lang w:val="pt-BR"/>
              </w:rPr>
            </w:pPr>
            <w:r w:rsidRPr="00371B17">
              <w:rPr>
                <w:rFonts w:ascii="Times New Roman" w:hAnsi="Times New Roman" w:cs="Arial"/>
                <w:sz w:val="26"/>
                <w:szCs w:val="26"/>
                <w:lang w:val="pt-BR"/>
              </w:rPr>
              <w:t>HS thảo luận</w:t>
            </w:r>
          </w:p>
          <w:p w:rsidR="003121A1" w:rsidRPr="00371B17" w:rsidRDefault="003121A1" w:rsidP="00EB1C9E">
            <w:pPr>
              <w:tabs>
                <w:tab w:val="left" w:pos="436"/>
              </w:tabs>
              <w:spacing w:line="276" w:lineRule="auto"/>
              <w:jc w:val="center"/>
              <w:rPr>
                <w:rFonts w:ascii="Times New Roman" w:hAnsi="Times New Roman" w:cs="Arial"/>
                <w:sz w:val="26"/>
                <w:szCs w:val="26"/>
                <w:lang w:val="pt-BR"/>
              </w:rPr>
            </w:pPr>
          </w:p>
          <w:p w:rsidR="003121A1" w:rsidRPr="00371B17" w:rsidRDefault="003121A1" w:rsidP="00EB1C9E">
            <w:pPr>
              <w:tabs>
                <w:tab w:val="left" w:pos="436"/>
              </w:tabs>
              <w:spacing w:line="276" w:lineRule="auto"/>
              <w:jc w:val="center"/>
              <w:rPr>
                <w:rFonts w:ascii="Times New Roman" w:hAnsi="Times New Roman" w:cs="Arial"/>
                <w:sz w:val="26"/>
                <w:szCs w:val="26"/>
                <w:lang w:val="pt-BR"/>
              </w:rPr>
            </w:pPr>
            <w:r w:rsidRPr="00371B17">
              <w:rPr>
                <w:rFonts w:ascii="Times New Roman" w:hAnsi="Times New Roman" w:cs="Arial"/>
                <w:sz w:val="26"/>
                <w:szCs w:val="26"/>
                <w:lang w:val="pt-BR"/>
              </w:rPr>
              <w:t>Phát biểu cảm nhận, nêu lý do lụa chọn</w:t>
            </w:r>
          </w:p>
        </w:tc>
        <w:tc>
          <w:tcPr>
            <w:tcW w:w="2977" w:type="dxa"/>
          </w:tcPr>
          <w:p w:rsidR="003121A1" w:rsidRPr="00371B17" w:rsidRDefault="003121A1" w:rsidP="00EB1C9E">
            <w:pPr>
              <w:tabs>
                <w:tab w:val="left" w:pos="436"/>
              </w:tabs>
              <w:spacing w:line="276" w:lineRule="auto"/>
              <w:jc w:val="both"/>
              <w:rPr>
                <w:rFonts w:ascii="Times New Roman" w:hAnsi="Times New Roman" w:cs="Arial"/>
                <w:sz w:val="26"/>
                <w:szCs w:val="26"/>
                <w:lang w:val="pt-BR"/>
              </w:rPr>
            </w:pPr>
            <w:r w:rsidRPr="00371B17">
              <w:rPr>
                <w:rFonts w:ascii="Times New Roman" w:hAnsi="Times New Roman" w:cs="Arial"/>
                <w:sz w:val="26"/>
                <w:szCs w:val="26"/>
                <w:lang w:val="pt-BR"/>
              </w:rPr>
              <w:t>_ Cảm nhận được cái hay và đánh giá đuợc bước đầu phong cách, chủ đề, cái riêng của mỗi tác giả, tác phẩm.</w:t>
            </w:r>
          </w:p>
        </w:tc>
        <w:tc>
          <w:tcPr>
            <w:tcW w:w="2409" w:type="dxa"/>
          </w:tcPr>
          <w:p w:rsidR="003121A1" w:rsidRPr="00371B17" w:rsidRDefault="003121A1" w:rsidP="00EB1C9E">
            <w:pPr>
              <w:tabs>
                <w:tab w:val="left" w:pos="436"/>
              </w:tabs>
              <w:spacing w:line="276" w:lineRule="auto"/>
              <w:jc w:val="both"/>
              <w:rPr>
                <w:rFonts w:ascii="Times New Roman" w:hAnsi="Times New Roman" w:cs="Arial"/>
                <w:sz w:val="26"/>
                <w:szCs w:val="26"/>
                <w:lang w:val="pt-BR"/>
              </w:rPr>
            </w:pPr>
            <w:r w:rsidRPr="00371B17">
              <w:rPr>
                <w:rFonts w:ascii="Times New Roman" w:hAnsi="Times New Roman" w:cs="Arial"/>
                <w:sz w:val="26"/>
                <w:szCs w:val="26"/>
                <w:lang w:val="pt-BR"/>
              </w:rPr>
              <w:t>Năng lực hợp tác, năng lực ra quyết định, năng lực giải quyết vấn đề</w:t>
            </w:r>
          </w:p>
        </w:tc>
      </w:tr>
      <w:tr w:rsidR="003121A1" w:rsidRPr="00371B17" w:rsidTr="00EB1C9E">
        <w:trPr>
          <w:trHeight w:val="4448"/>
        </w:trPr>
        <w:tc>
          <w:tcPr>
            <w:tcW w:w="3227" w:type="dxa"/>
          </w:tcPr>
          <w:p w:rsidR="003121A1" w:rsidRPr="00371B17" w:rsidRDefault="003121A1" w:rsidP="00EB1C9E">
            <w:pPr>
              <w:tabs>
                <w:tab w:val="left" w:pos="436"/>
              </w:tabs>
              <w:spacing w:line="276" w:lineRule="auto"/>
              <w:jc w:val="center"/>
              <w:rPr>
                <w:rFonts w:ascii="Times New Roman" w:hAnsi="Times New Roman" w:cs="Arial"/>
                <w:b/>
                <w:sz w:val="26"/>
                <w:szCs w:val="26"/>
                <w:lang w:val="pt-BR"/>
              </w:rPr>
            </w:pPr>
            <w:r w:rsidRPr="00371B17">
              <w:rPr>
                <w:rFonts w:ascii="Times New Roman" w:hAnsi="Times New Roman" w:cs="Arial"/>
                <w:b/>
                <w:sz w:val="26"/>
                <w:szCs w:val="26"/>
                <w:lang w:val="pt-BR"/>
              </w:rPr>
              <w:lastRenderedPageBreak/>
              <w:t>Hoạt động 3: Tổng kết giờ học</w:t>
            </w:r>
          </w:p>
          <w:p w:rsidR="003121A1" w:rsidRPr="00371B17" w:rsidRDefault="003121A1" w:rsidP="00EB1C9E">
            <w:pPr>
              <w:tabs>
                <w:tab w:val="left" w:pos="436"/>
              </w:tabs>
              <w:spacing w:line="276" w:lineRule="auto"/>
              <w:jc w:val="both"/>
              <w:rPr>
                <w:rFonts w:ascii="Times New Roman" w:hAnsi="Times New Roman" w:cs="Arial"/>
                <w:sz w:val="26"/>
                <w:szCs w:val="26"/>
                <w:lang w:val="pt-BR"/>
              </w:rPr>
            </w:pPr>
            <w:r w:rsidRPr="00371B17">
              <w:rPr>
                <w:rFonts w:ascii="Times New Roman" w:hAnsi="Times New Roman" w:cs="Arial"/>
                <w:sz w:val="26"/>
                <w:szCs w:val="26"/>
                <w:lang w:val="pt-BR"/>
              </w:rPr>
              <w:t>Nhận xét: ưu nhược điểm, kết quả của giờ học</w:t>
            </w:r>
          </w:p>
          <w:p w:rsidR="003121A1" w:rsidRPr="00371B17" w:rsidRDefault="003121A1" w:rsidP="00EB1C9E">
            <w:pPr>
              <w:tabs>
                <w:tab w:val="left" w:pos="436"/>
              </w:tabs>
              <w:spacing w:line="276" w:lineRule="auto"/>
              <w:jc w:val="both"/>
              <w:rPr>
                <w:rFonts w:ascii="Times New Roman" w:hAnsi="Times New Roman" w:cs="Arial"/>
                <w:sz w:val="26"/>
                <w:szCs w:val="26"/>
                <w:lang w:val="pt-BR"/>
              </w:rPr>
            </w:pPr>
            <w:r w:rsidRPr="00371B17">
              <w:rPr>
                <w:rFonts w:ascii="Times New Roman" w:hAnsi="Times New Roman" w:cs="Arial"/>
                <w:sz w:val="26"/>
                <w:szCs w:val="26"/>
                <w:lang w:val="pt-BR"/>
              </w:rPr>
              <w:t>Tuyên dương những cá nhân chuẩn bị tốt .</w:t>
            </w:r>
          </w:p>
          <w:p w:rsidR="003121A1" w:rsidRPr="00371B17" w:rsidRDefault="003121A1" w:rsidP="00EB1C9E">
            <w:pPr>
              <w:tabs>
                <w:tab w:val="left" w:pos="436"/>
              </w:tabs>
              <w:spacing w:line="276" w:lineRule="auto"/>
              <w:jc w:val="both"/>
              <w:rPr>
                <w:rFonts w:ascii="Times New Roman" w:hAnsi="Times New Roman" w:cs="Arial"/>
                <w:sz w:val="26"/>
                <w:szCs w:val="26"/>
                <w:lang w:val="pt-BR"/>
              </w:rPr>
            </w:pPr>
            <w:r w:rsidRPr="00371B17">
              <w:rPr>
                <w:rFonts w:ascii="Times New Roman" w:hAnsi="Times New Roman" w:cs="Arial"/>
                <w:sz w:val="26"/>
                <w:szCs w:val="26"/>
                <w:lang w:val="pt-BR"/>
              </w:rPr>
              <w:t>- Đọc, giới thiệu một số tác phẩm có giá trị</w:t>
            </w:r>
          </w:p>
          <w:p w:rsidR="003121A1" w:rsidRPr="00371B17" w:rsidRDefault="003121A1" w:rsidP="00EB1C9E">
            <w:pPr>
              <w:tabs>
                <w:tab w:val="left" w:pos="436"/>
              </w:tabs>
              <w:spacing w:line="276" w:lineRule="auto"/>
              <w:jc w:val="both"/>
              <w:rPr>
                <w:rFonts w:ascii="Times New Roman" w:hAnsi="Times New Roman" w:cs="Arial"/>
                <w:b/>
                <w:sz w:val="26"/>
                <w:szCs w:val="26"/>
                <w:lang w:val="pt-BR"/>
              </w:rPr>
            </w:pPr>
            <w:r w:rsidRPr="00371B17">
              <w:rPr>
                <w:rFonts w:ascii="Times New Roman" w:hAnsi="Times New Roman" w:cs="Arial"/>
                <w:b/>
                <w:sz w:val="26"/>
                <w:szCs w:val="26"/>
                <w:lang w:val="pt-BR"/>
              </w:rPr>
              <w:t xml:space="preserve">Hoạt động 4: </w:t>
            </w:r>
            <w:r>
              <w:rPr>
                <w:rFonts w:ascii="Times New Roman" w:hAnsi="Times New Roman" w:cs="Arial"/>
                <w:b/>
                <w:sz w:val="26"/>
                <w:szCs w:val="26"/>
                <w:lang w:val="pt-BR"/>
              </w:rPr>
              <w:t>Củng cố, vận dụng.</w:t>
            </w:r>
          </w:p>
          <w:p w:rsidR="003121A1" w:rsidRPr="00371B17" w:rsidRDefault="003121A1" w:rsidP="00EB1C9E">
            <w:pPr>
              <w:tabs>
                <w:tab w:val="left" w:pos="436"/>
              </w:tabs>
              <w:spacing w:line="276" w:lineRule="auto"/>
              <w:jc w:val="both"/>
              <w:rPr>
                <w:rFonts w:ascii="Times New Roman" w:hAnsi="Times New Roman" w:cs="Arial"/>
                <w:sz w:val="26"/>
                <w:szCs w:val="26"/>
                <w:lang w:val="pt-BR"/>
              </w:rPr>
            </w:pPr>
            <w:r w:rsidRPr="00371B17">
              <w:rPr>
                <w:rFonts w:ascii="Times New Roman" w:hAnsi="Times New Roman" w:cs="Arial"/>
                <w:sz w:val="26"/>
                <w:szCs w:val="26"/>
                <w:lang w:val="pt-BR"/>
              </w:rPr>
              <w:t>- Hs tiếp tục hoàn thiện 2 bài tập trên</w:t>
            </w:r>
          </w:p>
          <w:p w:rsidR="003121A1" w:rsidRPr="003121A1"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Soạn bài tiếp theo.</w:t>
            </w:r>
          </w:p>
        </w:tc>
        <w:tc>
          <w:tcPr>
            <w:tcW w:w="1701" w:type="dxa"/>
          </w:tcPr>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r w:rsidRPr="00371B17">
              <w:rPr>
                <w:rFonts w:ascii="Times New Roman" w:hAnsi="Times New Roman" w:cs="Arial"/>
                <w:sz w:val="26"/>
                <w:szCs w:val="26"/>
              </w:rPr>
              <w:t>HS lắng nghe, ghi nhớ</w:t>
            </w: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r w:rsidRPr="00371B17">
              <w:rPr>
                <w:rFonts w:ascii="Times New Roman" w:hAnsi="Times New Roman" w:cs="Arial"/>
                <w:sz w:val="26"/>
                <w:szCs w:val="26"/>
              </w:rPr>
              <w:t>HS lắng nghe</w:t>
            </w:r>
          </w:p>
          <w:p w:rsidR="003121A1" w:rsidRPr="00371B17" w:rsidRDefault="003121A1" w:rsidP="00EB1C9E">
            <w:pPr>
              <w:tabs>
                <w:tab w:val="left" w:pos="436"/>
              </w:tabs>
              <w:spacing w:line="276" w:lineRule="auto"/>
              <w:jc w:val="center"/>
              <w:rPr>
                <w:rFonts w:ascii="Times New Roman" w:hAnsi="Times New Roman" w:cs="Arial"/>
                <w:sz w:val="26"/>
                <w:szCs w:val="26"/>
              </w:rPr>
            </w:pPr>
          </w:p>
          <w:p w:rsidR="003121A1" w:rsidRPr="00371B17" w:rsidRDefault="003121A1" w:rsidP="00EB1C9E">
            <w:pPr>
              <w:tabs>
                <w:tab w:val="left" w:pos="436"/>
              </w:tabs>
              <w:spacing w:line="276" w:lineRule="auto"/>
              <w:jc w:val="center"/>
              <w:rPr>
                <w:rFonts w:ascii="Times New Roman" w:hAnsi="Times New Roman" w:cs="Arial"/>
                <w:sz w:val="26"/>
                <w:szCs w:val="26"/>
              </w:rPr>
            </w:pPr>
          </w:p>
        </w:tc>
        <w:tc>
          <w:tcPr>
            <w:tcW w:w="2977"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_ Bước đầu cảm nhận cái hay của một số tác phẩm</w:t>
            </w:r>
          </w:p>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_ Tự hào về tên tuổi tác giả nơi địa phương mình đang sống.</w:t>
            </w:r>
          </w:p>
        </w:tc>
        <w:tc>
          <w:tcPr>
            <w:tcW w:w="2409" w:type="dxa"/>
          </w:tcPr>
          <w:p w:rsidR="003121A1" w:rsidRPr="00371B17" w:rsidRDefault="003121A1" w:rsidP="00EB1C9E">
            <w:pPr>
              <w:tabs>
                <w:tab w:val="left" w:pos="436"/>
              </w:tabs>
              <w:spacing w:line="276" w:lineRule="auto"/>
              <w:jc w:val="both"/>
              <w:rPr>
                <w:rFonts w:ascii="Times New Roman" w:hAnsi="Times New Roman" w:cs="Arial"/>
                <w:sz w:val="26"/>
                <w:szCs w:val="26"/>
              </w:rPr>
            </w:pPr>
            <w:r w:rsidRPr="00371B17">
              <w:rPr>
                <w:rFonts w:ascii="Times New Roman" w:hAnsi="Times New Roman" w:cs="Arial"/>
                <w:sz w:val="26"/>
                <w:szCs w:val="26"/>
              </w:rPr>
              <w:t>Năng lực cảm thụ</w:t>
            </w:r>
          </w:p>
        </w:tc>
      </w:tr>
    </w:tbl>
    <w:p w:rsidR="003121A1" w:rsidRPr="00365D26" w:rsidRDefault="003121A1" w:rsidP="003121A1">
      <w:pPr>
        <w:rPr>
          <w:rFonts w:ascii="Times New Roman" w:hAnsi="Times New Roman"/>
        </w:rPr>
      </w:pPr>
    </w:p>
    <w:p w:rsidR="003121A1" w:rsidRPr="00365D26" w:rsidRDefault="003121A1" w:rsidP="003121A1">
      <w:pPr>
        <w:rPr>
          <w:rFonts w:ascii="Times New Roman" w:hAnsi="Times New Roman"/>
        </w:rPr>
      </w:pPr>
    </w:p>
    <w:p w:rsidR="003121A1" w:rsidRPr="00365D26" w:rsidRDefault="003121A1" w:rsidP="003121A1">
      <w:pPr>
        <w:rPr>
          <w:rFonts w:ascii="Times New Roman" w:hAnsi="Times New Roman"/>
        </w:rPr>
      </w:pPr>
    </w:p>
    <w:p w:rsidR="003121A1" w:rsidRPr="00365D26" w:rsidRDefault="003121A1" w:rsidP="003121A1">
      <w:pPr>
        <w:rPr>
          <w:rFonts w:ascii="Times New Roman" w:hAnsi="Times New Roman"/>
        </w:rPr>
      </w:pPr>
    </w:p>
    <w:p w:rsidR="003121A1" w:rsidRPr="00365D26" w:rsidRDefault="003121A1" w:rsidP="003121A1"/>
    <w:p w:rsidR="003121A1" w:rsidRDefault="003121A1" w:rsidP="003121A1">
      <w:pPr>
        <w:rPr>
          <w:rFonts w:ascii="Times New Roman" w:hAnsi="Times New Roman"/>
          <w:b/>
          <w:szCs w:val="28"/>
        </w:rPr>
      </w:pPr>
    </w:p>
    <w:p w:rsidR="003121A1" w:rsidRDefault="003121A1" w:rsidP="003121A1">
      <w:pPr>
        <w:rPr>
          <w:rFonts w:ascii="Times New Roman" w:hAnsi="Times New Roman"/>
          <w:b/>
          <w:szCs w:val="28"/>
        </w:rPr>
      </w:pPr>
    </w:p>
    <w:p w:rsidR="003121A1" w:rsidRDefault="003121A1" w:rsidP="003121A1">
      <w:pPr>
        <w:rPr>
          <w:rFonts w:ascii="Times New Roman" w:hAnsi="Times New Roman"/>
          <w:b/>
          <w:szCs w:val="28"/>
        </w:rPr>
      </w:pPr>
    </w:p>
    <w:p w:rsidR="003121A1" w:rsidRPr="00693568" w:rsidRDefault="003121A1" w:rsidP="005C2A43">
      <w:pPr>
        <w:spacing w:before="120" w:after="120"/>
        <w:jc w:val="both"/>
        <w:rPr>
          <w:rFonts w:ascii="Times New Roman" w:hAnsi="Times New Roman"/>
          <w:i/>
          <w:sz w:val="26"/>
          <w:szCs w:val="26"/>
          <w:lang w:val="pt-BR"/>
        </w:rPr>
      </w:pPr>
    </w:p>
    <w:p w:rsidR="005C2A43" w:rsidRPr="005C2A43" w:rsidRDefault="005C2A43" w:rsidP="00365D26">
      <w:pPr>
        <w:rPr>
          <w:rFonts w:ascii="Times New Roman" w:hAnsi="Times New Roman"/>
          <w:szCs w:val="28"/>
        </w:rPr>
      </w:pPr>
    </w:p>
    <w:p w:rsidR="00AA1DB1" w:rsidRDefault="005C2A43" w:rsidP="00AA1DB1">
      <w:pPr>
        <w:tabs>
          <w:tab w:val="left" w:pos="1158"/>
        </w:tabs>
        <w:jc w:val="both"/>
        <w:rPr>
          <w:rFonts w:ascii="Times New Roman" w:hAnsi="Times New Roman"/>
          <w:b/>
          <w:szCs w:val="28"/>
        </w:rPr>
      </w:pPr>
      <w:r>
        <w:rPr>
          <w:rFonts w:ascii="Times New Roman" w:hAnsi="Times New Roman"/>
          <w:b/>
          <w:szCs w:val="28"/>
        </w:rPr>
        <w:t>Tiết 67-68</w:t>
      </w:r>
    </w:p>
    <w:p w:rsidR="00AA1DB1" w:rsidRPr="000261D7" w:rsidRDefault="00AA1DB1" w:rsidP="00AA1DB1">
      <w:pPr>
        <w:spacing w:line="22" w:lineRule="atLeast"/>
        <w:jc w:val="both"/>
        <w:rPr>
          <w:rFonts w:ascii="Times New Roman" w:hAnsi="Times New Roman"/>
          <w:bCs/>
          <w:color w:val="000000"/>
          <w:kern w:val="32"/>
          <w:szCs w:val="28"/>
          <w:lang w:val="nl-NL"/>
        </w:rPr>
      </w:pPr>
    </w:p>
    <w:p w:rsidR="00AA1DB1" w:rsidRPr="005C2A43" w:rsidRDefault="005C2A43" w:rsidP="00AA1DB1">
      <w:pPr>
        <w:spacing w:line="22" w:lineRule="atLeast"/>
        <w:ind w:firstLine="560"/>
        <w:jc w:val="center"/>
        <w:rPr>
          <w:rFonts w:ascii="Times New Roman" w:hAnsi="Times New Roman"/>
          <w:b/>
          <w:i/>
          <w:iCs/>
          <w:color w:val="000000"/>
          <w:kern w:val="32"/>
          <w:sz w:val="52"/>
          <w:szCs w:val="52"/>
          <w:lang w:val="nl-NL"/>
        </w:rPr>
      </w:pPr>
      <w:r>
        <w:rPr>
          <w:rFonts w:ascii="Times New Roman" w:hAnsi="Times New Roman"/>
          <w:b/>
          <w:i/>
          <w:iCs/>
          <w:color w:val="000000"/>
          <w:kern w:val="32"/>
          <w:sz w:val="52"/>
          <w:szCs w:val="52"/>
          <w:lang w:val="nl-NL"/>
        </w:rPr>
        <w:t>Kiểm tra cuối kỳ 1</w:t>
      </w:r>
    </w:p>
    <w:p w:rsidR="00AA1DB1" w:rsidRPr="000261D7" w:rsidRDefault="00AA1DB1" w:rsidP="00AA1DB1">
      <w:pPr>
        <w:rPr>
          <w:rFonts w:ascii="Times New Roman" w:hAnsi="Times New Roman"/>
          <w:szCs w:val="28"/>
          <w:u w:val="single"/>
        </w:rPr>
      </w:pPr>
    </w:p>
    <w:p w:rsidR="00AA1DB1" w:rsidRPr="000261D7" w:rsidRDefault="00AA1DB1" w:rsidP="00AA1DB1">
      <w:pPr>
        <w:ind w:left="90"/>
        <w:jc w:val="both"/>
        <w:rPr>
          <w:rFonts w:ascii="Times New Roman" w:hAnsi="Times New Roman"/>
          <w:b/>
          <w:szCs w:val="28"/>
          <w:u w:val="single"/>
          <w:lang w:val="fr-FR"/>
        </w:rPr>
      </w:pPr>
      <w:r w:rsidRPr="000261D7">
        <w:rPr>
          <w:rFonts w:ascii="Times New Roman" w:hAnsi="Times New Roman"/>
          <w:b/>
          <w:szCs w:val="28"/>
          <w:u w:val="single"/>
          <w:lang w:val="fr-FR"/>
        </w:rPr>
        <w:t>I. M</w:t>
      </w:r>
      <w:r>
        <w:rPr>
          <w:rFonts w:ascii="Times New Roman" w:hAnsi="Times New Roman"/>
          <w:b/>
          <w:szCs w:val="28"/>
          <w:u w:val="single"/>
          <w:lang w:val="fr-FR"/>
        </w:rPr>
        <w:t>ục tiêu</w:t>
      </w:r>
      <w:r w:rsidRPr="000261D7">
        <w:rPr>
          <w:rFonts w:ascii="Times New Roman" w:hAnsi="Times New Roman"/>
          <w:b/>
          <w:szCs w:val="28"/>
          <w:u w:val="single"/>
          <w:lang w:val="fr-FR"/>
        </w:rPr>
        <w:t xml:space="preserve"> cần đạt  </w:t>
      </w:r>
    </w:p>
    <w:p w:rsidR="00AA1DB1" w:rsidRPr="000261D7" w:rsidRDefault="00AA1DB1" w:rsidP="00AA1DB1">
      <w:pPr>
        <w:ind w:left="90"/>
        <w:jc w:val="both"/>
        <w:rPr>
          <w:rFonts w:ascii="Times New Roman" w:hAnsi="Times New Roman"/>
          <w:b/>
          <w:szCs w:val="28"/>
          <w:lang w:val="fr-FR"/>
        </w:rPr>
      </w:pPr>
      <w:r w:rsidRPr="000261D7">
        <w:rPr>
          <w:rFonts w:ascii="Times New Roman" w:hAnsi="Times New Roman"/>
          <w:b/>
          <w:i/>
          <w:szCs w:val="28"/>
          <w:lang w:val="fr-FR"/>
        </w:rPr>
        <w:t xml:space="preserve">  1. Kiến thức</w:t>
      </w:r>
      <w:r w:rsidRPr="000261D7">
        <w:rPr>
          <w:rFonts w:ascii="Times New Roman" w:hAnsi="Times New Roman"/>
          <w:b/>
          <w:szCs w:val="28"/>
          <w:lang w:val="fr-FR"/>
        </w:rPr>
        <w:t xml:space="preserve">: </w:t>
      </w:r>
    </w:p>
    <w:p w:rsidR="00AA1DB1" w:rsidRPr="000261D7" w:rsidRDefault="00AA1DB1" w:rsidP="00AA1DB1">
      <w:pPr>
        <w:tabs>
          <w:tab w:val="left" w:pos="0"/>
        </w:tabs>
        <w:ind w:left="90"/>
        <w:jc w:val="both"/>
        <w:rPr>
          <w:rFonts w:ascii="Times New Roman" w:hAnsi="Times New Roman"/>
          <w:szCs w:val="28"/>
          <w:lang w:val="fr-FR"/>
        </w:rPr>
      </w:pPr>
      <w:r w:rsidRPr="000261D7">
        <w:rPr>
          <w:rFonts w:ascii="Times New Roman" w:hAnsi="Times New Roman"/>
          <w:szCs w:val="28"/>
          <w:lang w:val="fr-FR"/>
        </w:rPr>
        <w:t>- Đánh giá việc nắm vững những nội dung cơ bản của cả ba phần trong</w:t>
      </w:r>
      <w:r>
        <w:rPr>
          <w:rFonts w:ascii="Times New Roman" w:hAnsi="Times New Roman"/>
          <w:szCs w:val="28"/>
          <w:lang w:val="fr-FR"/>
        </w:rPr>
        <w:t xml:space="preserve"> chương trình</w:t>
      </w:r>
      <w:r w:rsidRPr="000261D7">
        <w:rPr>
          <w:rFonts w:ascii="Times New Roman" w:hAnsi="Times New Roman"/>
          <w:szCs w:val="28"/>
          <w:lang w:val="fr-FR"/>
        </w:rPr>
        <w:t xml:space="preserve"> Ngữ</w:t>
      </w:r>
      <w:r>
        <w:rPr>
          <w:rFonts w:ascii="Times New Roman" w:hAnsi="Times New Roman"/>
          <w:szCs w:val="28"/>
          <w:lang w:val="fr-FR"/>
        </w:rPr>
        <w:t xml:space="preserve"> văn 8 kỳ 1 từ tuần 9 đến 14</w:t>
      </w:r>
      <w:r w:rsidRPr="000261D7">
        <w:rPr>
          <w:rFonts w:ascii="Times New Roman" w:hAnsi="Times New Roman"/>
          <w:szCs w:val="28"/>
          <w:lang w:val="fr-FR"/>
        </w:rPr>
        <w:t>.</w:t>
      </w:r>
    </w:p>
    <w:p w:rsidR="00AA1DB1" w:rsidRPr="00B351B1" w:rsidRDefault="00AA1DB1" w:rsidP="00AA1DB1">
      <w:pPr>
        <w:tabs>
          <w:tab w:val="left" w:pos="0"/>
        </w:tabs>
        <w:ind w:left="90"/>
        <w:jc w:val="both"/>
        <w:rPr>
          <w:rFonts w:ascii="Times New Roman" w:hAnsi="Times New Roman"/>
          <w:szCs w:val="28"/>
          <w:lang w:val="fr-FR"/>
        </w:rPr>
      </w:pPr>
      <w:r w:rsidRPr="000261D7">
        <w:rPr>
          <w:rFonts w:ascii="Times New Roman" w:hAnsi="Times New Roman"/>
          <w:szCs w:val="28"/>
          <w:lang w:val="fr-FR"/>
        </w:rPr>
        <w:t>- Xem xét sự vận dụng linh hoạt theo hướng tích hợp các kiến thức và kĩ năng của cả ba phầ</w:t>
      </w:r>
      <w:r>
        <w:rPr>
          <w:rFonts w:ascii="Times New Roman" w:hAnsi="Times New Roman"/>
          <w:szCs w:val="28"/>
          <w:lang w:val="fr-FR"/>
        </w:rPr>
        <w:t xml:space="preserve">n Văn - </w:t>
      </w:r>
      <w:r w:rsidRPr="000261D7">
        <w:rPr>
          <w:rFonts w:ascii="Times New Roman" w:hAnsi="Times New Roman"/>
          <w:szCs w:val="28"/>
          <w:lang w:val="sv-SE"/>
        </w:rPr>
        <w:t>Tiếng Việt – Tập làm văn.</w:t>
      </w:r>
    </w:p>
    <w:p w:rsidR="00AA1DB1" w:rsidRPr="000261D7" w:rsidRDefault="00AA1DB1" w:rsidP="00AA1DB1">
      <w:pPr>
        <w:tabs>
          <w:tab w:val="left" w:pos="0"/>
        </w:tabs>
        <w:ind w:left="90"/>
        <w:jc w:val="both"/>
        <w:rPr>
          <w:rFonts w:ascii="Times New Roman" w:hAnsi="Times New Roman"/>
          <w:szCs w:val="28"/>
          <w:lang w:val="pt-BR"/>
        </w:rPr>
      </w:pPr>
      <w:r w:rsidRPr="000261D7">
        <w:rPr>
          <w:rFonts w:ascii="Times New Roman" w:hAnsi="Times New Roman"/>
          <w:szCs w:val="28"/>
          <w:lang w:val="sv-SE"/>
        </w:rPr>
        <w:t xml:space="preserve">   </w:t>
      </w:r>
      <w:r w:rsidRPr="000261D7">
        <w:rPr>
          <w:rFonts w:ascii="Times New Roman" w:hAnsi="Times New Roman"/>
          <w:szCs w:val="28"/>
          <w:lang w:val="pt-BR"/>
        </w:rPr>
        <w:t>- Đánh giá năng lực vận dụng phương thức biểu cảm nói riêng và các kĩ năng của phần Tậ</w:t>
      </w:r>
      <w:r>
        <w:rPr>
          <w:rFonts w:ascii="Times New Roman" w:hAnsi="Times New Roman"/>
          <w:szCs w:val="28"/>
          <w:lang w:val="pt-BR"/>
        </w:rPr>
        <w:t xml:space="preserve">p </w:t>
      </w:r>
      <w:r w:rsidRPr="000261D7">
        <w:rPr>
          <w:rFonts w:ascii="Times New Roman" w:hAnsi="Times New Roman"/>
          <w:szCs w:val="28"/>
          <w:lang w:val="pt-BR"/>
        </w:rPr>
        <w:t>làm văn nói chung để tạo lập một văn bả</w:t>
      </w:r>
      <w:r>
        <w:rPr>
          <w:rFonts w:ascii="Times New Roman" w:hAnsi="Times New Roman"/>
          <w:szCs w:val="28"/>
          <w:lang w:val="pt-BR"/>
        </w:rPr>
        <w:t>n nghị luận</w:t>
      </w:r>
      <w:r w:rsidRPr="000261D7">
        <w:rPr>
          <w:rFonts w:ascii="Times New Roman" w:hAnsi="Times New Roman"/>
          <w:szCs w:val="28"/>
          <w:lang w:val="pt-BR"/>
        </w:rPr>
        <w:t>.</w:t>
      </w:r>
    </w:p>
    <w:p w:rsidR="00AA1DB1" w:rsidRPr="000261D7" w:rsidRDefault="00AA1DB1" w:rsidP="00AA1DB1">
      <w:pPr>
        <w:ind w:left="90"/>
        <w:jc w:val="both"/>
        <w:rPr>
          <w:rFonts w:ascii="Times New Roman" w:hAnsi="Times New Roman"/>
          <w:b/>
          <w:i/>
          <w:szCs w:val="28"/>
          <w:lang w:val="pt-BR"/>
        </w:rPr>
      </w:pPr>
      <w:r w:rsidRPr="000261D7">
        <w:rPr>
          <w:rFonts w:ascii="Times New Roman" w:hAnsi="Times New Roman"/>
          <w:b/>
          <w:szCs w:val="28"/>
          <w:lang w:val="pt-BR"/>
        </w:rPr>
        <w:t xml:space="preserve">  </w:t>
      </w:r>
      <w:r w:rsidRPr="000261D7">
        <w:rPr>
          <w:rFonts w:ascii="Times New Roman" w:hAnsi="Times New Roman"/>
          <w:b/>
          <w:i/>
          <w:szCs w:val="28"/>
          <w:lang w:val="pt-BR"/>
        </w:rPr>
        <w:t>2. Kĩ năng:</w:t>
      </w:r>
    </w:p>
    <w:p w:rsidR="00AA1DB1" w:rsidRPr="000261D7" w:rsidRDefault="00AA1DB1" w:rsidP="00AA1DB1">
      <w:pPr>
        <w:ind w:left="90"/>
        <w:jc w:val="both"/>
        <w:rPr>
          <w:rFonts w:ascii="Times New Roman" w:hAnsi="Times New Roman"/>
          <w:szCs w:val="28"/>
          <w:lang w:val="pt-BR"/>
        </w:rPr>
      </w:pPr>
      <w:r w:rsidRPr="000261D7">
        <w:rPr>
          <w:rFonts w:ascii="Times New Roman" w:hAnsi="Times New Roman"/>
          <w:szCs w:val="28"/>
          <w:lang w:val="pt-BR"/>
        </w:rPr>
        <w:t xml:space="preserve">  - Huy động kiến thức đã học.</w:t>
      </w:r>
    </w:p>
    <w:p w:rsidR="00AA1DB1" w:rsidRPr="000261D7" w:rsidRDefault="00AA1DB1" w:rsidP="00AA1DB1">
      <w:pPr>
        <w:ind w:left="90"/>
        <w:jc w:val="both"/>
        <w:rPr>
          <w:rFonts w:ascii="Times New Roman" w:hAnsi="Times New Roman"/>
          <w:szCs w:val="28"/>
          <w:lang w:val="pt-BR"/>
        </w:rPr>
      </w:pPr>
      <w:r w:rsidRPr="000261D7">
        <w:rPr>
          <w:rFonts w:ascii="Times New Roman" w:hAnsi="Times New Roman"/>
          <w:szCs w:val="28"/>
          <w:lang w:val="pt-BR"/>
        </w:rPr>
        <w:t xml:space="preserve">  - Rèn kĩ năng vận dụng kiến thức làm bài kiểm tra một cách khoa học, chính xác.</w:t>
      </w:r>
    </w:p>
    <w:p w:rsidR="00AA1DB1" w:rsidRPr="000261D7" w:rsidRDefault="00AA1DB1" w:rsidP="00AA1DB1">
      <w:pPr>
        <w:ind w:left="90"/>
        <w:rPr>
          <w:rFonts w:ascii="Times New Roman" w:hAnsi="Times New Roman"/>
          <w:i/>
          <w:szCs w:val="28"/>
          <w:lang w:val="pt-BR"/>
        </w:rPr>
      </w:pPr>
      <w:r w:rsidRPr="000261D7">
        <w:rPr>
          <w:rFonts w:ascii="Times New Roman" w:hAnsi="Times New Roman"/>
          <w:szCs w:val="28"/>
          <w:lang w:val="pt-BR"/>
        </w:rPr>
        <w:t xml:space="preserve"> </w:t>
      </w:r>
      <w:r w:rsidRPr="000261D7">
        <w:rPr>
          <w:rFonts w:ascii="Times New Roman" w:hAnsi="Times New Roman"/>
          <w:b/>
          <w:i/>
          <w:szCs w:val="28"/>
          <w:lang w:val="pt-BR"/>
        </w:rPr>
        <w:t>3. Thái độ:</w:t>
      </w:r>
    </w:p>
    <w:p w:rsidR="00AA1DB1" w:rsidRPr="000261D7" w:rsidRDefault="00AA1DB1" w:rsidP="00AA1DB1">
      <w:pPr>
        <w:ind w:left="90"/>
        <w:rPr>
          <w:rFonts w:ascii="Times New Roman" w:hAnsi="Times New Roman"/>
          <w:szCs w:val="28"/>
          <w:lang w:val="pt-BR"/>
        </w:rPr>
      </w:pPr>
      <w:r w:rsidRPr="000261D7">
        <w:rPr>
          <w:rFonts w:ascii="Times New Roman" w:hAnsi="Times New Roman"/>
          <w:i/>
          <w:szCs w:val="28"/>
          <w:lang w:val="pt-BR"/>
        </w:rPr>
        <w:t xml:space="preserve">  </w:t>
      </w:r>
      <w:r w:rsidRPr="000261D7">
        <w:rPr>
          <w:rFonts w:ascii="Times New Roman" w:hAnsi="Times New Roman"/>
          <w:szCs w:val="28"/>
          <w:lang w:val="pt-BR"/>
        </w:rPr>
        <w:t>- Ý thức tự giác, tích cực, trung thực khi làm bài kiểm tra.</w:t>
      </w:r>
    </w:p>
    <w:p w:rsidR="00AA1DB1" w:rsidRPr="000261D7" w:rsidRDefault="00AA1DB1" w:rsidP="00AA1DB1">
      <w:pPr>
        <w:jc w:val="both"/>
        <w:rPr>
          <w:rFonts w:ascii="Times New Roman" w:hAnsi="Times New Roman"/>
          <w:b/>
          <w:szCs w:val="28"/>
          <w:u w:val="single"/>
          <w:lang w:val="pt-BR"/>
        </w:rPr>
      </w:pPr>
      <w:r w:rsidRPr="000261D7">
        <w:rPr>
          <w:rFonts w:ascii="Times New Roman" w:hAnsi="Times New Roman"/>
          <w:b/>
          <w:szCs w:val="28"/>
          <w:u w:val="single"/>
          <w:lang w:val="pt-BR"/>
        </w:rPr>
        <w:t xml:space="preserve"> II. Trọng tâm</w:t>
      </w:r>
    </w:p>
    <w:p w:rsidR="00AA1DB1" w:rsidRPr="000261D7" w:rsidRDefault="00AA1DB1" w:rsidP="00AA1DB1">
      <w:pPr>
        <w:ind w:left="90"/>
        <w:jc w:val="both"/>
        <w:rPr>
          <w:rFonts w:ascii="Times New Roman" w:hAnsi="Times New Roman"/>
          <w:b/>
          <w:szCs w:val="28"/>
          <w:lang w:val="pt-BR"/>
        </w:rPr>
      </w:pPr>
      <w:r w:rsidRPr="000261D7">
        <w:rPr>
          <w:rFonts w:ascii="Times New Roman" w:hAnsi="Times New Roman"/>
          <w:b/>
          <w:i/>
          <w:szCs w:val="28"/>
          <w:lang w:val="pt-BR"/>
        </w:rPr>
        <w:t xml:space="preserve">  1. Kiến thức</w:t>
      </w:r>
      <w:r w:rsidRPr="000261D7">
        <w:rPr>
          <w:rFonts w:ascii="Times New Roman" w:hAnsi="Times New Roman"/>
          <w:b/>
          <w:szCs w:val="28"/>
          <w:lang w:val="pt-BR"/>
        </w:rPr>
        <w:t xml:space="preserve">: </w:t>
      </w:r>
    </w:p>
    <w:p w:rsidR="00AA1DB1" w:rsidRPr="000261D7" w:rsidRDefault="00AA1DB1" w:rsidP="00AA1DB1">
      <w:pPr>
        <w:tabs>
          <w:tab w:val="left" w:pos="0"/>
        </w:tabs>
        <w:ind w:left="90"/>
        <w:jc w:val="both"/>
        <w:rPr>
          <w:rFonts w:ascii="Times New Roman" w:hAnsi="Times New Roman"/>
          <w:szCs w:val="28"/>
          <w:lang w:val="pt-BR"/>
        </w:rPr>
      </w:pPr>
      <w:r w:rsidRPr="000261D7">
        <w:rPr>
          <w:rFonts w:ascii="Times New Roman" w:hAnsi="Times New Roman"/>
          <w:szCs w:val="28"/>
          <w:lang w:val="pt-BR"/>
        </w:rPr>
        <w:t>- Đánh giá việc nắm vững những nội dung cơ bản của cả ba phần trong Ngữ v</w:t>
      </w:r>
      <w:r>
        <w:rPr>
          <w:rFonts w:ascii="Times New Roman" w:hAnsi="Times New Roman"/>
          <w:szCs w:val="28"/>
          <w:lang w:val="pt-BR"/>
        </w:rPr>
        <w:t>ăn 8</w:t>
      </w:r>
      <w:r w:rsidRPr="000261D7">
        <w:rPr>
          <w:rFonts w:ascii="Times New Roman" w:hAnsi="Times New Roman"/>
          <w:szCs w:val="28"/>
          <w:lang w:val="pt-BR"/>
        </w:rPr>
        <w:t xml:space="preserve"> tậ</w:t>
      </w:r>
      <w:r>
        <w:rPr>
          <w:rFonts w:ascii="Times New Roman" w:hAnsi="Times New Roman"/>
          <w:szCs w:val="28"/>
          <w:lang w:val="pt-BR"/>
        </w:rPr>
        <w:t>p1</w:t>
      </w:r>
      <w:r w:rsidRPr="000261D7">
        <w:rPr>
          <w:rFonts w:ascii="Times New Roman" w:hAnsi="Times New Roman"/>
          <w:szCs w:val="28"/>
          <w:lang w:val="pt-BR"/>
        </w:rPr>
        <w:t>.</w:t>
      </w:r>
    </w:p>
    <w:p w:rsidR="00AA1DB1" w:rsidRPr="000261D7" w:rsidRDefault="00AA1DB1" w:rsidP="00AA1DB1">
      <w:pPr>
        <w:ind w:left="90"/>
        <w:jc w:val="both"/>
        <w:rPr>
          <w:rFonts w:ascii="Times New Roman" w:hAnsi="Times New Roman"/>
          <w:b/>
          <w:i/>
          <w:szCs w:val="28"/>
          <w:lang w:val="pt-BR"/>
        </w:rPr>
      </w:pPr>
      <w:r w:rsidRPr="000261D7">
        <w:rPr>
          <w:rFonts w:ascii="Times New Roman" w:hAnsi="Times New Roman"/>
          <w:b/>
          <w:szCs w:val="28"/>
          <w:lang w:val="pt-BR"/>
        </w:rPr>
        <w:t xml:space="preserve">  </w:t>
      </w:r>
      <w:r w:rsidRPr="000261D7">
        <w:rPr>
          <w:rFonts w:ascii="Times New Roman" w:hAnsi="Times New Roman"/>
          <w:b/>
          <w:i/>
          <w:szCs w:val="28"/>
          <w:lang w:val="pt-BR"/>
        </w:rPr>
        <w:t>2. Kĩ năng</w:t>
      </w:r>
    </w:p>
    <w:p w:rsidR="00AA1DB1" w:rsidRPr="000261D7" w:rsidRDefault="00AA1DB1" w:rsidP="00AA1DB1">
      <w:pPr>
        <w:ind w:left="90"/>
        <w:jc w:val="both"/>
        <w:rPr>
          <w:rFonts w:ascii="Times New Roman" w:hAnsi="Times New Roman"/>
          <w:b/>
          <w:i/>
          <w:szCs w:val="28"/>
          <w:lang w:val="pt-BR"/>
        </w:rPr>
      </w:pPr>
      <w:r w:rsidRPr="000261D7">
        <w:rPr>
          <w:rFonts w:ascii="Times New Roman" w:hAnsi="Times New Roman"/>
          <w:szCs w:val="28"/>
          <w:lang w:val="pt-BR"/>
        </w:rPr>
        <w:lastRenderedPageBreak/>
        <w:t xml:space="preserve">   - Rèn kĩ năng vận dụng kiến thức làm bài kiểm tra một cách khoa học, chính xác.</w:t>
      </w:r>
    </w:p>
    <w:p w:rsidR="00AA1DB1" w:rsidRPr="000261D7" w:rsidRDefault="00AA1DB1" w:rsidP="00AA1DB1">
      <w:pPr>
        <w:ind w:left="90"/>
        <w:rPr>
          <w:rFonts w:ascii="Times New Roman" w:hAnsi="Times New Roman"/>
          <w:i/>
          <w:szCs w:val="28"/>
          <w:lang w:val="pt-BR"/>
        </w:rPr>
      </w:pPr>
      <w:r w:rsidRPr="000261D7">
        <w:rPr>
          <w:rFonts w:ascii="Times New Roman" w:hAnsi="Times New Roman"/>
          <w:szCs w:val="28"/>
          <w:lang w:val="pt-BR"/>
        </w:rPr>
        <w:t xml:space="preserve"> </w:t>
      </w:r>
      <w:r w:rsidRPr="000261D7">
        <w:rPr>
          <w:rFonts w:ascii="Times New Roman" w:hAnsi="Times New Roman"/>
          <w:b/>
          <w:i/>
          <w:szCs w:val="28"/>
          <w:lang w:val="pt-BR"/>
        </w:rPr>
        <w:t>3. Thái độ:</w:t>
      </w:r>
    </w:p>
    <w:p w:rsidR="00AA1DB1" w:rsidRPr="000261D7" w:rsidRDefault="00AA1DB1" w:rsidP="00AA1DB1">
      <w:pPr>
        <w:ind w:left="90"/>
        <w:rPr>
          <w:rFonts w:ascii="Times New Roman" w:hAnsi="Times New Roman"/>
          <w:szCs w:val="28"/>
          <w:lang w:val="pt-BR"/>
        </w:rPr>
      </w:pPr>
      <w:r w:rsidRPr="000261D7">
        <w:rPr>
          <w:rFonts w:ascii="Times New Roman" w:hAnsi="Times New Roman"/>
          <w:i/>
          <w:szCs w:val="28"/>
          <w:lang w:val="pt-BR"/>
        </w:rPr>
        <w:t xml:space="preserve">  </w:t>
      </w:r>
      <w:r w:rsidRPr="000261D7">
        <w:rPr>
          <w:rFonts w:ascii="Times New Roman" w:hAnsi="Times New Roman"/>
          <w:szCs w:val="28"/>
          <w:lang w:val="pt-BR"/>
        </w:rPr>
        <w:t>- Ý thức tự giác, tích cực, trung thực khi làm bài kiểm tra.</w:t>
      </w:r>
    </w:p>
    <w:p w:rsidR="00AA1DB1" w:rsidRPr="000261D7" w:rsidRDefault="00AA1DB1" w:rsidP="00AA1DB1">
      <w:pPr>
        <w:jc w:val="both"/>
        <w:rPr>
          <w:rFonts w:ascii="Times New Roman" w:hAnsi="Times New Roman"/>
          <w:b/>
          <w:i/>
          <w:szCs w:val="28"/>
          <w:lang w:val="pt-BR"/>
        </w:rPr>
      </w:pPr>
      <w:r w:rsidRPr="000261D7">
        <w:rPr>
          <w:rFonts w:ascii="Times New Roman" w:hAnsi="Times New Roman"/>
          <w:b/>
          <w:i/>
          <w:szCs w:val="28"/>
          <w:lang w:val="pt-BR"/>
        </w:rPr>
        <w:t xml:space="preserve">  4. Năng lực dạy học được hướng tới:</w:t>
      </w:r>
    </w:p>
    <w:p w:rsidR="00AA1DB1" w:rsidRPr="000261D7" w:rsidRDefault="00AA1DB1" w:rsidP="00AA1DB1">
      <w:pPr>
        <w:ind w:left="284"/>
        <w:jc w:val="both"/>
        <w:rPr>
          <w:rFonts w:ascii="Times New Roman" w:hAnsi="Times New Roman"/>
          <w:szCs w:val="28"/>
          <w:lang w:val="pt-BR"/>
        </w:rPr>
      </w:pPr>
      <w:r>
        <w:rPr>
          <w:rFonts w:ascii="Times New Roman" w:hAnsi="Times New Roman"/>
          <w:b/>
          <w:szCs w:val="28"/>
          <w:lang w:val="pt-BR"/>
        </w:rPr>
        <w:t>- N</w:t>
      </w:r>
      <w:r w:rsidRPr="000261D7">
        <w:rPr>
          <w:rFonts w:ascii="Times New Roman" w:hAnsi="Times New Roman"/>
          <w:b/>
          <w:szCs w:val="28"/>
          <w:lang w:val="pt-BR"/>
        </w:rPr>
        <w:t>ăng lực chung</w:t>
      </w:r>
      <w:r w:rsidRPr="000261D7">
        <w:rPr>
          <w:rFonts w:ascii="Times New Roman" w:hAnsi="Times New Roman"/>
          <w:szCs w:val="28"/>
          <w:lang w:val="pt-BR"/>
        </w:rPr>
        <w:t>: giải quyết vấn đề,tư duy sáng tạo</w:t>
      </w:r>
    </w:p>
    <w:p w:rsidR="00AA1DB1" w:rsidRPr="000261D7" w:rsidRDefault="00AA1DB1" w:rsidP="00AA1DB1">
      <w:pPr>
        <w:jc w:val="both"/>
        <w:rPr>
          <w:rFonts w:ascii="Times New Roman" w:hAnsi="Times New Roman"/>
          <w:szCs w:val="28"/>
          <w:lang w:val="pt-BR"/>
        </w:rPr>
      </w:pPr>
      <w:r>
        <w:rPr>
          <w:rFonts w:ascii="Times New Roman" w:hAnsi="Times New Roman"/>
          <w:b/>
          <w:szCs w:val="28"/>
          <w:lang w:val="pt-BR"/>
        </w:rPr>
        <w:t xml:space="preserve">   - N</w:t>
      </w:r>
      <w:r w:rsidRPr="000261D7">
        <w:rPr>
          <w:rFonts w:ascii="Times New Roman" w:hAnsi="Times New Roman"/>
          <w:b/>
          <w:szCs w:val="28"/>
          <w:lang w:val="pt-BR"/>
        </w:rPr>
        <w:t xml:space="preserve">ăng lực chuyên biệt: </w:t>
      </w:r>
      <w:r w:rsidRPr="000261D7">
        <w:rPr>
          <w:rFonts w:ascii="Times New Roman" w:hAnsi="Times New Roman"/>
          <w:szCs w:val="28"/>
          <w:lang w:val="pt-BR"/>
        </w:rPr>
        <w:t>giao tiếp tiếng Việt, cảm thụ thẩm mĩ</w:t>
      </w:r>
    </w:p>
    <w:p w:rsidR="00AA1DB1" w:rsidRPr="000261D7" w:rsidRDefault="00AA1DB1" w:rsidP="00AA1DB1">
      <w:pPr>
        <w:ind w:left="90"/>
        <w:rPr>
          <w:rFonts w:ascii="Times New Roman" w:hAnsi="Times New Roman"/>
          <w:szCs w:val="28"/>
          <w:u w:val="single"/>
          <w:lang w:val="pt-BR"/>
        </w:rPr>
      </w:pPr>
      <w:r w:rsidRPr="000261D7">
        <w:rPr>
          <w:rFonts w:ascii="Times New Roman" w:hAnsi="Times New Roman"/>
          <w:b/>
          <w:szCs w:val="28"/>
          <w:u w:val="single"/>
          <w:lang w:val="pt-BR"/>
        </w:rPr>
        <w:t>II. Chuẩn bị</w:t>
      </w:r>
    </w:p>
    <w:p w:rsidR="00AA1DB1" w:rsidRPr="000261D7" w:rsidRDefault="00AA1DB1" w:rsidP="00AA1DB1">
      <w:pPr>
        <w:ind w:left="90"/>
        <w:jc w:val="both"/>
        <w:rPr>
          <w:rFonts w:ascii="Times New Roman" w:hAnsi="Times New Roman"/>
          <w:bCs/>
          <w:szCs w:val="28"/>
          <w:lang w:val="pt-BR"/>
        </w:rPr>
      </w:pPr>
      <w:r w:rsidRPr="000261D7">
        <w:rPr>
          <w:rFonts w:ascii="Times New Roman" w:hAnsi="Times New Roman"/>
          <w:szCs w:val="28"/>
          <w:lang w:val="pt-BR"/>
        </w:rPr>
        <w:t xml:space="preserve">   - Thầy:</w:t>
      </w:r>
      <w:r>
        <w:rPr>
          <w:rFonts w:ascii="Times New Roman" w:hAnsi="Times New Roman"/>
          <w:bCs/>
          <w:szCs w:val="28"/>
          <w:lang w:val="pt-BR"/>
        </w:rPr>
        <w:t xml:space="preserve"> Chuẩn bị đề</w:t>
      </w:r>
      <w:r w:rsidRPr="000261D7">
        <w:rPr>
          <w:rFonts w:ascii="Times New Roman" w:hAnsi="Times New Roman"/>
          <w:bCs/>
          <w:szCs w:val="28"/>
          <w:lang w:val="pt-BR"/>
        </w:rPr>
        <w:t>.</w:t>
      </w:r>
    </w:p>
    <w:p w:rsidR="00AA1DB1" w:rsidRPr="000261D7" w:rsidRDefault="00AA1DB1" w:rsidP="00AA1DB1">
      <w:pPr>
        <w:ind w:left="90"/>
        <w:jc w:val="both"/>
        <w:rPr>
          <w:rFonts w:ascii="Times New Roman" w:hAnsi="Times New Roman"/>
          <w:bCs/>
          <w:szCs w:val="28"/>
          <w:lang w:val="pt-BR"/>
        </w:rPr>
      </w:pPr>
      <w:r w:rsidRPr="000261D7">
        <w:rPr>
          <w:rFonts w:ascii="Times New Roman" w:hAnsi="Times New Roman"/>
          <w:szCs w:val="28"/>
          <w:lang w:val="pt-BR"/>
        </w:rPr>
        <w:t xml:space="preserve">   - Học sinh: </w:t>
      </w:r>
      <w:r w:rsidRPr="000261D7">
        <w:rPr>
          <w:rFonts w:ascii="Times New Roman" w:hAnsi="Times New Roman"/>
          <w:bCs/>
          <w:szCs w:val="28"/>
          <w:lang w:val="pt-BR"/>
        </w:rPr>
        <w:t xml:space="preserve"> Ôn tập tốt để làm bài đạt kết quả cao.</w:t>
      </w:r>
    </w:p>
    <w:p w:rsidR="00AA1DB1" w:rsidRPr="000261D7" w:rsidRDefault="00AA1DB1" w:rsidP="00AA1DB1">
      <w:pPr>
        <w:ind w:left="90"/>
        <w:jc w:val="both"/>
        <w:rPr>
          <w:rFonts w:ascii="Times New Roman" w:hAnsi="Times New Roman"/>
          <w:b/>
          <w:szCs w:val="28"/>
          <w:u w:val="single"/>
          <w:lang w:val="pt-BR"/>
        </w:rPr>
      </w:pPr>
      <w:r w:rsidRPr="000261D7">
        <w:rPr>
          <w:rFonts w:ascii="Times New Roman" w:hAnsi="Times New Roman"/>
          <w:b/>
          <w:szCs w:val="28"/>
          <w:u w:val="single"/>
          <w:lang w:val="pt-BR"/>
        </w:rPr>
        <w:t xml:space="preserve">III. Tổ chức dạy và học                         </w:t>
      </w:r>
    </w:p>
    <w:p w:rsidR="00AA1DB1" w:rsidRPr="000261D7" w:rsidRDefault="00AA1DB1" w:rsidP="00AA1DB1">
      <w:pPr>
        <w:ind w:left="90"/>
        <w:jc w:val="both"/>
        <w:rPr>
          <w:rFonts w:ascii="Times New Roman" w:hAnsi="Times New Roman"/>
          <w:b/>
          <w:szCs w:val="28"/>
          <w:lang w:val="pt-BR"/>
        </w:rPr>
      </w:pPr>
      <w:r w:rsidRPr="000261D7">
        <w:rPr>
          <w:rFonts w:ascii="Times New Roman" w:hAnsi="Times New Roman"/>
          <w:b/>
          <w:szCs w:val="28"/>
          <w:lang w:val="pt-BR"/>
        </w:rPr>
        <w:t xml:space="preserve">  Bước I. Ổn định tổ chức: </w:t>
      </w:r>
      <w:r w:rsidRPr="000261D7">
        <w:rPr>
          <w:rFonts w:ascii="Times New Roman" w:hAnsi="Times New Roman"/>
          <w:szCs w:val="28"/>
          <w:lang w:val="pt-BR"/>
        </w:rPr>
        <w:t>(1 phút)</w:t>
      </w:r>
    </w:p>
    <w:p w:rsidR="00AA1DB1" w:rsidRPr="000261D7" w:rsidRDefault="00AA1DB1" w:rsidP="00AA1DB1">
      <w:pPr>
        <w:ind w:left="90"/>
        <w:jc w:val="both"/>
        <w:rPr>
          <w:rFonts w:ascii="Times New Roman" w:hAnsi="Times New Roman"/>
          <w:szCs w:val="28"/>
          <w:lang w:val="pt-BR"/>
        </w:rPr>
      </w:pPr>
      <w:r w:rsidRPr="000261D7">
        <w:rPr>
          <w:rFonts w:ascii="Times New Roman" w:hAnsi="Times New Roman"/>
          <w:szCs w:val="28"/>
          <w:lang w:val="pt-BR"/>
        </w:rPr>
        <w:t xml:space="preserve">                               Kiểm tra sĩ số, trật tự nội vụ lớp học</w:t>
      </w:r>
    </w:p>
    <w:p w:rsidR="00AA1DB1" w:rsidRPr="000261D7" w:rsidRDefault="00AA1DB1" w:rsidP="00AA1DB1">
      <w:pPr>
        <w:ind w:left="90"/>
        <w:jc w:val="both"/>
        <w:rPr>
          <w:rFonts w:ascii="Times New Roman" w:hAnsi="Times New Roman"/>
          <w:szCs w:val="28"/>
          <w:lang w:val="pt-BR"/>
        </w:rPr>
      </w:pPr>
      <w:r w:rsidRPr="000261D7">
        <w:rPr>
          <w:rFonts w:ascii="Times New Roman" w:hAnsi="Times New Roman"/>
          <w:b/>
          <w:szCs w:val="28"/>
          <w:lang w:val="pt-BR"/>
        </w:rPr>
        <w:t xml:space="preserve">  Bước II. Kiểm tra bài cũ:</w:t>
      </w:r>
      <w:r w:rsidRPr="000261D7">
        <w:rPr>
          <w:rFonts w:ascii="Times New Roman" w:hAnsi="Times New Roman"/>
          <w:szCs w:val="28"/>
          <w:lang w:val="pt-BR"/>
        </w:rPr>
        <w:t xml:space="preserve"> </w:t>
      </w:r>
    </w:p>
    <w:p w:rsidR="00AA1DB1" w:rsidRPr="000261D7" w:rsidRDefault="00AA1DB1" w:rsidP="00AA1DB1">
      <w:pPr>
        <w:ind w:left="90"/>
        <w:jc w:val="both"/>
        <w:rPr>
          <w:rFonts w:ascii="Times New Roman" w:hAnsi="Times New Roman"/>
          <w:szCs w:val="28"/>
          <w:lang w:val="pt-BR"/>
        </w:rPr>
      </w:pPr>
      <w:r w:rsidRPr="000261D7">
        <w:rPr>
          <w:rFonts w:ascii="Times New Roman" w:hAnsi="Times New Roman"/>
          <w:szCs w:val="28"/>
          <w:lang w:val="pt-BR"/>
        </w:rPr>
        <w:t xml:space="preserve">                               Không thực hiện.  </w:t>
      </w:r>
    </w:p>
    <w:p w:rsidR="00AA1DB1" w:rsidRPr="000261D7" w:rsidRDefault="00AA1DB1" w:rsidP="00AA1DB1">
      <w:pPr>
        <w:ind w:left="90"/>
        <w:jc w:val="both"/>
        <w:rPr>
          <w:rFonts w:ascii="Times New Roman" w:hAnsi="Times New Roman"/>
          <w:szCs w:val="28"/>
          <w:lang w:val="nl-NL"/>
        </w:rPr>
      </w:pPr>
      <w:r w:rsidRPr="000261D7">
        <w:rPr>
          <w:rFonts w:ascii="Times New Roman" w:hAnsi="Times New Roman"/>
          <w:szCs w:val="28"/>
          <w:lang w:val="pt-BR"/>
        </w:rPr>
        <w:t xml:space="preserve"> </w:t>
      </w:r>
      <w:r w:rsidRPr="000261D7">
        <w:rPr>
          <w:rFonts w:ascii="Times New Roman" w:hAnsi="Times New Roman"/>
          <w:szCs w:val="28"/>
          <w:lang w:val="nl-NL"/>
        </w:rPr>
        <w:t xml:space="preserve"> </w:t>
      </w:r>
      <w:r w:rsidRPr="000261D7">
        <w:rPr>
          <w:rFonts w:ascii="Times New Roman" w:hAnsi="Times New Roman"/>
          <w:b/>
          <w:szCs w:val="28"/>
          <w:lang w:val="nl-NL"/>
        </w:rPr>
        <w:t xml:space="preserve">Bước III. Tổ chức dạy và học bài mới: </w:t>
      </w:r>
      <w:r>
        <w:rPr>
          <w:rFonts w:ascii="Times New Roman" w:hAnsi="Times New Roman"/>
          <w:szCs w:val="28"/>
          <w:lang w:val="nl-NL"/>
        </w:rPr>
        <w:t>(90</w:t>
      </w:r>
      <w:r w:rsidRPr="000261D7">
        <w:rPr>
          <w:rFonts w:ascii="Times New Roman" w:hAnsi="Times New Roman"/>
          <w:szCs w:val="28"/>
          <w:lang w:val="nl-NL"/>
        </w:rPr>
        <w:t xml:space="preserve"> phút)</w:t>
      </w:r>
    </w:p>
    <w:p w:rsidR="00AA1DB1" w:rsidRDefault="00AA1DB1" w:rsidP="00AA1DB1">
      <w:pPr>
        <w:spacing w:line="360" w:lineRule="auto"/>
        <w:ind w:left="90"/>
        <w:jc w:val="both"/>
        <w:rPr>
          <w:rFonts w:ascii="Times New Roman" w:hAnsi="Times New Roman"/>
          <w:szCs w:val="28"/>
          <w:lang w:val="pt-BR"/>
        </w:rPr>
      </w:pPr>
      <w:r w:rsidRPr="000261D7">
        <w:rPr>
          <w:rFonts w:ascii="Times New Roman" w:hAnsi="Times New Roman"/>
          <w:szCs w:val="28"/>
          <w:lang w:val="nl-NL"/>
        </w:rPr>
        <w:t xml:space="preserve">    </w:t>
      </w:r>
      <w:r>
        <w:rPr>
          <w:rFonts w:ascii="Times New Roman" w:hAnsi="Times New Roman"/>
          <w:szCs w:val="28"/>
          <w:lang w:val="pt-BR"/>
        </w:rPr>
        <w:t>- GV p</w:t>
      </w:r>
      <w:r w:rsidRPr="000261D7">
        <w:rPr>
          <w:rFonts w:ascii="Times New Roman" w:hAnsi="Times New Roman"/>
          <w:szCs w:val="28"/>
          <w:lang w:val="pt-BR"/>
        </w:rPr>
        <w:t>hát đề kiể</w:t>
      </w:r>
      <w:r>
        <w:rPr>
          <w:rFonts w:ascii="Times New Roman" w:hAnsi="Times New Roman"/>
          <w:szCs w:val="28"/>
          <w:lang w:val="pt-BR"/>
        </w:rPr>
        <w:t>m tra =&gt; HS làm bài.</w:t>
      </w:r>
    </w:p>
    <w:p w:rsidR="003121A1" w:rsidRDefault="003121A1" w:rsidP="00AA1DB1">
      <w:pPr>
        <w:spacing w:line="360" w:lineRule="auto"/>
        <w:ind w:left="90"/>
        <w:jc w:val="both"/>
        <w:rPr>
          <w:rFonts w:ascii="Times New Roman" w:hAnsi="Times New Roman"/>
          <w:szCs w:val="28"/>
          <w:lang w:val="pt-BR"/>
        </w:rPr>
      </w:pPr>
    </w:p>
    <w:p w:rsidR="003121A1" w:rsidRDefault="003121A1" w:rsidP="00AA1DB1">
      <w:pPr>
        <w:spacing w:line="360" w:lineRule="auto"/>
        <w:ind w:left="90"/>
        <w:jc w:val="both"/>
        <w:rPr>
          <w:rFonts w:ascii="Times New Roman" w:hAnsi="Times New Roman"/>
          <w:szCs w:val="28"/>
          <w:lang w:val="pt-BR"/>
        </w:rPr>
      </w:pPr>
    </w:p>
    <w:p w:rsidR="003121A1" w:rsidRPr="003121A1" w:rsidRDefault="003121A1" w:rsidP="00AA1DB1">
      <w:pPr>
        <w:spacing w:line="360" w:lineRule="auto"/>
        <w:ind w:left="90"/>
        <w:jc w:val="both"/>
        <w:rPr>
          <w:rFonts w:ascii="Times New Roman" w:hAnsi="Times New Roman"/>
          <w:b/>
          <w:szCs w:val="28"/>
          <w:lang w:val="pt-BR"/>
        </w:rPr>
      </w:pPr>
      <w:r w:rsidRPr="003121A1">
        <w:rPr>
          <w:rFonts w:ascii="Times New Roman" w:hAnsi="Times New Roman"/>
          <w:b/>
          <w:szCs w:val="28"/>
          <w:lang w:val="pt-BR"/>
        </w:rPr>
        <w:t xml:space="preserve">Tiết 69: </w:t>
      </w:r>
    </w:p>
    <w:p w:rsidR="00FC56FE" w:rsidRDefault="003121A1" w:rsidP="003121A1">
      <w:pPr>
        <w:spacing w:line="360" w:lineRule="auto"/>
        <w:ind w:left="90"/>
        <w:jc w:val="center"/>
        <w:rPr>
          <w:rFonts w:ascii="Times New Roman" w:hAnsi="Times New Roman"/>
          <w:b/>
          <w:i/>
          <w:sz w:val="52"/>
          <w:szCs w:val="52"/>
        </w:rPr>
      </w:pPr>
      <w:r w:rsidRPr="003121A1">
        <w:rPr>
          <w:rFonts w:ascii="Times New Roman" w:hAnsi="Times New Roman"/>
          <w:b/>
          <w:i/>
          <w:sz w:val="52"/>
          <w:szCs w:val="52"/>
        </w:rPr>
        <w:t xml:space="preserve">Báo cáo dự án học tập: Sưu tầm, thuyết minh về một thứ đồ dùng/ một phương pháp cách làm/ một thể loại văn học/ một </w:t>
      </w:r>
    </w:p>
    <w:p w:rsidR="003121A1" w:rsidRPr="003121A1" w:rsidRDefault="003121A1" w:rsidP="003121A1">
      <w:pPr>
        <w:spacing w:line="360" w:lineRule="auto"/>
        <w:ind w:left="90"/>
        <w:jc w:val="center"/>
        <w:rPr>
          <w:rFonts w:ascii="Times New Roman" w:hAnsi="Times New Roman"/>
          <w:b/>
          <w:i/>
          <w:sz w:val="52"/>
          <w:szCs w:val="52"/>
          <w:lang w:val="pt-BR"/>
        </w:rPr>
      </w:pPr>
      <w:r w:rsidRPr="003121A1">
        <w:rPr>
          <w:rFonts w:ascii="Times New Roman" w:hAnsi="Times New Roman"/>
          <w:b/>
          <w:i/>
          <w:sz w:val="52"/>
          <w:szCs w:val="52"/>
        </w:rPr>
        <w:t>tác phẩm văn học</w:t>
      </w:r>
    </w:p>
    <w:p w:rsidR="003121A1" w:rsidRPr="000261D7" w:rsidRDefault="003121A1" w:rsidP="00AA1DB1">
      <w:pPr>
        <w:spacing w:line="360" w:lineRule="auto"/>
        <w:ind w:left="90"/>
        <w:jc w:val="both"/>
        <w:rPr>
          <w:rFonts w:ascii="Times New Roman" w:hAnsi="Times New Roman"/>
          <w:szCs w:val="28"/>
          <w:lang w:val="pt-BR"/>
        </w:rPr>
      </w:pP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I.</w:t>
      </w:r>
      <w:r>
        <w:rPr>
          <w:rFonts w:ascii="Times New Roman" w:hAnsi="Times New Roman"/>
          <w:b/>
          <w:szCs w:val="28"/>
          <w:lang w:val="nl-NL"/>
        </w:rPr>
        <w:t xml:space="preserve"> </w:t>
      </w:r>
      <w:r w:rsidRPr="00365D26">
        <w:rPr>
          <w:rFonts w:ascii="Times New Roman" w:hAnsi="Times New Roman"/>
          <w:b/>
          <w:szCs w:val="28"/>
          <w:lang w:val="nl-NL"/>
        </w:rPr>
        <w:t>Mục ti</w:t>
      </w:r>
      <w:r>
        <w:rPr>
          <w:rFonts w:ascii="Times New Roman" w:hAnsi="Times New Roman"/>
          <w:b/>
          <w:szCs w:val="28"/>
          <w:lang w:val="nl-NL"/>
        </w:rPr>
        <w:t>ê</w:t>
      </w:r>
      <w:r w:rsidRPr="00365D26">
        <w:rPr>
          <w:rFonts w:ascii="Times New Roman" w:hAnsi="Times New Roman"/>
          <w:b/>
          <w:szCs w:val="28"/>
          <w:lang w:val="nl-NL"/>
        </w:rPr>
        <w:t>u bài học:</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1. Về kiến thức :</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Củng cố kiến thức về văn thuyết minh cho học sinh</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2. Về kỹ năng :</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quan sát, suy nghĩ độc lập của h/s.</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xây dựng kiểu văn bản thuyết minh.</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Tạo điểu kiện cho h/s mạnh dạn suy nghĩ, phát biểu.</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3. Về thái độ:</w:t>
      </w:r>
    </w:p>
    <w:p w:rsidR="005133A0" w:rsidRPr="00365D26" w:rsidRDefault="005133A0" w:rsidP="005133A0">
      <w:pPr>
        <w:spacing w:before="60" w:after="60" w:line="312" w:lineRule="auto"/>
        <w:ind w:firstLine="720"/>
        <w:rPr>
          <w:rFonts w:ascii="Times New Roman" w:hAnsi="Times New Roman"/>
          <w:szCs w:val="28"/>
          <w:lang w:val="pt-BR"/>
        </w:rPr>
      </w:pPr>
      <w:r w:rsidRPr="00365D26">
        <w:rPr>
          <w:rFonts w:ascii="Times New Roman" w:hAnsi="Times New Roman"/>
          <w:szCs w:val="28"/>
          <w:lang w:val="pt-BR"/>
        </w:rPr>
        <w:t>- Có ý thức học tập bộ môn</w:t>
      </w:r>
    </w:p>
    <w:p w:rsidR="005133A0" w:rsidRPr="00365D26" w:rsidRDefault="005133A0" w:rsidP="005133A0">
      <w:pPr>
        <w:spacing w:before="60" w:after="60" w:line="312" w:lineRule="auto"/>
        <w:rPr>
          <w:rFonts w:ascii="Times New Roman" w:hAnsi="Times New Roman"/>
          <w:b/>
          <w:szCs w:val="28"/>
        </w:rPr>
      </w:pPr>
      <w:r w:rsidRPr="00365D26">
        <w:rPr>
          <w:rFonts w:ascii="Times New Roman" w:hAnsi="Times New Roman"/>
          <w:b/>
          <w:szCs w:val="28"/>
        </w:rPr>
        <w:lastRenderedPageBreak/>
        <w:t>II.</w:t>
      </w:r>
      <w:r>
        <w:rPr>
          <w:rFonts w:ascii="Times New Roman" w:hAnsi="Times New Roman"/>
          <w:b/>
          <w:szCs w:val="28"/>
        </w:rPr>
        <w:t xml:space="preserve"> </w:t>
      </w:r>
      <w:r w:rsidRPr="00365D26">
        <w:rPr>
          <w:rFonts w:ascii="Times New Roman" w:hAnsi="Times New Roman"/>
          <w:b/>
          <w:szCs w:val="28"/>
        </w:rPr>
        <w:t>Chuẩn bị:</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 theo yêu cầu </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 Tìm hiểu quan sát, ghi chép xây dựng đề cương ở nhà.</w:t>
      </w:r>
    </w:p>
    <w:p w:rsidR="005133A0" w:rsidRPr="00365D26" w:rsidRDefault="005133A0" w:rsidP="005133A0">
      <w:pPr>
        <w:spacing w:line="312" w:lineRule="auto"/>
        <w:jc w:val="both"/>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IV.Tiến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r w:rsidRPr="00365D26">
        <w:rPr>
          <w:rFonts w:ascii="Times New Roman" w:hAnsi="Times New Roman"/>
          <w:szCs w:val="28"/>
        </w:rPr>
        <w:br/>
      </w:r>
      <w:r>
        <w:rPr>
          <w:rFonts w:ascii="Times New Roman" w:hAnsi="Times New Roman"/>
          <w:b/>
          <w:szCs w:val="28"/>
        </w:rPr>
        <w:t xml:space="preserve">           </w:t>
      </w:r>
      <w:r w:rsidRPr="00365D26">
        <w:rPr>
          <w:rFonts w:ascii="Times New Roman" w:hAnsi="Times New Roman"/>
          <w:b/>
          <w:szCs w:val="28"/>
        </w:rPr>
        <w:t xml:space="preserve">Kiểm tra bài cũ: </w:t>
      </w:r>
      <w:r w:rsidRPr="00365D26">
        <w:rPr>
          <w:rFonts w:ascii="Times New Roman" w:hAnsi="Times New Roman"/>
          <w:szCs w:val="28"/>
        </w:rPr>
        <w:t>? Nêu đặc điểm của đề văn thuyết minh và cách làm bài văn thuyết minh.</w:t>
      </w:r>
      <w:r w:rsidRPr="00365D26">
        <w:rPr>
          <w:rFonts w:ascii="Times New Roman" w:hAnsi="Times New Roman"/>
          <w:b/>
          <w:szCs w:val="28"/>
        </w:rPr>
        <w:br/>
      </w:r>
      <w:r>
        <w:rPr>
          <w:rFonts w:ascii="Times New Roman" w:hAnsi="Times New Roman"/>
          <w:b/>
          <w:szCs w:val="28"/>
        </w:rPr>
        <w:t xml:space="preserve">           </w:t>
      </w:r>
      <w:r w:rsidRPr="00365D26">
        <w:rPr>
          <w:rFonts w:ascii="Times New Roman" w:hAnsi="Times New Roman"/>
          <w:b/>
          <w:szCs w:val="28"/>
        </w:rPr>
        <w:t>Giới thiệu và dạy bài học mới</w:t>
      </w:r>
    </w:p>
    <w:p w:rsidR="005133A0" w:rsidRPr="00365D26" w:rsidRDefault="005133A0" w:rsidP="005133A0">
      <w:pPr>
        <w:spacing w:before="60" w:after="60" w:line="312" w:lineRule="auto"/>
        <w:ind w:firstLine="720"/>
        <w:rPr>
          <w:rFonts w:ascii="Times New Roman" w:hAnsi="Times New Roman"/>
          <w:szCs w:val="28"/>
        </w:rPr>
      </w:pPr>
      <w:r>
        <w:rPr>
          <w:rFonts w:ascii="Times New Roman" w:hAnsi="Times New Roman"/>
          <w:szCs w:val="28"/>
        </w:rPr>
        <w:t>Để giúp các con</w:t>
      </w:r>
      <w:r w:rsidRPr="00365D26">
        <w:rPr>
          <w:rFonts w:ascii="Times New Roman" w:hAnsi="Times New Roman"/>
          <w:szCs w:val="28"/>
        </w:rPr>
        <w:t xml:space="preserve"> có kỹ năng xây dựng kiểu bài thuyết minh và rèn kỹ năng nói không phụ thuộc vào văn </w:t>
      </w:r>
      <w:r>
        <w:rPr>
          <w:rFonts w:ascii="Times New Roman" w:hAnsi="Times New Roman"/>
          <w:szCs w:val="28"/>
        </w:rPr>
        <w:t>bản, tiết hôm nay cô cùng các con lắng nghe báo cáo dự án học tập của các nhóm.</w:t>
      </w:r>
    </w:p>
    <w:p w:rsidR="005133A0" w:rsidRPr="00365D26" w:rsidRDefault="005133A0" w:rsidP="005133A0">
      <w:pPr>
        <w:tabs>
          <w:tab w:val="left" w:pos="60"/>
        </w:tabs>
        <w:spacing w:line="312" w:lineRule="auto"/>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ì</w:t>
      </w:r>
      <w:r w:rsidRPr="00365D26">
        <w:rPr>
          <w:rFonts w:ascii="Times New Roman" w:hAnsi="Times New Roman"/>
          <w:szCs w:val="28"/>
        </w:rPr>
        <w:t>m hiểu đề bài sau đó học sinh nói trước lớp.</w:t>
      </w:r>
    </w:p>
    <w:p w:rsidR="005133A0" w:rsidRPr="00365D26" w:rsidRDefault="005133A0" w:rsidP="005133A0">
      <w:pPr>
        <w:spacing w:before="60" w:after="60" w:line="312" w:lineRule="auto"/>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lang w:val="nl-NL"/>
        </w:rPr>
        <w:t>Củng cố kiến thức về văn thuyết minh cho học sinh, rèn khả năng nói trước lớp của học sinh.</w:t>
      </w:r>
    </w:p>
    <w:p w:rsidR="005133A0" w:rsidRPr="00365D26" w:rsidRDefault="005133A0" w:rsidP="005133A0">
      <w:pPr>
        <w:tabs>
          <w:tab w:val="left" w:pos="60"/>
        </w:tabs>
        <w:spacing w:line="312" w:lineRule="auto"/>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5133A0" w:rsidRPr="00365D26" w:rsidRDefault="005133A0" w:rsidP="005133A0">
      <w:pPr>
        <w:tabs>
          <w:tab w:val="left" w:pos="60"/>
        </w:tabs>
        <w:spacing w:line="312" w:lineRule="auto"/>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5133A0" w:rsidRPr="00365D26" w:rsidRDefault="005133A0" w:rsidP="005133A0">
      <w:pPr>
        <w:spacing w:line="312" w:lineRule="auto"/>
        <w:rPr>
          <w:rFonts w:ascii="Times New Roman" w:hAnsi="Times New Roman"/>
          <w:szCs w:val="28"/>
        </w:rPr>
      </w:pPr>
      <w:r w:rsidRPr="00365D26">
        <w:rPr>
          <w:rFonts w:ascii="Times New Roman" w:hAnsi="Times New Roman"/>
          <w:b/>
          <w:szCs w:val="28"/>
        </w:rPr>
        <w:t xml:space="preserve">+  Thời gian: </w:t>
      </w:r>
      <w:r w:rsidRPr="00365D26">
        <w:rPr>
          <w:rFonts w:ascii="Times New Roman" w:hAnsi="Times New Roman"/>
          <w:szCs w:val="28"/>
        </w:rPr>
        <w:t>30 ph</w:t>
      </w:r>
      <w:r>
        <w:rPr>
          <w:rFonts w:ascii="Times New Roman" w:hAnsi="Times New Roman"/>
          <w:szCs w:val="28"/>
        </w:rPr>
        <w:t>ú</w:t>
      </w:r>
      <w:r w:rsidRPr="00365D26">
        <w:rPr>
          <w:rFonts w:ascii="Times New Roman" w:hAnsi="Times New Roman"/>
          <w:szCs w:val="28"/>
        </w:rPr>
        <w:t>t</w:t>
      </w:r>
    </w:p>
    <w:p w:rsidR="005133A0" w:rsidRPr="00365D26" w:rsidRDefault="005133A0" w:rsidP="005133A0">
      <w:pPr>
        <w:rPr>
          <w:rFonts w:ascii="Times New Roman" w:hAnsi="Times New Roman"/>
          <w:b/>
          <w:szCs w:val="28"/>
        </w:rPr>
      </w:pPr>
    </w:p>
    <w:tbl>
      <w:tblPr>
        <w:tblW w:w="10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1710"/>
        <w:gridCol w:w="4860"/>
      </w:tblGrid>
      <w:tr w:rsidR="005133A0" w:rsidRPr="00365D26" w:rsidTr="00EB1C9E">
        <w:tc>
          <w:tcPr>
            <w:tcW w:w="3618" w:type="dxa"/>
          </w:tcPr>
          <w:p w:rsidR="005133A0" w:rsidRPr="00365D26" w:rsidRDefault="005133A0" w:rsidP="00EB1C9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 xml:space="preserve">Hoạt động của </w:t>
            </w:r>
            <w:r>
              <w:rPr>
                <w:rFonts w:ascii="Times New Roman" w:hAnsi="Times New Roman"/>
                <w:b/>
                <w:kern w:val="1"/>
                <w:szCs w:val="28"/>
              </w:rPr>
              <w:t>giáo viên</w:t>
            </w:r>
          </w:p>
        </w:tc>
        <w:tc>
          <w:tcPr>
            <w:tcW w:w="1710" w:type="dxa"/>
          </w:tcPr>
          <w:p w:rsidR="005133A0" w:rsidRPr="00365D26" w:rsidRDefault="005133A0" w:rsidP="00EB1C9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4860" w:type="dxa"/>
          </w:tcPr>
          <w:p w:rsidR="005133A0" w:rsidRPr="00365D26" w:rsidRDefault="005133A0" w:rsidP="00EB1C9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5133A0" w:rsidRPr="00365D26" w:rsidTr="00EB1C9E">
        <w:tc>
          <w:tcPr>
            <w:tcW w:w="3618" w:type="dxa"/>
          </w:tcPr>
          <w:p w:rsidR="005133A0" w:rsidRPr="00365D26" w:rsidRDefault="005133A0" w:rsidP="00EB1C9E">
            <w:pPr>
              <w:jc w:val="both"/>
              <w:rPr>
                <w:rFonts w:ascii="Times New Roman" w:hAnsi="Times New Roman"/>
                <w:b/>
                <w:i/>
                <w:szCs w:val="28"/>
              </w:rPr>
            </w:pPr>
            <w:r w:rsidRPr="00365D26">
              <w:rPr>
                <w:rFonts w:ascii="Times New Roman" w:hAnsi="Times New Roman"/>
                <w:szCs w:val="28"/>
              </w:rPr>
              <w:t xml:space="preserve">- Gv nêu </w:t>
            </w:r>
            <w:r>
              <w:rPr>
                <w:rFonts w:ascii="Times New Roman" w:hAnsi="Times New Roman"/>
                <w:szCs w:val="28"/>
              </w:rPr>
              <w:t>nhiệm vụ của từng nhóm</w:t>
            </w: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r w:rsidRPr="00365D26">
              <w:rPr>
                <w:rFonts w:ascii="Times New Roman" w:hAnsi="Times New Roman"/>
                <w:szCs w:val="28"/>
              </w:rPr>
              <w:t xml:space="preserve">   - GV nêu cho hs luyện nói theo nhóm để các em nói với </w:t>
            </w:r>
            <w:r w:rsidRPr="00365D26">
              <w:rPr>
                <w:rFonts w:ascii="Times New Roman" w:hAnsi="Times New Roman"/>
                <w:szCs w:val="28"/>
              </w:rPr>
              <w:lastRenderedPageBreak/>
              <w:t>nhau cho tự nhiên.</w:t>
            </w:r>
          </w:p>
          <w:p w:rsidR="005133A0" w:rsidRPr="00365D26" w:rsidRDefault="005133A0" w:rsidP="00EB1C9E">
            <w:pPr>
              <w:jc w:val="both"/>
              <w:rPr>
                <w:rFonts w:ascii="Times New Roman" w:hAnsi="Times New Roman"/>
                <w:szCs w:val="28"/>
              </w:rPr>
            </w:pPr>
            <w:r w:rsidRPr="00365D26">
              <w:rPr>
                <w:rFonts w:ascii="Times New Roman" w:hAnsi="Times New Roman"/>
                <w:szCs w:val="28"/>
              </w:rPr>
              <w:t xml:space="preserve">  - GV nêu yêu cầu: Nói tự nhiên, thoát ly văn bản, có thưa gửi ...</w:t>
            </w:r>
          </w:p>
          <w:p w:rsidR="005133A0" w:rsidRPr="00365D26" w:rsidRDefault="005133A0" w:rsidP="00EB1C9E">
            <w:pPr>
              <w:jc w:val="both"/>
              <w:rPr>
                <w:rFonts w:ascii="Times New Roman" w:hAnsi="Times New Roman"/>
                <w:szCs w:val="28"/>
              </w:rPr>
            </w:pPr>
            <w:r w:rsidRPr="00365D26">
              <w:rPr>
                <w:rFonts w:ascii="Times New Roman" w:hAnsi="Times New Roman"/>
                <w:szCs w:val="28"/>
              </w:rPr>
              <w:t xml:space="preserve">   * GV tổ chức nhận xét, rút kinh nghiệm.</w:t>
            </w:r>
          </w:p>
          <w:p w:rsidR="005133A0" w:rsidRPr="00365D26" w:rsidRDefault="005133A0" w:rsidP="00EB1C9E">
            <w:pPr>
              <w:jc w:val="both"/>
              <w:rPr>
                <w:rFonts w:ascii="Times New Roman" w:hAnsi="Times New Roman"/>
              </w:rPr>
            </w:pPr>
            <w:r w:rsidRPr="00365D26">
              <w:rPr>
                <w:rFonts w:ascii="Times New Roman" w:hAnsi="Times New Roman"/>
                <w:szCs w:val="28"/>
              </w:rPr>
              <w:t xml:space="preserve"> </w:t>
            </w:r>
          </w:p>
        </w:tc>
        <w:tc>
          <w:tcPr>
            <w:tcW w:w="1710" w:type="dxa"/>
          </w:tcPr>
          <w:p w:rsidR="005133A0" w:rsidRPr="00365D26" w:rsidRDefault="005133A0" w:rsidP="00EB1C9E">
            <w:pPr>
              <w:rPr>
                <w:rFonts w:ascii="Times New Roman" w:hAnsi="Times New Roman"/>
                <w:szCs w:val="28"/>
              </w:rPr>
            </w:pPr>
            <w:r w:rsidRPr="00365D26">
              <w:rPr>
                <w:rFonts w:ascii="Times New Roman" w:hAnsi="Times New Roman"/>
                <w:szCs w:val="28"/>
              </w:rPr>
              <w:lastRenderedPageBreak/>
              <w:t>- Đọc đề bài</w:t>
            </w: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r w:rsidRPr="00365D26">
              <w:rPr>
                <w:rFonts w:ascii="Times New Roman" w:hAnsi="Times New Roman"/>
                <w:szCs w:val="28"/>
              </w:rPr>
              <w:t>- HS xác định</w:t>
            </w: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r w:rsidRPr="00365D26">
              <w:rPr>
                <w:rFonts w:ascii="Times New Roman" w:hAnsi="Times New Roman"/>
                <w:szCs w:val="28"/>
              </w:rPr>
              <w:t>- HS nhận xét</w:t>
            </w: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r w:rsidRPr="00365D26">
              <w:rPr>
                <w:rFonts w:ascii="Times New Roman" w:hAnsi="Times New Roman"/>
                <w:szCs w:val="28"/>
              </w:rPr>
              <w:t>- HS thảo luận trình bày</w:t>
            </w: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p>
          <w:p w:rsidR="005133A0" w:rsidRPr="00365D26" w:rsidRDefault="005133A0" w:rsidP="00EB1C9E">
            <w:pPr>
              <w:rPr>
                <w:rFonts w:ascii="Times New Roman" w:hAnsi="Times New Roman"/>
                <w:szCs w:val="28"/>
              </w:rPr>
            </w:pPr>
          </w:p>
          <w:p w:rsidR="005133A0" w:rsidRPr="00365D26" w:rsidRDefault="005133A0" w:rsidP="00EB1C9E">
            <w:pPr>
              <w:jc w:val="center"/>
              <w:rPr>
                <w:rFonts w:ascii="Times New Roman" w:hAnsi="Times New Roman"/>
                <w:szCs w:val="28"/>
              </w:rPr>
            </w:pPr>
          </w:p>
          <w:p w:rsidR="005133A0" w:rsidRPr="00365D26" w:rsidRDefault="005133A0" w:rsidP="00EB1C9E">
            <w:pPr>
              <w:jc w:val="center"/>
              <w:rPr>
                <w:rFonts w:ascii="Times New Roman" w:hAnsi="Times New Roman"/>
                <w:szCs w:val="28"/>
              </w:rPr>
            </w:pPr>
          </w:p>
          <w:p w:rsidR="005133A0" w:rsidRPr="00365D26" w:rsidRDefault="005133A0" w:rsidP="00EB1C9E">
            <w:pPr>
              <w:jc w:val="center"/>
              <w:rPr>
                <w:rFonts w:ascii="Times New Roman" w:hAnsi="Times New Roman"/>
                <w:szCs w:val="28"/>
              </w:rPr>
            </w:pPr>
          </w:p>
          <w:p w:rsidR="005133A0" w:rsidRPr="00365D26" w:rsidRDefault="005133A0" w:rsidP="00EB1C9E">
            <w:pPr>
              <w:jc w:val="center"/>
              <w:rPr>
                <w:rFonts w:ascii="Times New Roman" w:hAnsi="Times New Roman"/>
                <w:szCs w:val="28"/>
              </w:rPr>
            </w:pPr>
          </w:p>
          <w:p w:rsidR="005133A0" w:rsidRPr="00365D26" w:rsidRDefault="005133A0" w:rsidP="00EB1C9E">
            <w:pPr>
              <w:rPr>
                <w:rFonts w:ascii="Times New Roman" w:hAnsi="Times New Roman"/>
              </w:rPr>
            </w:pPr>
          </w:p>
        </w:tc>
        <w:tc>
          <w:tcPr>
            <w:tcW w:w="4860" w:type="dxa"/>
          </w:tcPr>
          <w:p w:rsidR="005133A0" w:rsidRPr="00365D26" w:rsidRDefault="005133A0" w:rsidP="00EB1C9E">
            <w:pPr>
              <w:jc w:val="both"/>
              <w:rPr>
                <w:rFonts w:ascii="Times New Roman" w:hAnsi="Times New Roman"/>
                <w:szCs w:val="28"/>
              </w:rPr>
            </w:pPr>
            <w:r w:rsidRPr="00365D26">
              <w:rPr>
                <w:rFonts w:ascii="Times New Roman" w:hAnsi="Times New Roman"/>
                <w:b/>
                <w:bCs/>
                <w:i/>
                <w:szCs w:val="28"/>
                <w:u w:val="single"/>
              </w:rPr>
              <w:lastRenderedPageBreak/>
              <w:t>Đề bài</w:t>
            </w: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r w:rsidRPr="00365D26">
              <w:rPr>
                <w:rFonts w:ascii="Times New Roman" w:hAnsi="Times New Roman"/>
                <w:szCs w:val="28"/>
              </w:rPr>
              <w:t>- Kiểu bài: Thuyết minh</w:t>
            </w:r>
          </w:p>
          <w:p w:rsidR="005133A0" w:rsidRPr="00365D26" w:rsidRDefault="005133A0" w:rsidP="00EB1C9E">
            <w:pPr>
              <w:jc w:val="both"/>
              <w:rPr>
                <w:rFonts w:ascii="Times New Roman" w:hAnsi="Times New Roman"/>
                <w:szCs w:val="28"/>
              </w:rPr>
            </w:pPr>
            <w:r w:rsidRPr="00365D26">
              <w:rPr>
                <w:rFonts w:ascii="Times New Roman" w:hAnsi="Times New Roman"/>
                <w:b/>
                <w:bCs/>
                <w:szCs w:val="28"/>
              </w:rPr>
              <w:t>* Dàn ý:</w:t>
            </w:r>
            <w:r w:rsidRPr="00365D26">
              <w:rPr>
                <w:rFonts w:ascii="Times New Roman" w:hAnsi="Times New Roman"/>
                <w:szCs w:val="28"/>
              </w:rPr>
              <w:t xml:space="preserve"> 3 phần</w:t>
            </w:r>
          </w:p>
          <w:p w:rsidR="005133A0" w:rsidRPr="00365D26" w:rsidRDefault="005133A0" w:rsidP="00EB1C9E">
            <w:pPr>
              <w:jc w:val="both"/>
              <w:rPr>
                <w:rFonts w:ascii="Times New Roman" w:hAnsi="Times New Roman"/>
                <w:szCs w:val="28"/>
              </w:rPr>
            </w:pPr>
            <w:r w:rsidRPr="00365D26">
              <w:rPr>
                <w:rFonts w:ascii="Times New Roman" w:hAnsi="Times New Roman"/>
                <w:szCs w:val="28"/>
              </w:rPr>
              <w:t>+ Mở bài: Giới t</w:t>
            </w:r>
            <w:r>
              <w:rPr>
                <w:rFonts w:ascii="Times New Roman" w:hAnsi="Times New Roman"/>
                <w:szCs w:val="28"/>
              </w:rPr>
              <w:t>hiệu đối tượng</w:t>
            </w:r>
            <w:r w:rsidRPr="00365D26">
              <w:rPr>
                <w:rFonts w:ascii="Times New Roman" w:hAnsi="Times New Roman"/>
                <w:szCs w:val="28"/>
              </w:rPr>
              <w:t>.</w:t>
            </w:r>
          </w:p>
          <w:p w:rsidR="005133A0" w:rsidRPr="00365D26" w:rsidRDefault="005133A0" w:rsidP="00EB1C9E">
            <w:pPr>
              <w:jc w:val="both"/>
              <w:rPr>
                <w:rFonts w:ascii="Times New Roman" w:hAnsi="Times New Roman"/>
                <w:szCs w:val="28"/>
                <w:lang w:val="nl-NL"/>
              </w:rPr>
            </w:pPr>
            <w:r w:rsidRPr="00365D26">
              <w:rPr>
                <w:rFonts w:ascii="Times New Roman" w:hAnsi="Times New Roman"/>
                <w:szCs w:val="28"/>
              </w:rPr>
              <w:t xml:space="preserve">+ Thân bài: </w:t>
            </w:r>
          </w:p>
          <w:p w:rsidR="005133A0" w:rsidRPr="00365D26" w:rsidRDefault="005133A0" w:rsidP="00EB1C9E">
            <w:pPr>
              <w:jc w:val="both"/>
              <w:rPr>
                <w:rFonts w:ascii="Times New Roman" w:hAnsi="Times New Roman"/>
                <w:szCs w:val="28"/>
                <w:lang w:val="nl-NL"/>
              </w:rPr>
            </w:pPr>
            <w:r>
              <w:rPr>
                <w:rFonts w:ascii="Times New Roman" w:hAnsi="Times New Roman"/>
                <w:szCs w:val="28"/>
                <w:lang w:val="nl-NL"/>
              </w:rPr>
              <w:t xml:space="preserve">+ Kết bài: Vị trí của đối tượng thuyết minh trong </w:t>
            </w:r>
            <w:r w:rsidRPr="00365D26">
              <w:rPr>
                <w:rFonts w:ascii="Times New Roman" w:hAnsi="Times New Roman"/>
                <w:szCs w:val="28"/>
                <w:lang w:val="nl-NL"/>
              </w:rPr>
              <w:t>đời sống.</w:t>
            </w:r>
          </w:p>
          <w:p w:rsidR="005133A0" w:rsidRPr="00905CF4" w:rsidRDefault="005133A0" w:rsidP="00EB1C9E">
            <w:pPr>
              <w:jc w:val="both"/>
              <w:rPr>
                <w:rFonts w:ascii="Times New Roman" w:hAnsi="Times New Roman"/>
                <w:b/>
                <w:i/>
                <w:szCs w:val="28"/>
                <w:u w:val="single"/>
                <w:lang w:val="nl-NL"/>
              </w:rPr>
            </w:pPr>
          </w:p>
          <w:p w:rsidR="005133A0" w:rsidRPr="00905CF4" w:rsidRDefault="005133A0" w:rsidP="00EB1C9E">
            <w:pPr>
              <w:keepNext/>
              <w:keepLines/>
              <w:jc w:val="both"/>
              <w:outlineLvl w:val="5"/>
              <w:rPr>
                <w:rFonts w:asciiTheme="majorHAnsi" w:eastAsiaTheme="majorEastAsia" w:hAnsiTheme="majorHAnsi"/>
                <w:b/>
                <w:i/>
                <w:iCs/>
                <w:szCs w:val="28"/>
                <w:u w:val="single"/>
                <w:lang w:val="nl-NL"/>
              </w:rPr>
            </w:pPr>
            <w:r w:rsidRPr="00905CF4">
              <w:rPr>
                <w:rFonts w:asciiTheme="majorHAnsi" w:eastAsiaTheme="majorEastAsia" w:hAnsiTheme="majorHAnsi"/>
                <w:b/>
                <w:i/>
                <w:iCs/>
                <w:szCs w:val="28"/>
                <w:u w:val="single"/>
                <w:lang w:val="nl-NL"/>
              </w:rPr>
              <w:t>I. Tập nói trước nhóm</w:t>
            </w:r>
          </w:p>
          <w:p w:rsidR="005133A0" w:rsidRPr="00365D26" w:rsidRDefault="005133A0" w:rsidP="00EB1C9E">
            <w:pPr>
              <w:jc w:val="both"/>
              <w:rPr>
                <w:rFonts w:ascii="Times New Roman" w:hAnsi="Times New Roman"/>
                <w:szCs w:val="28"/>
              </w:rPr>
            </w:pPr>
            <w:r w:rsidRPr="00365D26">
              <w:rPr>
                <w:rFonts w:ascii="Times New Roman" w:hAnsi="Times New Roman"/>
                <w:szCs w:val="28"/>
              </w:rPr>
              <w:t>* Trình bày dàn ý.</w:t>
            </w:r>
          </w:p>
          <w:p w:rsidR="005133A0" w:rsidRPr="00365D26" w:rsidRDefault="005133A0" w:rsidP="00EB1C9E">
            <w:pPr>
              <w:jc w:val="both"/>
              <w:rPr>
                <w:rFonts w:ascii="Times New Roman" w:hAnsi="Times New Roman"/>
                <w:szCs w:val="28"/>
              </w:rPr>
            </w:pPr>
            <w:r w:rsidRPr="00365D26">
              <w:rPr>
                <w:rFonts w:ascii="Times New Roman" w:hAnsi="Times New Roman"/>
                <w:szCs w:val="28"/>
              </w:rPr>
              <w:t>* Sửa chữa bổ xung dàn ý.</w:t>
            </w:r>
          </w:p>
          <w:p w:rsidR="005133A0" w:rsidRPr="00365D26" w:rsidRDefault="005133A0" w:rsidP="00EB1C9E">
            <w:pPr>
              <w:jc w:val="both"/>
              <w:rPr>
                <w:rFonts w:ascii="Times New Roman" w:hAnsi="Times New Roman"/>
                <w:szCs w:val="28"/>
              </w:rPr>
            </w:pPr>
            <w:r w:rsidRPr="00365D26">
              <w:rPr>
                <w:rFonts w:ascii="Times New Roman" w:hAnsi="Times New Roman"/>
                <w:szCs w:val="28"/>
              </w:rPr>
              <w:t>* Từng hs trình bày.</w:t>
            </w:r>
          </w:p>
          <w:p w:rsidR="005133A0" w:rsidRPr="00365D26" w:rsidRDefault="005133A0" w:rsidP="00EB1C9E">
            <w:pPr>
              <w:jc w:val="both"/>
              <w:rPr>
                <w:rFonts w:ascii="Times New Roman" w:hAnsi="Times New Roman"/>
                <w:b/>
                <w:bCs/>
                <w:i/>
                <w:szCs w:val="28"/>
                <w:u w:val="single"/>
              </w:rPr>
            </w:pPr>
            <w:r>
              <w:rPr>
                <w:rFonts w:ascii="Times New Roman" w:hAnsi="Times New Roman"/>
                <w:b/>
                <w:bCs/>
                <w:i/>
                <w:szCs w:val="28"/>
                <w:u w:val="single"/>
              </w:rPr>
              <w:t>II. Trình bày</w:t>
            </w:r>
            <w:r w:rsidRPr="00365D26">
              <w:rPr>
                <w:rFonts w:ascii="Times New Roman" w:hAnsi="Times New Roman"/>
                <w:b/>
                <w:bCs/>
                <w:i/>
                <w:szCs w:val="28"/>
                <w:u w:val="single"/>
              </w:rPr>
              <w:t xml:space="preserve"> trước tập thể</w:t>
            </w:r>
          </w:p>
          <w:p w:rsidR="005133A0" w:rsidRPr="00365D26" w:rsidRDefault="005133A0" w:rsidP="00EB1C9E">
            <w:pPr>
              <w:jc w:val="both"/>
              <w:rPr>
                <w:rFonts w:ascii="Times New Roman" w:hAnsi="Times New Roman"/>
                <w:szCs w:val="28"/>
              </w:rPr>
            </w:pPr>
            <w:r w:rsidRPr="00365D26">
              <w:rPr>
                <w:rFonts w:ascii="Times New Roman" w:hAnsi="Times New Roman"/>
                <w:szCs w:val="28"/>
              </w:rPr>
              <w:t>- HS nói trước tập thể lớp.</w:t>
            </w: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jc w:val="both"/>
              <w:rPr>
                <w:rFonts w:ascii="Times New Roman" w:hAnsi="Times New Roman"/>
                <w:szCs w:val="28"/>
              </w:rPr>
            </w:pPr>
          </w:p>
          <w:p w:rsidR="005133A0" w:rsidRPr="00365D26" w:rsidRDefault="005133A0" w:rsidP="00EB1C9E">
            <w:pPr>
              <w:rPr>
                <w:rFonts w:ascii="Times New Roman" w:hAnsi="Times New Roman"/>
              </w:rPr>
            </w:pPr>
          </w:p>
        </w:tc>
      </w:tr>
    </w:tbl>
    <w:p w:rsidR="005133A0" w:rsidRPr="00365D26" w:rsidRDefault="005133A0" w:rsidP="005133A0">
      <w:pPr>
        <w:rPr>
          <w:rFonts w:ascii="Times New Roman" w:hAnsi="Times New Roman"/>
          <w:b/>
          <w:bCs/>
          <w:szCs w:val="28"/>
        </w:rPr>
      </w:pPr>
    </w:p>
    <w:p w:rsidR="005133A0" w:rsidRDefault="005133A0" w:rsidP="005133A0">
      <w:pPr>
        <w:rPr>
          <w:rFonts w:ascii="Times New Roman" w:hAnsi="Times New Roman"/>
          <w:b/>
          <w:bCs/>
          <w:szCs w:val="28"/>
        </w:rPr>
      </w:pPr>
      <w:r>
        <w:rPr>
          <w:rFonts w:ascii="Times New Roman" w:hAnsi="Times New Roman"/>
          <w:b/>
          <w:bCs/>
          <w:szCs w:val="28"/>
        </w:rPr>
        <w:t>HOẠT ĐỘNG 4: CỦNG CỐ, VẬN DỤNG</w:t>
      </w:r>
    </w:p>
    <w:p w:rsidR="005133A0" w:rsidRPr="00365D26" w:rsidRDefault="005133A0" w:rsidP="005133A0">
      <w:pPr>
        <w:rPr>
          <w:rFonts w:ascii="Times New Roman" w:hAnsi="Times New Roman"/>
          <w:b/>
          <w:bCs/>
          <w:szCs w:val="28"/>
        </w:rPr>
      </w:pPr>
      <w:r w:rsidRPr="00365D26">
        <w:rPr>
          <w:rFonts w:ascii="Times New Roman" w:hAnsi="Times New Roman"/>
          <w:b/>
          <w:bCs/>
          <w:szCs w:val="28"/>
        </w:rPr>
        <w:t xml:space="preserve">Củng cố bài học: </w:t>
      </w:r>
      <w:r w:rsidRPr="00365D26">
        <w:rPr>
          <w:rFonts w:ascii="Times New Roman" w:hAnsi="Times New Roman"/>
          <w:bCs/>
          <w:szCs w:val="28"/>
        </w:rPr>
        <w:t>Gv tổng kết kiến thức bài học</w:t>
      </w:r>
      <w:r w:rsidRPr="00365D26">
        <w:rPr>
          <w:rFonts w:ascii="Times New Roman" w:hAnsi="Times New Roman"/>
          <w:b/>
          <w:bCs/>
          <w:szCs w:val="28"/>
        </w:rPr>
        <w:br/>
        <w:t>Hoạt động tiếp nối:</w:t>
      </w:r>
    </w:p>
    <w:p w:rsidR="005133A0" w:rsidRPr="00365D26" w:rsidRDefault="005133A0" w:rsidP="005133A0">
      <w:pPr>
        <w:rPr>
          <w:rFonts w:ascii="Times New Roman" w:hAnsi="Times New Roman"/>
          <w:szCs w:val="28"/>
        </w:rPr>
      </w:pPr>
      <w:r w:rsidRPr="00365D26">
        <w:rPr>
          <w:rFonts w:ascii="Times New Roman" w:hAnsi="Times New Roman"/>
          <w:i/>
          <w:szCs w:val="28"/>
        </w:rPr>
        <w:t>H</w:t>
      </w:r>
      <w:r w:rsidRPr="00365D26">
        <w:rPr>
          <w:rFonts w:ascii="Times New Roman" w:hAnsi="Times New Roman"/>
          <w:szCs w:val="28"/>
        </w:rPr>
        <w:t>ướng dẫn học ở nhà</w:t>
      </w:r>
    </w:p>
    <w:p w:rsidR="005133A0" w:rsidRPr="00365D26" w:rsidRDefault="005133A0" w:rsidP="005133A0">
      <w:pPr>
        <w:rPr>
          <w:rFonts w:ascii="Times New Roman" w:hAnsi="Times New Roman"/>
          <w:szCs w:val="28"/>
        </w:rPr>
      </w:pPr>
      <w:r w:rsidRPr="00365D26">
        <w:rPr>
          <w:rFonts w:ascii="Times New Roman" w:hAnsi="Times New Roman"/>
          <w:szCs w:val="28"/>
        </w:rPr>
        <w:t>- Ôn tập phương pháp làm văn thuyết minh, xem các đề văn TM chuẩn bị viết bài.</w:t>
      </w:r>
    </w:p>
    <w:p w:rsidR="00AA1DB1" w:rsidRDefault="00AA1DB1" w:rsidP="00365D26">
      <w:pPr>
        <w:rPr>
          <w:rFonts w:ascii="Times New Roman" w:hAnsi="Times New Roman"/>
          <w:szCs w:val="28"/>
        </w:rPr>
      </w:pPr>
    </w:p>
    <w:p w:rsidR="00FC56FE" w:rsidRPr="00AA1DB1" w:rsidRDefault="00FC56FE" w:rsidP="00365D26">
      <w:pPr>
        <w:rPr>
          <w:rFonts w:ascii="Times New Roman" w:hAnsi="Times New Roman"/>
          <w:szCs w:val="28"/>
        </w:rPr>
      </w:pPr>
    </w:p>
    <w:p w:rsidR="00365D26" w:rsidRPr="00365D26" w:rsidRDefault="005C2A43" w:rsidP="00365D26">
      <w:pPr>
        <w:rPr>
          <w:rFonts w:ascii="Times New Roman" w:hAnsi="Times New Roman"/>
          <w:b/>
          <w:sz w:val="44"/>
          <w:szCs w:val="44"/>
        </w:rPr>
      </w:pPr>
      <w:r>
        <w:rPr>
          <w:rFonts w:ascii="Times New Roman" w:hAnsi="Times New Roman"/>
          <w:b/>
          <w:szCs w:val="28"/>
        </w:rPr>
        <w:t>Tiết 70</w:t>
      </w:r>
      <w:r w:rsidR="00365D26" w:rsidRPr="00365D26">
        <w:rPr>
          <w:rFonts w:ascii="Times New Roman" w:hAnsi="Times New Roman"/>
          <w:b/>
          <w:szCs w:val="28"/>
        </w:rPr>
        <w:t>:</w:t>
      </w:r>
    </w:p>
    <w:p w:rsidR="00365D26" w:rsidRPr="005C2A43" w:rsidRDefault="005C2A43" w:rsidP="00365D26">
      <w:pPr>
        <w:jc w:val="center"/>
        <w:rPr>
          <w:rFonts w:ascii="Times New Roman" w:hAnsi="Times New Roman"/>
          <w:b/>
          <w:i/>
          <w:sz w:val="52"/>
          <w:szCs w:val="52"/>
        </w:rPr>
      </w:pPr>
      <w:r w:rsidRPr="005C2A43">
        <w:rPr>
          <w:rFonts w:ascii="Times New Roman" w:hAnsi="Times New Roman"/>
          <w:b/>
          <w:i/>
          <w:sz w:val="52"/>
          <w:szCs w:val="52"/>
        </w:rPr>
        <w:t>Trả bài kiểm tra tổng hợp</w:t>
      </w:r>
    </w:p>
    <w:p w:rsidR="00365D26" w:rsidRPr="00365D26" w:rsidRDefault="00365D26" w:rsidP="00365D26">
      <w:pPr>
        <w:rPr>
          <w:rFonts w:ascii="Times New Roman" w:hAnsi="Times New Roman"/>
          <w:i/>
          <w:szCs w:val="28"/>
        </w:rPr>
      </w:pPr>
      <w:r w:rsidRPr="00365D26">
        <w:rPr>
          <w:rFonts w:ascii="Times New Roman" w:hAnsi="Times New Roman"/>
          <w:i/>
          <w:szCs w:val="28"/>
        </w:rPr>
        <w:tab/>
      </w:r>
    </w:p>
    <w:p w:rsidR="00365D26" w:rsidRPr="00365D26" w:rsidRDefault="003121A1" w:rsidP="00365D26">
      <w:pPr>
        <w:rPr>
          <w:rFonts w:ascii="Times New Roman" w:hAnsi="Times New Roman"/>
          <w:szCs w:val="28"/>
          <w:lang w:val="nl-NL"/>
        </w:rPr>
      </w:pPr>
      <w:r>
        <w:rPr>
          <w:rFonts w:ascii="Times New Roman" w:hAnsi="Times New Roman"/>
          <w:b/>
          <w:szCs w:val="28"/>
          <w:lang w:val="nl-NL"/>
        </w:rPr>
        <w:t>I.Mục tiê</w:t>
      </w:r>
      <w:r w:rsidR="00365D26" w:rsidRPr="00365D26">
        <w:rPr>
          <w:rFonts w:ascii="Times New Roman" w:hAnsi="Times New Roman"/>
          <w:b/>
          <w:szCs w:val="28"/>
          <w:lang w:val="nl-NL"/>
        </w:rPr>
        <w:t>u bài học:</w:t>
      </w:r>
    </w:p>
    <w:p w:rsidR="00365D26" w:rsidRPr="00365D26" w:rsidRDefault="00365D26" w:rsidP="00365D26">
      <w:pPr>
        <w:rPr>
          <w:rFonts w:ascii="Times New Roman" w:hAnsi="Times New Roman"/>
          <w:szCs w:val="28"/>
          <w:lang w:val="nl-NL"/>
        </w:rPr>
      </w:pPr>
      <w:r w:rsidRPr="00365D26">
        <w:rPr>
          <w:rFonts w:ascii="Times New Roman" w:hAnsi="Times New Roman"/>
          <w:b/>
          <w:szCs w:val="28"/>
          <w:lang w:val="nl-NL"/>
        </w:rPr>
        <w:t xml:space="preserve">   1. Về kiến thức</w:t>
      </w:r>
      <w:r w:rsidRPr="00365D26">
        <w:rPr>
          <w:rFonts w:ascii="Times New Roman" w:hAnsi="Times New Roman"/>
          <w:szCs w:val="28"/>
          <w:lang w:val="nl-NL"/>
        </w:rPr>
        <w:t xml:space="preserve">: </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ab/>
        <w:t>+ Ôn tập c</w:t>
      </w:r>
      <w:r w:rsidR="005C2A43">
        <w:rPr>
          <w:rFonts w:ascii="Times New Roman" w:hAnsi="Times New Roman"/>
          <w:szCs w:val="28"/>
          <w:lang w:val="nl-NL"/>
        </w:rPr>
        <w:t>ủng cố kiến thức chung</w:t>
      </w:r>
      <w:r w:rsidRPr="00365D26">
        <w:rPr>
          <w:rFonts w:ascii="Times New Roman" w:hAnsi="Times New Roman"/>
          <w:szCs w:val="28"/>
          <w:lang w:val="nl-NL"/>
        </w:rPr>
        <w:t>.</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ab/>
        <w:t>+  Giúp hs có khả năng tự kiểm tra bài viết của mình.</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 xml:space="preserve">   </w:t>
      </w:r>
      <w:r w:rsidRPr="00365D26">
        <w:rPr>
          <w:rFonts w:ascii="Times New Roman" w:hAnsi="Times New Roman"/>
          <w:b/>
          <w:szCs w:val="28"/>
          <w:lang w:val="nl-NL"/>
        </w:rPr>
        <w:t>2. Về kỹ năng</w:t>
      </w:r>
      <w:r w:rsidRPr="00365D26">
        <w:rPr>
          <w:rFonts w:ascii="Times New Roman" w:hAnsi="Times New Roman"/>
          <w:szCs w:val="28"/>
          <w:lang w:val="nl-NL"/>
        </w:rPr>
        <w:t xml:space="preserve">: Học sinh biết sửa những lỗi mà thường gặp phải: Như tạo lập một đoạn văn, diễn đạt dùng  từ </w:t>
      </w:r>
      <w:r w:rsidRPr="00365D26">
        <w:rPr>
          <w:rFonts w:ascii="Arial" w:hAnsi="Arial" w:cs="Arial"/>
          <w:szCs w:val="28"/>
          <w:lang w:val="nl-NL"/>
        </w:rPr>
        <w:t>…</w:t>
      </w:r>
    </w:p>
    <w:p w:rsidR="00365D26" w:rsidRPr="00365D26" w:rsidRDefault="00365D26" w:rsidP="00365D26">
      <w:pPr>
        <w:rPr>
          <w:rFonts w:ascii="Times New Roman" w:hAnsi="Times New Roman"/>
          <w:szCs w:val="28"/>
        </w:rPr>
      </w:pPr>
      <w:r w:rsidRPr="00365D26">
        <w:rPr>
          <w:rFonts w:ascii="Times New Roman" w:hAnsi="Times New Roman"/>
          <w:b/>
          <w:szCs w:val="28"/>
          <w:lang w:val="nl-NL"/>
        </w:rPr>
        <w:t xml:space="preserve">  </w:t>
      </w:r>
      <w:r w:rsidRPr="00365D26">
        <w:rPr>
          <w:rFonts w:ascii="Times New Roman" w:hAnsi="Times New Roman"/>
          <w:b/>
          <w:szCs w:val="28"/>
        </w:rPr>
        <w:t>3. Về thái độ:</w:t>
      </w:r>
      <w:r w:rsidRPr="00365D26">
        <w:rPr>
          <w:rFonts w:ascii="Times New Roman" w:hAnsi="Times New Roman"/>
          <w:szCs w:val="28"/>
        </w:rPr>
        <w:t xml:space="preserve"> Có thái độ tiếp thu, sửa chữa bài viết có hiệu quả.</w:t>
      </w:r>
    </w:p>
    <w:p w:rsidR="00365D26" w:rsidRPr="00365D26" w:rsidRDefault="005C2A43" w:rsidP="00365D26">
      <w:pPr>
        <w:rPr>
          <w:rFonts w:ascii="Times New Roman" w:hAnsi="Times New Roman"/>
          <w:b/>
          <w:szCs w:val="28"/>
        </w:rPr>
      </w:pPr>
      <w:r>
        <w:rPr>
          <w:rFonts w:ascii="Times New Roman" w:hAnsi="Times New Roman"/>
          <w:b/>
          <w:szCs w:val="28"/>
        </w:rPr>
        <w:t>II. Chuẩn bị của giáo viê</w:t>
      </w:r>
      <w:r w:rsidR="00365D26" w:rsidRPr="00365D26">
        <w:rPr>
          <w:rFonts w:ascii="Times New Roman" w:hAnsi="Times New Roman"/>
          <w:b/>
          <w:szCs w:val="28"/>
        </w:rPr>
        <w:t>n và học sinh:</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1. Giáo viên:</w:t>
      </w:r>
      <w:r w:rsidRPr="00365D26">
        <w:rPr>
          <w:rFonts w:ascii="Times New Roman" w:hAnsi="Times New Roman"/>
          <w:szCs w:val="28"/>
        </w:rPr>
        <w:t xml:space="preserve"> Chấm, trả bài cho học sinh</w:t>
      </w:r>
    </w:p>
    <w:p w:rsidR="00365D26" w:rsidRPr="00365D26" w:rsidRDefault="00365D26" w:rsidP="00365D26">
      <w:pPr>
        <w:rPr>
          <w:rFonts w:ascii="Times New Roman" w:hAnsi="Times New Roman"/>
          <w:szCs w:val="28"/>
        </w:rPr>
      </w:pPr>
      <w:r w:rsidRPr="00365D26">
        <w:rPr>
          <w:rFonts w:ascii="Times New Roman" w:hAnsi="Times New Roman"/>
          <w:szCs w:val="28"/>
        </w:rPr>
        <w:t xml:space="preserve">  </w:t>
      </w:r>
      <w:r w:rsidRPr="00365D26">
        <w:rPr>
          <w:rFonts w:ascii="Times New Roman" w:hAnsi="Times New Roman"/>
          <w:b/>
          <w:szCs w:val="28"/>
        </w:rPr>
        <w:t>2. Học sinh</w:t>
      </w:r>
      <w:r w:rsidR="005C2A43">
        <w:rPr>
          <w:rFonts w:ascii="Times New Roman" w:hAnsi="Times New Roman"/>
          <w:szCs w:val="28"/>
        </w:rPr>
        <w:t>: Ô</w:t>
      </w:r>
      <w:r w:rsidRPr="00365D26">
        <w:rPr>
          <w:rFonts w:ascii="Times New Roman" w:hAnsi="Times New Roman"/>
          <w:szCs w:val="28"/>
        </w:rPr>
        <w:t>n lại tất cả kiến thức thuộc các phần trên.</w:t>
      </w:r>
    </w:p>
    <w:p w:rsidR="00365D26" w:rsidRPr="00365D26" w:rsidRDefault="00365D26" w:rsidP="00365D26">
      <w:pPr>
        <w:rPr>
          <w:rFonts w:ascii="Times New Roman" w:hAnsi="Times New Roman"/>
          <w:szCs w:val="28"/>
        </w:rPr>
      </w:pPr>
      <w:r w:rsidRPr="00365D26">
        <w:rPr>
          <w:rFonts w:ascii="Times New Roman" w:hAnsi="Times New Roman"/>
          <w:b/>
          <w:szCs w:val="28"/>
        </w:rPr>
        <w:t>III.Phương pháp dạy và học:</w:t>
      </w:r>
      <w:r w:rsidRPr="00365D26">
        <w:rPr>
          <w:rFonts w:ascii="Times New Roman" w:hAnsi="Times New Roman"/>
          <w:b/>
          <w:szCs w:val="28"/>
        </w:rPr>
        <w:br/>
        <w:t>IV.Tiến trỡnh dạy học:</w:t>
      </w:r>
      <w:r w:rsidRPr="00365D26">
        <w:rPr>
          <w:rFonts w:ascii="Times New Roman" w:hAnsi="Times New Roman"/>
          <w:b/>
          <w:szCs w:val="28"/>
        </w:rPr>
        <w:br/>
        <w:t xml:space="preserve">1.Ổn định trật tự: </w:t>
      </w:r>
      <w:r w:rsidRPr="00365D26">
        <w:rPr>
          <w:rFonts w:ascii="Times New Roman" w:hAnsi="Times New Roman"/>
          <w:szCs w:val="28"/>
        </w:rPr>
        <w:t>Kiểm tra sĩ số</w:t>
      </w:r>
      <w:r w:rsidRPr="00365D26">
        <w:rPr>
          <w:rFonts w:ascii="Times New Roman" w:hAnsi="Times New Roman"/>
          <w:b/>
          <w:szCs w:val="28"/>
        </w:rPr>
        <w:br/>
        <w:t>2.Kiểm tra bài cũ:</w:t>
      </w:r>
      <w:r w:rsidRPr="00365D26">
        <w:rPr>
          <w:rFonts w:ascii="Times New Roman" w:hAnsi="Times New Roman"/>
          <w:szCs w:val="28"/>
        </w:rPr>
        <w:t xml:space="preserve"> - Kiểm tra chuẩn bị của học sinh.</w:t>
      </w:r>
    </w:p>
    <w:p w:rsidR="00365D26" w:rsidRPr="00365D26" w:rsidRDefault="00365D26" w:rsidP="00365D26">
      <w:pPr>
        <w:rPr>
          <w:rFonts w:ascii="Times New Roman" w:hAnsi="Times New Roman"/>
          <w:b/>
          <w:szCs w:val="28"/>
        </w:rPr>
      </w:pPr>
      <w:r w:rsidRPr="00365D26">
        <w:rPr>
          <w:rFonts w:ascii="Times New Roman" w:hAnsi="Times New Roman"/>
          <w:b/>
          <w:szCs w:val="28"/>
        </w:rPr>
        <w:t>3.Giới thiệu và dạy bài học mới</w:t>
      </w:r>
    </w:p>
    <w:p w:rsidR="00365D26" w:rsidRPr="00365D26" w:rsidRDefault="00365D26" w:rsidP="00365D26">
      <w:pPr>
        <w:rPr>
          <w:rFonts w:ascii="Times New Roman" w:hAnsi="Times New Roman"/>
          <w:szCs w:val="28"/>
        </w:rPr>
      </w:pPr>
      <w:r w:rsidRPr="00365D26">
        <w:rPr>
          <w:rFonts w:ascii="Times New Roman" w:hAnsi="Times New Roman"/>
          <w:szCs w:val="28"/>
        </w:rPr>
        <w:tab/>
        <w:t>Để giúp các em  có cái nhìn chính xác về nội dung một số kiến thức</w:t>
      </w:r>
      <w:r w:rsidR="005C2A43">
        <w:rPr>
          <w:rFonts w:ascii="Times New Roman" w:hAnsi="Times New Roman"/>
          <w:szCs w:val="28"/>
        </w:rPr>
        <w:t xml:space="preserve"> đã được học </w:t>
      </w:r>
      <w:r w:rsidRPr="00365D26">
        <w:rPr>
          <w:rFonts w:ascii="Times New Roman" w:hAnsi="Times New Roman"/>
          <w:szCs w:val="28"/>
        </w:rPr>
        <w:t xml:space="preserve"> và biết sửa những lỗi về nội dung và diễn đ</w:t>
      </w:r>
      <w:r w:rsidR="005C2A43">
        <w:rPr>
          <w:rFonts w:ascii="Times New Roman" w:hAnsi="Times New Roman"/>
          <w:szCs w:val="28"/>
        </w:rPr>
        <w:t>ạt trong các bài làm  vừa qua, t</w:t>
      </w:r>
      <w:r w:rsidRPr="00365D26">
        <w:rPr>
          <w:rFonts w:ascii="Times New Roman" w:hAnsi="Times New Roman"/>
          <w:szCs w:val="28"/>
        </w:rPr>
        <w:t>rong giờ trả bài cô giáo cùng các em phát hiện sửa lỗi những kiến thức đã nêu.</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HOẠT ĐỘNG 1: </w:t>
      </w:r>
      <w:r w:rsidR="005C2A43">
        <w:rPr>
          <w:rFonts w:ascii="Times New Roman" w:hAnsi="Times New Roman"/>
          <w:szCs w:val="28"/>
        </w:rPr>
        <w:t>Hướng dẫn học sinh tì</w:t>
      </w:r>
      <w:r w:rsidRPr="00365D26">
        <w:rPr>
          <w:rFonts w:ascii="Times New Roman" w:hAnsi="Times New Roman"/>
          <w:szCs w:val="28"/>
        </w:rPr>
        <w:t>m hiểu đề bài, nhận xét bài làm của học sinh, chữa lỗi.</w:t>
      </w:r>
    </w:p>
    <w:p w:rsidR="00365D26" w:rsidRPr="00365D26" w:rsidRDefault="005C2A43" w:rsidP="00365D26">
      <w:pPr>
        <w:rPr>
          <w:rFonts w:ascii="Times New Roman" w:hAnsi="Times New Roman"/>
          <w:szCs w:val="28"/>
          <w:lang w:val="nl-NL"/>
        </w:rPr>
      </w:pPr>
      <w:r>
        <w:rPr>
          <w:rFonts w:ascii="Times New Roman" w:hAnsi="Times New Roman"/>
          <w:b/>
          <w:szCs w:val="28"/>
        </w:rPr>
        <w:t>+ Mục tiê</w:t>
      </w:r>
      <w:r w:rsidR="00365D26" w:rsidRPr="00365D26">
        <w:rPr>
          <w:rFonts w:ascii="Times New Roman" w:hAnsi="Times New Roman"/>
          <w:b/>
          <w:szCs w:val="28"/>
        </w:rPr>
        <w:t xml:space="preserve">u: - </w:t>
      </w:r>
      <w:r w:rsidR="00365D26" w:rsidRPr="00365D26">
        <w:rPr>
          <w:rFonts w:ascii="Times New Roman" w:hAnsi="Times New Roman"/>
          <w:szCs w:val="28"/>
          <w:lang w:val="nl-NL"/>
        </w:rPr>
        <w:t>Ôn tập c</w:t>
      </w:r>
      <w:r>
        <w:rPr>
          <w:rFonts w:ascii="Times New Roman" w:hAnsi="Times New Roman"/>
          <w:szCs w:val="28"/>
          <w:lang w:val="nl-NL"/>
        </w:rPr>
        <w:t>ủng cố kiến thức văn</w:t>
      </w:r>
      <w:r w:rsidR="00365D26" w:rsidRPr="00365D26">
        <w:rPr>
          <w:rFonts w:ascii="Times New Roman" w:hAnsi="Times New Roman"/>
          <w:szCs w:val="28"/>
          <w:lang w:val="nl-NL"/>
        </w:rPr>
        <w:t>.</w:t>
      </w:r>
    </w:p>
    <w:p w:rsidR="00365D26" w:rsidRPr="00365D26" w:rsidRDefault="00365D26" w:rsidP="00365D26">
      <w:pPr>
        <w:rPr>
          <w:rFonts w:ascii="Times New Roman" w:hAnsi="Times New Roman"/>
          <w:szCs w:val="28"/>
          <w:lang w:val="nl-NL"/>
        </w:rPr>
      </w:pPr>
      <w:r w:rsidRPr="00365D26">
        <w:rPr>
          <w:rFonts w:ascii="Times New Roman" w:hAnsi="Times New Roman"/>
          <w:szCs w:val="28"/>
          <w:lang w:val="nl-NL"/>
        </w:rPr>
        <w:tab/>
        <w:t xml:space="preserve">          - Giúp hs có khả năng tự kiểm tra bài viết của mình.</w:t>
      </w:r>
    </w:p>
    <w:p w:rsidR="00365D26" w:rsidRPr="00365D26" w:rsidRDefault="00365D26" w:rsidP="00365D26">
      <w:pPr>
        <w:tabs>
          <w:tab w:val="left" w:pos="60"/>
        </w:tabs>
        <w:jc w:val="both"/>
        <w:rPr>
          <w:rFonts w:ascii="Times New Roman" w:hAnsi="Times New Roman"/>
          <w:b/>
          <w:szCs w:val="28"/>
        </w:rPr>
      </w:pPr>
      <w:r w:rsidRPr="00365D26">
        <w:rPr>
          <w:rFonts w:ascii="Times New Roman" w:hAnsi="Times New Roman"/>
          <w:b/>
          <w:szCs w:val="28"/>
        </w:rPr>
        <w:t xml:space="preserve">+ Phương pháp: </w:t>
      </w:r>
      <w:r w:rsidRPr="00365D26">
        <w:rPr>
          <w:rFonts w:ascii="Times New Roman" w:hAnsi="Times New Roman"/>
          <w:szCs w:val="28"/>
        </w:rPr>
        <w:t>Vấn đáp</w:t>
      </w:r>
    </w:p>
    <w:p w:rsidR="00365D26" w:rsidRPr="00365D26" w:rsidRDefault="00365D26" w:rsidP="00365D26">
      <w:pPr>
        <w:tabs>
          <w:tab w:val="left" w:pos="60"/>
        </w:tabs>
        <w:jc w:val="both"/>
        <w:rPr>
          <w:rFonts w:ascii="Times New Roman" w:hAnsi="Times New Roman"/>
          <w:szCs w:val="28"/>
        </w:rPr>
      </w:pPr>
      <w:r w:rsidRPr="00365D26">
        <w:rPr>
          <w:rFonts w:ascii="Times New Roman" w:hAnsi="Times New Roman"/>
          <w:b/>
          <w:szCs w:val="28"/>
        </w:rPr>
        <w:t xml:space="preserve">+ Hỡnh thức tổ chức dạy học: </w:t>
      </w:r>
      <w:r w:rsidRPr="00365D26">
        <w:rPr>
          <w:rFonts w:ascii="Times New Roman" w:hAnsi="Times New Roman"/>
          <w:szCs w:val="28"/>
        </w:rPr>
        <w:t>Toàn lớp</w:t>
      </w:r>
    </w:p>
    <w:p w:rsidR="00365D26" w:rsidRPr="00365D26" w:rsidRDefault="00365D26" w:rsidP="00365D26">
      <w:pPr>
        <w:rPr>
          <w:rFonts w:ascii="Times New Roman" w:hAnsi="Times New Roman"/>
          <w:szCs w:val="28"/>
        </w:rPr>
      </w:pPr>
      <w:r w:rsidRPr="00365D26">
        <w:rPr>
          <w:rFonts w:ascii="Times New Roman" w:hAnsi="Times New Roman"/>
          <w:b/>
          <w:szCs w:val="28"/>
        </w:rPr>
        <w:t xml:space="preserve">+  Thời gian: </w:t>
      </w:r>
      <w:r w:rsidR="005C2A43">
        <w:rPr>
          <w:rFonts w:ascii="Times New Roman" w:hAnsi="Times New Roman"/>
          <w:szCs w:val="28"/>
        </w:rPr>
        <w:t>40 phú</w:t>
      </w:r>
      <w:r w:rsidRPr="00365D26">
        <w:rPr>
          <w:rFonts w:ascii="Times New Roman" w:hAnsi="Times New Roman"/>
          <w:szCs w:val="28"/>
        </w:rPr>
        <w:t>t</w:t>
      </w:r>
    </w:p>
    <w:p w:rsidR="00365D26" w:rsidRPr="00365D26" w:rsidRDefault="00365D26" w:rsidP="00365D26">
      <w:pPr>
        <w:rPr>
          <w:rFonts w:ascii="Times New Roman" w:hAnsi="Times New Roman"/>
        </w:rPr>
      </w:pPr>
    </w:p>
    <w:p w:rsidR="00365D26" w:rsidRPr="00365D26" w:rsidRDefault="00365D26" w:rsidP="00365D26">
      <w:pPr>
        <w:rPr>
          <w:rFonts w:ascii="Times New Roman" w:hAnsi="Times New Roman"/>
          <w:b/>
          <w:szCs w:val="28"/>
        </w:rPr>
      </w:pPr>
      <w:r w:rsidRPr="00365D26">
        <w:rPr>
          <w:rFonts w:ascii="Times New Roman" w:hAnsi="Times New Roman"/>
          <w:b/>
          <w:szCs w:val="28"/>
        </w:rPr>
        <w:t xml:space="preserve">4.Củng cố bài học: </w:t>
      </w:r>
      <w:r w:rsidRPr="00365D26">
        <w:rPr>
          <w:rFonts w:ascii="Times New Roman" w:hAnsi="Times New Roman"/>
          <w:szCs w:val="28"/>
        </w:rPr>
        <w:t>Gv tổng kết kiến thức bài học</w:t>
      </w:r>
      <w:r w:rsidRPr="00365D26">
        <w:rPr>
          <w:rFonts w:ascii="Times New Roman" w:hAnsi="Times New Roman"/>
          <w:szCs w:val="28"/>
        </w:rPr>
        <w:br/>
      </w:r>
      <w:r w:rsidRPr="00365D26">
        <w:rPr>
          <w:rFonts w:ascii="Times New Roman" w:hAnsi="Times New Roman"/>
          <w:b/>
          <w:szCs w:val="28"/>
        </w:rPr>
        <w:t>5.Hoạt động tiếp nối:</w:t>
      </w:r>
    </w:p>
    <w:p w:rsidR="00365D26" w:rsidRPr="00365D26" w:rsidRDefault="00365D26" w:rsidP="00365D26">
      <w:pPr>
        <w:rPr>
          <w:rFonts w:ascii="Times New Roman" w:hAnsi="Times New Roman"/>
          <w:szCs w:val="28"/>
        </w:rPr>
      </w:pPr>
      <w:r w:rsidRPr="00365D26">
        <w:rPr>
          <w:rFonts w:ascii="Times New Roman" w:hAnsi="Times New Roman"/>
          <w:szCs w:val="28"/>
        </w:rPr>
        <w:lastRenderedPageBreak/>
        <w:t>* Hướng dẫn học ở nhà</w:t>
      </w:r>
    </w:p>
    <w:p w:rsidR="00365D26" w:rsidRPr="00365D26" w:rsidRDefault="00365D26" w:rsidP="00365D26">
      <w:pPr>
        <w:rPr>
          <w:rFonts w:ascii="Times New Roman" w:hAnsi="Times New Roman"/>
          <w:szCs w:val="28"/>
        </w:rPr>
      </w:pPr>
      <w:r w:rsidRPr="00365D26">
        <w:rPr>
          <w:rFonts w:ascii="Times New Roman" w:hAnsi="Times New Roman"/>
          <w:szCs w:val="28"/>
        </w:rPr>
        <w:tab/>
        <w:t>- Tiếp tục rèn luyện kỹ năng thuyết minh</w:t>
      </w:r>
    </w:p>
    <w:p w:rsidR="00365D26" w:rsidRPr="005B2A1D" w:rsidRDefault="005B2A1D" w:rsidP="005B2A1D">
      <w:pPr>
        <w:rPr>
          <w:rFonts w:ascii="Times New Roman" w:hAnsi="Times New Roman"/>
          <w:szCs w:val="28"/>
        </w:rPr>
      </w:pPr>
      <w:r>
        <w:rPr>
          <w:rFonts w:ascii="Times New Roman" w:hAnsi="Times New Roman"/>
          <w:szCs w:val="28"/>
        </w:rPr>
        <w:tab/>
        <w:t>- Ôn tập toàn bộ chương trình</w:t>
      </w:r>
    </w:p>
    <w:p w:rsidR="00365D26" w:rsidRDefault="00365D26" w:rsidP="00365D26">
      <w:pPr>
        <w:jc w:val="center"/>
        <w:rPr>
          <w:color w:val="FF0000"/>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92"/>
        <w:gridCol w:w="3192"/>
        <w:gridCol w:w="3192"/>
      </w:tblGrid>
      <w:tr w:rsidR="003121A1" w:rsidRPr="00365D26" w:rsidTr="00EB1C9E">
        <w:tc>
          <w:tcPr>
            <w:tcW w:w="3192" w:type="dxa"/>
            <w:vAlign w:val="center"/>
          </w:tcPr>
          <w:p w:rsidR="003121A1" w:rsidRPr="00365D26" w:rsidRDefault="003121A1" w:rsidP="00EB1C9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w:t>
            </w:r>
            <w:r>
              <w:rPr>
                <w:rFonts w:ascii="Times New Roman" w:hAnsi="Times New Roman"/>
                <w:b/>
                <w:kern w:val="1"/>
                <w:szCs w:val="28"/>
              </w:rPr>
              <w:t>g của giáo viê</w:t>
            </w:r>
            <w:r w:rsidRPr="00365D26">
              <w:rPr>
                <w:rFonts w:ascii="Times New Roman" w:hAnsi="Times New Roman"/>
                <w:b/>
                <w:kern w:val="1"/>
                <w:szCs w:val="28"/>
              </w:rPr>
              <w:t>n</w:t>
            </w:r>
          </w:p>
        </w:tc>
        <w:tc>
          <w:tcPr>
            <w:tcW w:w="3192" w:type="dxa"/>
            <w:vAlign w:val="center"/>
          </w:tcPr>
          <w:p w:rsidR="003121A1" w:rsidRPr="00365D26" w:rsidRDefault="003121A1" w:rsidP="00EB1C9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Hoạt động của học sinh</w:t>
            </w:r>
          </w:p>
        </w:tc>
        <w:tc>
          <w:tcPr>
            <w:tcW w:w="3192" w:type="dxa"/>
            <w:vAlign w:val="center"/>
          </w:tcPr>
          <w:p w:rsidR="003121A1" w:rsidRPr="00365D26" w:rsidRDefault="003121A1" w:rsidP="00EB1C9E">
            <w:pPr>
              <w:widowControl w:val="0"/>
              <w:suppressLineNumbers/>
              <w:suppressAutoHyphens/>
              <w:jc w:val="center"/>
              <w:rPr>
                <w:rFonts w:ascii="Times New Roman" w:hAnsi="Times New Roman"/>
                <w:b/>
                <w:kern w:val="1"/>
                <w:szCs w:val="28"/>
              </w:rPr>
            </w:pPr>
            <w:r w:rsidRPr="00365D26">
              <w:rPr>
                <w:rFonts w:ascii="Times New Roman" w:hAnsi="Times New Roman"/>
                <w:b/>
                <w:kern w:val="1"/>
                <w:szCs w:val="28"/>
              </w:rPr>
              <w:t>Kiến thức cần đạt</w:t>
            </w:r>
          </w:p>
        </w:tc>
      </w:tr>
      <w:tr w:rsidR="003121A1" w:rsidRPr="00365D26" w:rsidTr="00EB1C9E">
        <w:tc>
          <w:tcPr>
            <w:tcW w:w="3192" w:type="dxa"/>
          </w:tcPr>
          <w:p w:rsidR="003121A1" w:rsidRPr="00365D26" w:rsidRDefault="003121A1" w:rsidP="00EB1C9E">
            <w:pPr>
              <w:rPr>
                <w:rFonts w:ascii="Times New Roman" w:hAnsi="Times New Roman"/>
                <w:szCs w:val="28"/>
              </w:rPr>
            </w:pPr>
            <w:r w:rsidRPr="00365D26">
              <w:rPr>
                <w:rFonts w:ascii="Times New Roman" w:hAnsi="Times New Roman"/>
                <w:szCs w:val="28"/>
              </w:rPr>
              <w:t>GV cho hs đọc đề bài.</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GV cho hs đọc lại đề bài.</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b/>
                <w:i/>
                <w:szCs w:val="28"/>
              </w:rPr>
            </w:pPr>
            <w:r w:rsidRPr="00365D26">
              <w:rPr>
                <w:rFonts w:ascii="Times New Roman" w:hAnsi="Times New Roman"/>
                <w:b/>
                <w:i/>
                <w:szCs w:val="28"/>
              </w:rPr>
              <w:t xml:space="preserve">     ? Xác định yêu cầu của đề bài?</w:t>
            </w:r>
          </w:p>
          <w:p w:rsidR="003121A1" w:rsidRPr="00365D26" w:rsidRDefault="003121A1" w:rsidP="00EB1C9E">
            <w:pPr>
              <w:rPr>
                <w:rFonts w:ascii="Times New Roman" w:hAnsi="Times New Roman"/>
                <w:szCs w:val="28"/>
              </w:rPr>
            </w:pPr>
            <w:r w:rsidRPr="00365D26">
              <w:rPr>
                <w:rFonts w:ascii="Times New Roman" w:hAnsi="Times New Roman"/>
                <w:b/>
                <w:i/>
                <w:szCs w:val="28"/>
              </w:rPr>
              <w:t xml:space="preserve">     </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GV khái quát</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GV trả bài cho hs.</w:t>
            </w:r>
          </w:p>
          <w:p w:rsidR="003121A1" w:rsidRPr="00365D26" w:rsidRDefault="003121A1" w:rsidP="00EB1C9E">
            <w:pPr>
              <w:rPr>
                <w:rFonts w:ascii="Times New Roman" w:hAnsi="Times New Roman"/>
                <w:szCs w:val="28"/>
              </w:rPr>
            </w:pPr>
            <w:r w:rsidRPr="00365D26">
              <w:rPr>
                <w:rFonts w:ascii="Times New Roman" w:hAnsi="Times New Roman"/>
                <w:szCs w:val="28"/>
              </w:rPr>
              <w:t>- Yêu cầu hs nhận xét bài làm của mình theo dàn ý.</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GV nhận xét chung.</w:t>
            </w:r>
          </w:p>
          <w:p w:rsidR="003121A1" w:rsidRPr="00365D26" w:rsidRDefault="003121A1" w:rsidP="00EB1C9E">
            <w:pPr>
              <w:rPr>
                <w:rFonts w:ascii="Times New Roman" w:hAnsi="Times New Roman"/>
                <w:szCs w:val="28"/>
              </w:rPr>
            </w:pPr>
            <w:r w:rsidRPr="00365D26">
              <w:rPr>
                <w:rFonts w:ascii="Times New Roman" w:hAnsi="Times New Roman"/>
                <w:szCs w:val="28"/>
              </w:rPr>
              <w:t>- GV nhận xét bài làm của hs về các mặt ưu điểm và nhược điểm.</w:t>
            </w:r>
          </w:p>
          <w:p w:rsidR="003121A1" w:rsidRPr="00365D26" w:rsidRDefault="003121A1" w:rsidP="00EB1C9E">
            <w:pPr>
              <w:rPr>
                <w:rFonts w:ascii="Times New Roman" w:hAnsi="Times New Roman"/>
                <w:b/>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GV trả bài cho hs đối chiếu đáp án và nhận xét bài làm của mình.</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GV lấy điểm.</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Gv viết các lỗi hs mắc phải ra bảng phụ yêu cầu hs thảo luận và chữa.</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Gọi học sinh nhận xét, sửa chữa</w:t>
            </w:r>
          </w:p>
          <w:p w:rsidR="003121A1" w:rsidRPr="00365D26" w:rsidRDefault="003121A1" w:rsidP="00EB1C9E">
            <w:pPr>
              <w:rPr>
                <w:rFonts w:ascii="Times New Roman" w:hAnsi="Times New Roman"/>
              </w:rPr>
            </w:pPr>
          </w:p>
        </w:tc>
        <w:tc>
          <w:tcPr>
            <w:tcW w:w="3192" w:type="dxa"/>
          </w:tcPr>
          <w:p w:rsidR="003121A1" w:rsidRPr="00365D26" w:rsidRDefault="003121A1" w:rsidP="00EB1C9E">
            <w:pPr>
              <w:keepNext/>
              <w:keepLines/>
              <w:outlineLvl w:val="6"/>
              <w:rPr>
                <w:rFonts w:ascii="Times New Roman" w:eastAsiaTheme="majorEastAsia" w:hAnsi="Times New Roman"/>
                <w:b/>
                <w:bCs/>
                <w:i/>
                <w:iCs/>
                <w:color w:val="000000"/>
                <w:szCs w:val="28"/>
              </w:rPr>
            </w:pPr>
            <w:r w:rsidRPr="00365D26">
              <w:rPr>
                <w:rFonts w:ascii="Times New Roman" w:eastAsiaTheme="majorEastAsia" w:hAnsi="Times New Roman"/>
                <w:b/>
                <w:bCs/>
                <w:i/>
                <w:iCs/>
                <w:color w:val="000000"/>
                <w:szCs w:val="28"/>
              </w:rPr>
              <w:lastRenderedPageBreak/>
              <w:t>- GV ghi đề bài lên bảng.</w:t>
            </w:r>
          </w:p>
          <w:p w:rsidR="003121A1" w:rsidRPr="00365D26" w:rsidRDefault="003121A1" w:rsidP="00EB1C9E">
            <w:pPr>
              <w:rPr>
                <w:rFonts w:ascii="Times New Roman" w:hAnsi="Times New Roman"/>
                <w:color w:val="000000"/>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HS xác định yêu cầu và ngôi kể.</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Nhận xét</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Hs thảo luận</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HS ghi ý đúng.</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xml:space="preserve"> </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xml:space="preserve">- HS đọc bài và nhận xét </w:t>
            </w:r>
            <w:r w:rsidRPr="00365D26">
              <w:rPr>
                <w:rFonts w:ascii="Times New Roman" w:hAnsi="Times New Roman"/>
                <w:szCs w:val="28"/>
              </w:rPr>
              <w:lastRenderedPageBreak/>
              <w:t>bài làm của mình.</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HS lắng nghe</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Học sinh đọc, chữa bài</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szCs w:val="28"/>
              </w:rPr>
            </w:pPr>
            <w:r w:rsidRPr="00365D26">
              <w:rPr>
                <w:rFonts w:ascii="Times New Roman" w:hAnsi="Times New Roman"/>
                <w:szCs w:val="28"/>
              </w:rPr>
              <w:t xml:space="preserve">- Chữa lỗi </w:t>
            </w:r>
          </w:p>
          <w:p w:rsidR="003121A1" w:rsidRPr="00365D26" w:rsidRDefault="003121A1" w:rsidP="00EB1C9E">
            <w:pPr>
              <w:rPr>
                <w:rFonts w:ascii="Times New Roman" w:hAnsi="Times New Roman"/>
              </w:rPr>
            </w:pPr>
          </w:p>
        </w:tc>
        <w:tc>
          <w:tcPr>
            <w:tcW w:w="3192" w:type="dxa"/>
          </w:tcPr>
          <w:p w:rsidR="003121A1" w:rsidRPr="00365D26" w:rsidRDefault="003121A1" w:rsidP="00EB1C9E">
            <w:pPr>
              <w:spacing w:line="480" w:lineRule="auto"/>
              <w:rPr>
                <w:rFonts w:ascii="Times New Roman" w:hAnsi="Times New Roman"/>
                <w:i/>
                <w:szCs w:val="28"/>
                <w:u w:val="single"/>
              </w:rPr>
            </w:pPr>
            <w:r>
              <w:rPr>
                <w:rFonts w:ascii="Times New Roman" w:hAnsi="Times New Roman"/>
                <w:i/>
                <w:szCs w:val="28"/>
                <w:u w:val="single"/>
              </w:rPr>
              <w:lastRenderedPageBreak/>
              <w:t>A. Trả bài kiểm tra GHK</w:t>
            </w:r>
            <w:r w:rsidRPr="00365D26">
              <w:rPr>
                <w:rFonts w:ascii="Times New Roman" w:hAnsi="Times New Roman"/>
                <w:i/>
                <w:szCs w:val="28"/>
                <w:u w:val="single"/>
              </w:rPr>
              <w:t>.</w:t>
            </w:r>
          </w:p>
          <w:p w:rsidR="003121A1" w:rsidRPr="00365D26" w:rsidRDefault="003121A1" w:rsidP="00EB1C9E">
            <w:pPr>
              <w:jc w:val="center"/>
              <w:rPr>
                <w:rFonts w:ascii="Times New Roman" w:hAnsi="Times New Roman"/>
                <w:b/>
                <w:bCs/>
                <w:i/>
                <w:szCs w:val="28"/>
                <w:u w:val="single"/>
              </w:rPr>
            </w:pPr>
            <w:r w:rsidRPr="00365D26">
              <w:rPr>
                <w:rFonts w:ascii="Times New Roman" w:hAnsi="Times New Roman"/>
                <w:b/>
                <w:bCs/>
                <w:i/>
                <w:szCs w:val="28"/>
                <w:u w:val="single"/>
              </w:rPr>
              <w:t>Đề  bài:</w:t>
            </w:r>
          </w:p>
          <w:p w:rsidR="003121A1" w:rsidRPr="00365D26" w:rsidRDefault="003121A1" w:rsidP="00EB1C9E">
            <w:pPr>
              <w:rPr>
                <w:rFonts w:ascii="Times New Roman" w:hAnsi="Times New Roman"/>
                <w:szCs w:val="28"/>
              </w:rPr>
            </w:pPr>
          </w:p>
          <w:p w:rsidR="003121A1" w:rsidRPr="00365D26" w:rsidRDefault="003121A1" w:rsidP="00EB1C9E">
            <w:pPr>
              <w:rPr>
                <w:rFonts w:ascii="Times New Roman" w:hAnsi="Times New Roman"/>
                <w:i/>
                <w:szCs w:val="28"/>
              </w:rPr>
            </w:pPr>
            <w:r w:rsidRPr="00365D26">
              <w:rPr>
                <w:rFonts w:ascii="Times New Roman" w:hAnsi="Times New Roman"/>
                <w:i/>
                <w:szCs w:val="28"/>
              </w:rPr>
              <w:t>I. Kiểm tra việc chữa bài của học sinh</w:t>
            </w:r>
          </w:p>
          <w:p w:rsidR="003121A1" w:rsidRPr="00365D26" w:rsidRDefault="003121A1" w:rsidP="00EB1C9E">
            <w:pPr>
              <w:rPr>
                <w:rFonts w:ascii="Times New Roman" w:hAnsi="Times New Roman"/>
                <w:szCs w:val="28"/>
              </w:rPr>
            </w:pPr>
            <w:r w:rsidRPr="00365D26">
              <w:rPr>
                <w:rFonts w:ascii="Times New Roman" w:hAnsi="Times New Roman"/>
                <w:szCs w:val="28"/>
              </w:rPr>
              <w:t>- Học sinh kiểm tra lẫn nhau theo nhóm.</w:t>
            </w:r>
          </w:p>
          <w:p w:rsidR="003121A1" w:rsidRPr="00365D26" w:rsidRDefault="003121A1" w:rsidP="00EB1C9E">
            <w:pPr>
              <w:rPr>
                <w:rFonts w:ascii="Times New Roman" w:hAnsi="Times New Roman"/>
                <w:szCs w:val="28"/>
              </w:rPr>
            </w:pPr>
            <w:r w:rsidRPr="00365D26">
              <w:rPr>
                <w:rFonts w:ascii="Times New Roman" w:hAnsi="Times New Roman"/>
                <w:szCs w:val="28"/>
              </w:rPr>
              <w:t>- Giáo viên kiểm tra bài chữa của học sinh.</w:t>
            </w:r>
          </w:p>
          <w:p w:rsidR="003121A1" w:rsidRPr="00365D26" w:rsidRDefault="003121A1" w:rsidP="00EB1C9E">
            <w:pPr>
              <w:rPr>
                <w:rFonts w:ascii="Times New Roman" w:hAnsi="Times New Roman"/>
                <w:szCs w:val="28"/>
              </w:rPr>
            </w:pPr>
            <w:r w:rsidRPr="00365D26">
              <w:rPr>
                <w:rFonts w:ascii="Times New Roman" w:hAnsi="Times New Roman"/>
                <w:szCs w:val="28"/>
              </w:rPr>
              <w:t>- Nhận xét kết quả kiểm tra.</w:t>
            </w:r>
          </w:p>
          <w:p w:rsidR="003121A1" w:rsidRPr="00365D26" w:rsidRDefault="003121A1" w:rsidP="00EB1C9E">
            <w:pPr>
              <w:rPr>
                <w:rFonts w:ascii="Times New Roman" w:hAnsi="Times New Roman"/>
                <w:i/>
                <w:szCs w:val="28"/>
              </w:rPr>
            </w:pPr>
            <w:r w:rsidRPr="00365D26">
              <w:rPr>
                <w:rFonts w:ascii="Times New Roman" w:hAnsi="Times New Roman"/>
                <w:i/>
                <w:szCs w:val="28"/>
              </w:rPr>
              <w:t>II. Nhận xét về kết quả làm bài của học sinh.</w:t>
            </w:r>
          </w:p>
          <w:p w:rsidR="003121A1" w:rsidRPr="00365D26" w:rsidRDefault="003121A1" w:rsidP="00EB1C9E">
            <w:pPr>
              <w:rPr>
                <w:rFonts w:ascii="Times New Roman" w:hAnsi="Times New Roman"/>
                <w:b/>
                <w:bCs/>
                <w:i/>
                <w:iCs/>
                <w:szCs w:val="28"/>
                <w:u w:val="single"/>
              </w:rPr>
            </w:pPr>
            <w:r w:rsidRPr="00365D26">
              <w:rPr>
                <w:rFonts w:ascii="Times New Roman" w:hAnsi="Times New Roman"/>
                <w:b/>
                <w:bCs/>
                <w:szCs w:val="28"/>
                <w:u w:val="single"/>
              </w:rPr>
              <w:t xml:space="preserve">1. </w:t>
            </w:r>
            <w:r w:rsidRPr="00365D26">
              <w:rPr>
                <w:rFonts w:ascii="Times New Roman" w:hAnsi="Times New Roman"/>
                <w:b/>
                <w:bCs/>
                <w:i/>
                <w:iCs/>
                <w:szCs w:val="28"/>
                <w:u w:val="single"/>
              </w:rPr>
              <w:t>Ưu điểm</w:t>
            </w:r>
          </w:p>
          <w:p w:rsidR="003121A1" w:rsidRPr="00365D26" w:rsidRDefault="003121A1" w:rsidP="00EB1C9E">
            <w:pPr>
              <w:rPr>
                <w:rFonts w:ascii="Times New Roman" w:hAnsi="Times New Roman"/>
                <w:szCs w:val="28"/>
              </w:rPr>
            </w:pPr>
            <w:r w:rsidRPr="00365D26">
              <w:rPr>
                <w:rFonts w:ascii="Times New Roman" w:hAnsi="Times New Roman"/>
                <w:szCs w:val="28"/>
              </w:rPr>
              <w:t xml:space="preserve">- Xác định được yêu cầu của đề bài. </w:t>
            </w:r>
          </w:p>
          <w:p w:rsidR="003121A1" w:rsidRPr="00365D26" w:rsidRDefault="003121A1" w:rsidP="00EB1C9E">
            <w:pPr>
              <w:rPr>
                <w:rFonts w:ascii="Times New Roman" w:hAnsi="Times New Roman"/>
                <w:szCs w:val="28"/>
              </w:rPr>
            </w:pPr>
            <w:r w:rsidRPr="00365D26">
              <w:rPr>
                <w:rFonts w:ascii="Times New Roman" w:hAnsi="Times New Roman"/>
                <w:szCs w:val="28"/>
              </w:rPr>
              <w:t>- Bước đầu biết vận dụng phương pháp để giải quyết yêu cầu của đề bài</w:t>
            </w:r>
          </w:p>
          <w:p w:rsidR="003121A1" w:rsidRPr="00365D26" w:rsidRDefault="003121A1" w:rsidP="00EB1C9E">
            <w:pPr>
              <w:rPr>
                <w:rFonts w:ascii="Times New Roman" w:hAnsi="Times New Roman"/>
                <w:szCs w:val="28"/>
              </w:rPr>
            </w:pPr>
            <w:r w:rsidRPr="00365D26">
              <w:rPr>
                <w:rFonts w:ascii="Times New Roman" w:hAnsi="Times New Roman"/>
                <w:szCs w:val="28"/>
              </w:rPr>
              <w:t>- Một số bài làm đạt yêu cầu.</w:t>
            </w:r>
          </w:p>
          <w:p w:rsidR="003121A1" w:rsidRPr="00365D26" w:rsidRDefault="003121A1" w:rsidP="00EB1C9E">
            <w:pPr>
              <w:rPr>
                <w:rFonts w:ascii="Times New Roman" w:hAnsi="Times New Roman"/>
                <w:b/>
                <w:bCs/>
                <w:i/>
                <w:iCs/>
                <w:szCs w:val="28"/>
                <w:u w:val="single"/>
              </w:rPr>
            </w:pPr>
            <w:r w:rsidRPr="00365D26">
              <w:rPr>
                <w:rFonts w:ascii="Times New Roman" w:hAnsi="Times New Roman"/>
                <w:b/>
                <w:bCs/>
                <w:i/>
                <w:iCs/>
                <w:szCs w:val="28"/>
                <w:u w:val="single"/>
              </w:rPr>
              <w:t>2. Hạn chế:</w:t>
            </w:r>
          </w:p>
          <w:p w:rsidR="003121A1" w:rsidRPr="00365D26" w:rsidRDefault="003121A1" w:rsidP="00EB1C9E">
            <w:pPr>
              <w:rPr>
                <w:rFonts w:ascii="Times New Roman" w:hAnsi="Times New Roman"/>
                <w:szCs w:val="28"/>
              </w:rPr>
            </w:pPr>
            <w:r w:rsidRPr="00365D26">
              <w:rPr>
                <w:rFonts w:ascii="Times New Roman" w:hAnsi="Times New Roman"/>
                <w:szCs w:val="28"/>
              </w:rPr>
              <w:t>- Bài viết thiếu tự nhiên, chưa có sự liên kết.</w:t>
            </w:r>
          </w:p>
          <w:p w:rsidR="003121A1" w:rsidRPr="00365D26" w:rsidRDefault="003121A1" w:rsidP="00EB1C9E">
            <w:pPr>
              <w:rPr>
                <w:rFonts w:ascii="Times New Roman" w:hAnsi="Times New Roman"/>
                <w:szCs w:val="28"/>
              </w:rPr>
            </w:pPr>
            <w:r w:rsidRPr="00365D26">
              <w:rPr>
                <w:rFonts w:ascii="Times New Roman" w:hAnsi="Times New Roman"/>
                <w:szCs w:val="28"/>
              </w:rPr>
              <w:t>- Bài kiểm tra văn chưa nêu được cảm nghĩ, tóm tắt sự việc chính trong tác phẩm.</w:t>
            </w:r>
          </w:p>
          <w:p w:rsidR="003121A1" w:rsidRPr="00365D26" w:rsidRDefault="003121A1" w:rsidP="00EB1C9E">
            <w:pPr>
              <w:rPr>
                <w:rFonts w:ascii="Times New Roman" w:hAnsi="Times New Roman"/>
                <w:szCs w:val="28"/>
                <w:lang w:val="nl-NL"/>
              </w:rPr>
            </w:pPr>
            <w:r w:rsidRPr="00365D26">
              <w:rPr>
                <w:rFonts w:ascii="Times New Roman" w:hAnsi="Times New Roman"/>
                <w:szCs w:val="28"/>
                <w:lang w:val="nl-NL"/>
              </w:rPr>
              <w:t>- Nhiều bài viết lan man, rườm rà.</w:t>
            </w:r>
          </w:p>
          <w:p w:rsidR="003121A1" w:rsidRPr="00365D26" w:rsidRDefault="003121A1" w:rsidP="00EB1C9E">
            <w:pPr>
              <w:rPr>
                <w:rFonts w:ascii="Times New Roman" w:hAnsi="Times New Roman"/>
                <w:szCs w:val="28"/>
                <w:lang w:val="nl-NL"/>
              </w:rPr>
            </w:pPr>
            <w:r w:rsidRPr="00365D26">
              <w:rPr>
                <w:rFonts w:ascii="Times New Roman" w:hAnsi="Times New Roman"/>
                <w:szCs w:val="28"/>
                <w:lang w:val="nl-NL"/>
              </w:rPr>
              <w:t>- Lưu ý: diễn đạt, dùng từ.</w:t>
            </w:r>
          </w:p>
          <w:p w:rsidR="003121A1" w:rsidRPr="00365D26" w:rsidRDefault="003121A1" w:rsidP="00EB1C9E">
            <w:pPr>
              <w:rPr>
                <w:rFonts w:ascii="Times New Roman" w:hAnsi="Times New Roman"/>
                <w:szCs w:val="28"/>
              </w:rPr>
            </w:pPr>
            <w:r w:rsidRPr="00365D26">
              <w:rPr>
                <w:rFonts w:ascii="Times New Roman" w:hAnsi="Times New Roman"/>
                <w:szCs w:val="28"/>
              </w:rPr>
              <w:t>- Trình bày, chữ viết cẩu thả.</w:t>
            </w:r>
          </w:p>
          <w:p w:rsidR="003121A1" w:rsidRPr="00365D26" w:rsidRDefault="003121A1" w:rsidP="00EB1C9E">
            <w:pPr>
              <w:rPr>
                <w:rFonts w:ascii="Times New Roman" w:hAnsi="Times New Roman"/>
                <w:b/>
                <w:i/>
                <w:szCs w:val="28"/>
                <w:u w:val="single"/>
              </w:rPr>
            </w:pPr>
            <w:r w:rsidRPr="00365D26">
              <w:rPr>
                <w:rFonts w:ascii="Times New Roman" w:hAnsi="Times New Roman"/>
                <w:b/>
                <w:i/>
                <w:szCs w:val="28"/>
                <w:u w:val="single"/>
              </w:rPr>
              <w:t>3. Học sinh trình bày kết quả chữa lỗi.</w:t>
            </w:r>
          </w:p>
          <w:p w:rsidR="003121A1" w:rsidRPr="00365D26" w:rsidRDefault="003121A1" w:rsidP="00EB1C9E">
            <w:pPr>
              <w:rPr>
                <w:rFonts w:ascii="Times New Roman" w:hAnsi="Times New Roman"/>
                <w:szCs w:val="28"/>
              </w:rPr>
            </w:pPr>
            <w:r w:rsidRPr="00365D26">
              <w:rPr>
                <w:rFonts w:ascii="Times New Roman" w:hAnsi="Times New Roman"/>
                <w:szCs w:val="28"/>
              </w:rPr>
              <w:t>- Dùng từ, diễn đạt:</w:t>
            </w:r>
          </w:p>
          <w:p w:rsidR="003121A1" w:rsidRPr="00365D26" w:rsidRDefault="003121A1" w:rsidP="00EB1C9E">
            <w:pPr>
              <w:rPr>
                <w:rFonts w:ascii="Times New Roman" w:hAnsi="Times New Roman"/>
                <w:szCs w:val="28"/>
              </w:rPr>
            </w:pPr>
            <w:r w:rsidRPr="00365D26">
              <w:rPr>
                <w:rFonts w:ascii="Times New Roman" w:hAnsi="Times New Roman"/>
                <w:szCs w:val="28"/>
              </w:rPr>
              <w:t xml:space="preserve">- Giáo viên nhận xét, đối chiếu với nhật ký chấm, thống nhất cách sửa. </w:t>
            </w:r>
          </w:p>
          <w:p w:rsidR="003121A1" w:rsidRPr="00365D26" w:rsidRDefault="003121A1" w:rsidP="00EB1C9E">
            <w:pPr>
              <w:rPr>
                <w:rFonts w:ascii="Times New Roman" w:hAnsi="Times New Roman"/>
                <w:b/>
                <w:i/>
                <w:szCs w:val="28"/>
                <w:u w:val="single"/>
              </w:rPr>
            </w:pPr>
            <w:r w:rsidRPr="00365D26">
              <w:rPr>
                <w:rFonts w:ascii="Times New Roman" w:hAnsi="Times New Roman"/>
                <w:b/>
                <w:i/>
                <w:szCs w:val="28"/>
                <w:u w:val="single"/>
              </w:rPr>
              <w:t>4. Đọc bài mẫu.</w:t>
            </w:r>
          </w:p>
          <w:p w:rsidR="003121A1" w:rsidRPr="00365D26" w:rsidRDefault="003121A1" w:rsidP="00EB1C9E">
            <w:pPr>
              <w:rPr>
                <w:rFonts w:ascii="Times New Roman" w:hAnsi="Times New Roman"/>
                <w:szCs w:val="28"/>
              </w:rPr>
            </w:pPr>
            <w:r w:rsidRPr="00365D26">
              <w:rPr>
                <w:rFonts w:ascii="Times New Roman" w:hAnsi="Times New Roman"/>
                <w:szCs w:val="28"/>
              </w:rPr>
              <w:t xml:space="preserve">- Học sinh nhận xét bài </w:t>
            </w:r>
            <w:r w:rsidRPr="00365D26">
              <w:rPr>
                <w:rFonts w:ascii="Times New Roman" w:hAnsi="Times New Roman"/>
                <w:szCs w:val="28"/>
              </w:rPr>
              <w:lastRenderedPageBreak/>
              <w:t>viết của bạn.</w:t>
            </w:r>
          </w:p>
          <w:p w:rsidR="003121A1" w:rsidRPr="00365D26" w:rsidRDefault="003121A1" w:rsidP="00EB1C9E">
            <w:pPr>
              <w:rPr>
                <w:rFonts w:ascii="Times New Roman" w:hAnsi="Times New Roman"/>
              </w:rPr>
            </w:pPr>
          </w:p>
        </w:tc>
      </w:tr>
    </w:tbl>
    <w:p w:rsidR="00365D26" w:rsidRDefault="00365D26" w:rsidP="00365D26">
      <w:pPr>
        <w:jc w:val="center"/>
        <w:rPr>
          <w:color w:val="FF0000"/>
          <w:szCs w:val="28"/>
        </w:rPr>
      </w:pPr>
    </w:p>
    <w:p w:rsidR="00365D26" w:rsidRDefault="00365D26" w:rsidP="00365D26">
      <w:pPr>
        <w:jc w:val="center"/>
        <w:rPr>
          <w:color w:val="FF0000"/>
          <w:szCs w:val="28"/>
        </w:rPr>
      </w:pPr>
    </w:p>
    <w:p w:rsidR="00365D26" w:rsidRDefault="00365D26" w:rsidP="005B2A1D">
      <w:pPr>
        <w:rPr>
          <w:color w:val="FF0000"/>
          <w:szCs w:val="28"/>
        </w:rPr>
      </w:pPr>
    </w:p>
    <w:p w:rsidR="00365D26" w:rsidRDefault="00365D26" w:rsidP="00365D26">
      <w:pPr>
        <w:rPr>
          <w:color w:val="FF0000"/>
          <w:szCs w:val="28"/>
        </w:rPr>
      </w:pPr>
    </w:p>
    <w:p w:rsidR="00365D26" w:rsidRDefault="00365D26" w:rsidP="00365D26">
      <w:pPr>
        <w:jc w:val="center"/>
        <w:rPr>
          <w:color w:val="FF0000"/>
          <w:szCs w:val="28"/>
        </w:rPr>
      </w:pPr>
    </w:p>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365D26" w:rsidRDefault="00365D26" w:rsidP="00365D26"/>
    <w:p w:rsidR="005B2A1D" w:rsidRDefault="005133A0" w:rsidP="003C5F36">
      <w:pPr>
        <w:rPr>
          <w:rFonts w:ascii="Times New Roman" w:hAnsi="Times New Roman"/>
          <w:b/>
          <w:szCs w:val="28"/>
        </w:rPr>
      </w:pPr>
      <w:r>
        <w:rPr>
          <w:rFonts w:ascii="Times New Roman" w:hAnsi="Times New Roman"/>
          <w:b/>
          <w:szCs w:val="28"/>
        </w:rPr>
        <w:t>Tiết 71:</w:t>
      </w:r>
    </w:p>
    <w:p w:rsidR="005133A0" w:rsidRDefault="005133A0" w:rsidP="005133A0">
      <w:pPr>
        <w:jc w:val="center"/>
        <w:rPr>
          <w:rFonts w:ascii="Times New Roman" w:hAnsi="Times New Roman"/>
          <w:b/>
          <w:i/>
          <w:sz w:val="52"/>
          <w:szCs w:val="52"/>
        </w:rPr>
      </w:pPr>
      <w:r w:rsidRPr="005133A0">
        <w:rPr>
          <w:rFonts w:ascii="Times New Roman" w:hAnsi="Times New Roman"/>
          <w:b/>
          <w:i/>
          <w:sz w:val="52"/>
          <w:szCs w:val="52"/>
        </w:rPr>
        <w:t>Hoạt động Ngữ văn: Sân khấu hóa tác phẩm văn học</w:t>
      </w:r>
    </w:p>
    <w:p w:rsidR="005133A0" w:rsidRPr="00365D26" w:rsidRDefault="005133A0" w:rsidP="005133A0">
      <w:pPr>
        <w:spacing w:before="60" w:after="60" w:line="312" w:lineRule="auto"/>
        <w:rPr>
          <w:rFonts w:ascii="Times New Roman" w:hAnsi="Times New Roman"/>
          <w:b/>
          <w:szCs w:val="28"/>
          <w:lang w:val="nl-NL"/>
        </w:rPr>
      </w:pPr>
      <w:r>
        <w:rPr>
          <w:rFonts w:ascii="Times New Roman" w:hAnsi="Times New Roman"/>
          <w:szCs w:val="28"/>
        </w:rPr>
        <w:t xml:space="preserve">I. </w:t>
      </w:r>
      <w:r w:rsidRPr="00365D26">
        <w:rPr>
          <w:rFonts w:ascii="Times New Roman" w:hAnsi="Times New Roman"/>
          <w:b/>
          <w:szCs w:val="28"/>
          <w:lang w:val="nl-NL"/>
        </w:rPr>
        <w:t>I.</w:t>
      </w:r>
      <w:r>
        <w:rPr>
          <w:rFonts w:ascii="Times New Roman" w:hAnsi="Times New Roman"/>
          <w:b/>
          <w:szCs w:val="28"/>
          <w:lang w:val="nl-NL"/>
        </w:rPr>
        <w:t xml:space="preserve"> </w:t>
      </w:r>
      <w:r w:rsidRPr="00365D26">
        <w:rPr>
          <w:rFonts w:ascii="Times New Roman" w:hAnsi="Times New Roman"/>
          <w:b/>
          <w:szCs w:val="28"/>
          <w:lang w:val="nl-NL"/>
        </w:rPr>
        <w:t>Mục ti</w:t>
      </w:r>
      <w:r>
        <w:rPr>
          <w:rFonts w:ascii="Times New Roman" w:hAnsi="Times New Roman"/>
          <w:b/>
          <w:szCs w:val="28"/>
          <w:lang w:val="nl-NL"/>
        </w:rPr>
        <w:t>ê</w:t>
      </w:r>
      <w:r w:rsidRPr="00365D26">
        <w:rPr>
          <w:rFonts w:ascii="Times New Roman" w:hAnsi="Times New Roman"/>
          <w:b/>
          <w:szCs w:val="28"/>
          <w:lang w:val="nl-NL"/>
        </w:rPr>
        <w:t>u bài học:</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1. Về kiến thức :</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Củng</w:t>
      </w:r>
      <w:r>
        <w:rPr>
          <w:rFonts w:ascii="Times New Roman" w:hAnsi="Times New Roman"/>
          <w:szCs w:val="28"/>
          <w:lang w:val="nl-NL"/>
        </w:rPr>
        <w:t xml:space="preserve"> cố kiến thức, khơi gợi sự hứng thú với tác phẩm văn học</w:t>
      </w:r>
      <w:r w:rsidRPr="00365D26">
        <w:rPr>
          <w:rFonts w:ascii="Times New Roman" w:hAnsi="Times New Roman"/>
          <w:szCs w:val="28"/>
          <w:lang w:val="nl-NL"/>
        </w:rPr>
        <w:t xml:space="preserve"> cho học sinh</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2. Về kỹ năng :</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quan sát, suy nghĩ độc lập của h/s.</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x</w:t>
      </w:r>
      <w:r>
        <w:rPr>
          <w:rFonts w:ascii="Times New Roman" w:hAnsi="Times New Roman"/>
          <w:szCs w:val="28"/>
          <w:lang w:val="nl-NL"/>
        </w:rPr>
        <w:t>ây dựng bố cục văn bản</w:t>
      </w:r>
      <w:r w:rsidRPr="00365D26">
        <w:rPr>
          <w:rFonts w:ascii="Times New Roman" w:hAnsi="Times New Roman"/>
          <w:szCs w:val="28"/>
          <w:lang w:val="nl-NL"/>
        </w:rPr>
        <w:t>.</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Tạo điểu kiện cho h/s mạnh dạn suy nghĩ, phát biểu</w:t>
      </w:r>
      <w:r>
        <w:rPr>
          <w:rFonts w:ascii="Times New Roman" w:hAnsi="Times New Roman"/>
          <w:szCs w:val="28"/>
          <w:lang w:val="nl-NL"/>
        </w:rPr>
        <w:t>, sáng tạo</w:t>
      </w:r>
      <w:r w:rsidRPr="00365D26">
        <w:rPr>
          <w:rFonts w:ascii="Times New Roman" w:hAnsi="Times New Roman"/>
          <w:szCs w:val="28"/>
          <w:lang w:val="nl-NL"/>
        </w:rPr>
        <w:t>.</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3. Về thái độ:</w:t>
      </w:r>
    </w:p>
    <w:p w:rsidR="005133A0" w:rsidRPr="00365D26" w:rsidRDefault="005133A0" w:rsidP="005133A0">
      <w:pPr>
        <w:spacing w:before="60" w:after="60" w:line="312" w:lineRule="auto"/>
        <w:ind w:firstLine="720"/>
        <w:rPr>
          <w:rFonts w:ascii="Times New Roman" w:hAnsi="Times New Roman"/>
          <w:szCs w:val="28"/>
          <w:lang w:val="pt-BR"/>
        </w:rPr>
      </w:pPr>
      <w:r w:rsidRPr="00365D26">
        <w:rPr>
          <w:rFonts w:ascii="Times New Roman" w:hAnsi="Times New Roman"/>
          <w:szCs w:val="28"/>
          <w:lang w:val="pt-BR"/>
        </w:rPr>
        <w:t>- Có ý thức học tập bộ môn</w:t>
      </w:r>
    </w:p>
    <w:p w:rsidR="005133A0" w:rsidRPr="00365D26" w:rsidRDefault="005133A0" w:rsidP="005133A0">
      <w:pPr>
        <w:spacing w:before="60" w:after="60" w:line="312" w:lineRule="auto"/>
        <w:rPr>
          <w:rFonts w:ascii="Times New Roman" w:hAnsi="Times New Roman"/>
          <w:b/>
          <w:szCs w:val="28"/>
        </w:rPr>
      </w:pPr>
      <w:r w:rsidRPr="00365D26">
        <w:rPr>
          <w:rFonts w:ascii="Times New Roman" w:hAnsi="Times New Roman"/>
          <w:b/>
          <w:szCs w:val="28"/>
        </w:rPr>
        <w:t>II.</w:t>
      </w:r>
      <w:r>
        <w:rPr>
          <w:rFonts w:ascii="Times New Roman" w:hAnsi="Times New Roman"/>
          <w:b/>
          <w:szCs w:val="28"/>
        </w:rPr>
        <w:t xml:space="preserve"> </w:t>
      </w:r>
      <w:r w:rsidRPr="00365D26">
        <w:rPr>
          <w:rFonts w:ascii="Times New Roman" w:hAnsi="Times New Roman"/>
          <w:b/>
          <w:szCs w:val="28"/>
        </w:rPr>
        <w:t>Chuẩn bị:</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 theo yêu cầu </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 Tìm hiểu quan</w:t>
      </w:r>
      <w:r>
        <w:rPr>
          <w:rFonts w:ascii="Times New Roman" w:hAnsi="Times New Roman"/>
          <w:szCs w:val="28"/>
        </w:rPr>
        <w:t xml:space="preserve"> sát, chuyển thể tác phẩm văn học</w:t>
      </w:r>
      <w:r w:rsidRPr="00365D26">
        <w:rPr>
          <w:rFonts w:ascii="Times New Roman" w:hAnsi="Times New Roman"/>
          <w:szCs w:val="28"/>
        </w:rPr>
        <w:t xml:space="preserve"> ở nhà.</w:t>
      </w:r>
    </w:p>
    <w:p w:rsidR="005133A0" w:rsidRPr="00365D26" w:rsidRDefault="005133A0" w:rsidP="005133A0">
      <w:pPr>
        <w:spacing w:line="312" w:lineRule="auto"/>
        <w:jc w:val="both"/>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IV.Tiến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r w:rsidRPr="00365D26">
        <w:rPr>
          <w:rFonts w:ascii="Times New Roman" w:hAnsi="Times New Roman"/>
          <w:szCs w:val="28"/>
        </w:rPr>
        <w:br/>
      </w:r>
      <w:r>
        <w:rPr>
          <w:rFonts w:ascii="Times New Roman" w:hAnsi="Times New Roman"/>
          <w:b/>
          <w:szCs w:val="28"/>
        </w:rPr>
        <w:t xml:space="preserve">           </w:t>
      </w:r>
      <w:r w:rsidRPr="00365D26">
        <w:rPr>
          <w:rFonts w:ascii="Times New Roman" w:hAnsi="Times New Roman"/>
          <w:b/>
          <w:szCs w:val="28"/>
        </w:rPr>
        <w:br/>
      </w:r>
      <w:r>
        <w:rPr>
          <w:rFonts w:ascii="Times New Roman" w:hAnsi="Times New Roman"/>
          <w:b/>
          <w:szCs w:val="28"/>
        </w:rPr>
        <w:t xml:space="preserve">           </w:t>
      </w:r>
      <w:r w:rsidRPr="00365D26">
        <w:rPr>
          <w:rFonts w:ascii="Times New Roman" w:hAnsi="Times New Roman"/>
          <w:b/>
          <w:szCs w:val="28"/>
        </w:rPr>
        <w:t>Giới thiệu và dạy bài học mới</w:t>
      </w:r>
    </w:p>
    <w:p w:rsidR="005133A0" w:rsidRPr="00365D26" w:rsidRDefault="005133A0" w:rsidP="005133A0">
      <w:pPr>
        <w:spacing w:before="60" w:after="60" w:line="312" w:lineRule="auto"/>
        <w:ind w:firstLine="720"/>
        <w:rPr>
          <w:rFonts w:ascii="Times New Roman" w:hAnsi="Times New Roman"/>
          <w:szCs w:val="28"/>
        </w:rPr>
      </w:pPr>
      <w:r>
        <w:rPr>
          <w:rFonts w:ascii="Times New Roman" w:hAnsi="Times New Roman"/>
          <w:szCs w:val="28"/>
        </w:rPr>
        <w:t>Để giúp các em có thêm cơ hội tiếp xúc</w:t>
      </w:r>
      <w:r w:rsidRPr="00365D26">
        <w:rPr>
          <w:rFonts w:ascii="Times New Roman" w:hAnsi="Times New Roman"/>
          <w:szCs w:val="28"/>
        </w:rPr>
        <w:t xml:space="preserve"> văn bản</w:t>
      </w:r>
      <w:r>
        <w:rPr>
          <w:rFonts w:ascii="Times New Roman" w:hAnsi="Times New Roman"/>
          <w:szCs w:val="28"/>
        </w:rPr>
        <w:t xml:space="preserve"> ở một khía cạnh sáng tạo cá nhân và cảm nhận riêng</w:t>
      </w:r>
      <w:r w:rsidRPr="00365D26">
        <w:rPr>
          <w:rFonts w:ascii="Times New Roman" w:hAnsi="Times New Roman"/>
          <w:szCs w:val="28"/>
        </w:rPr>
        <w:t xml:space="preserve">, tiết hôm nay cô </w:t>
      </w:r>
      <w:r>
        <w:rPr>
          <w:rFonts w:ascii="Times New Roman" w:hAnsi="Times New Roman"/>
          <w:szCs w:val="28"/>
        </w:rPr>
        <w:t>cùng các em trình bày kết quả hoạt động sân khấu hóa tác phẩm văn học.</w:t>
      </w:r>
    </w:p>
    <w:p w:rsidR="005133A0" w:rsidRPr="00365D26" w:rsidRDefault="005133A0" w:rsidP="005133A0">
      <w:pPr>
        <w:tabs>
          <w:tab w:val="left" w:pos="60"/>
        </w:tabs>
        <w:spacing w:line="312" w:lineRule="auto"/>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sidRPr="00365D26">
        <w:rPr>
          <w:rFonts w:ascii="Times New Roman" w:hAnsi="Times New Roman"/>
          <w:szCs w:val="28"/>
        </w:rPr>
        <w:t>Hướng dẫn học sinh t</w:t>
      </w:r>
      <w:r>
        <w:rPr>
          <w:rFonts w:ascii="Times New Roman" w:hAnsi="Times New Roman"/>
          <w:szCs w:val="28"/>
        </w:rPr>
        <w:t>rình bày</w:t>
      </w:r>
      <w:r w:rsidRPr="00365D26">
        <w:rPr>
          <w:rFonts w:ascii="Times New Roman" w:hAnsi="Times New Roman"/>
          <w:szCs w:val="28"/>
        </w:rPr>
        <w:t xml:space="preserve"> trước lớp.</w:t>
      </w:r>
    </w:p>
    <w:p w:rsidR="005133A0" w:rsidRPr="00365D26" w:rsidRDefault="005133A0" w:rsidP="005133A0">
      <w:pPr>
        <w:spacing w:before="60" w:after="60" w:line="312" w:lineRule="auto"/>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lang w:val="nl-NL"/>
        </w:rPr>
        <w:t>Củng</w:t>
      </w:r>
      <w:r>
        <w:rPr>
          <w:rFonts w:ascii="Times New Roman" w:hAnsi="Times New Roman"/>
          <w:szCs w:val="28"/>
          <w:lang w:val="nl-NL"/>
        </w:rPr>
        <w:t xml:space="preserve"> cố kiến thức về văn bản</w:t>
      </w:r>
      <w:r w:rsidRPr="00365D26">
        <w:rPr>
          <w:rFonts w:ascii="Times New Roman" w:hAnsi="Times New Roman"/>
          <w:szCs w:val="28"/>
          <w:lang w:val="nl-NL"/>
        </w:rPr>
        <w:t xml:space="preserve"> cho học sinh, rèn khả năng</w:t>
      </w:r>
      <w:r>
        <w:rPr>
          <w:rFonts w:ascii="Times New Roman" w:hAnsi="Times New Roman"/>
          <w:szCs w:val="28"/>
          <w:lang w:val="nl-NL"/>
        </w:rPr>
        <w:t xml:space="preserve"> sáng tạo và</w:t>
      </w:r>
      <w:r w:rsidRPr="00365D26">
        <w:rPr>
          <w:rFonts w:ascii="Times New Roman" w:hAnsi="Times New Roman"/>
          <w:szCs w:val="28"/>
          <w:lang w:val="nl-NL"/>
        </w:rPr>
        <w:t xml:space="preserve"> nói trước lớp của học sinh.</w:t>
      </w:r>
    </w:p>
    <w:p w:rsidR="005133A0" w:rsidRPr="00365D26" w:rsidRDefault="005133A0" w:rsidP="005133A0">
      <w:pPr>
        <w:tabs>
          <w:tab w:val="left" w:pos="60"/>
        </w:tabs>
        <w:spacing w:line="312" w:lineRule="auto"/>
        <w:jc w:val="both"/>
        <w:rPr>
          <w:rFonts w:ascii="Times New Roman" w:hAnsi="Times New Roman"/>
          <w:b/>
          <w:szCs w:val="28"/>
        </w:rPr>
      </w:pPr>
      <w:r w:rsidRPr="00365D26">
        <w:rPr>
          <w:rFonts w:ascii="Times New Roman" w:hAnsi="Times New Roman"/>
          <w:b/>
          <w:szCs w:val="28"/>
        </w:rPr>
        <w:t xml:space="preserve">+ Phương pháp: </w:t>
      </w:r>
      <w:r>
        <w:rPr>
          <w:rFonts w:ascii="Times New Roman" w:hAnsi="Times New Roman"/>
          <w:szCs w:val="28"/>
        </w:rPr>
        <w:t>Thuyết trình</w:t>
      </w:r>
    </w:p>
    <w:p w:rsidR="005133A0" w:rsidRPr="00365D26" w:rsidRDefault="005133A0" w:rsidP="005133A0">
      <w:pPr>
        <w:tabs>
          <w:tab w:val="left" w:pos="60"/>
        </w:tabs>
        <w:spacing w:line="312" w:lineRule="auto"/>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5133A0" w:rsidRPr="00365D26" w:rsidRDefault="005133A0" w:rsidP="005133A0">
      <w:pPr>
        <w:spacing w:line="312" w:lineRule="auto"/>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40</w:t>
      </w:r>
      <w:r w:rsidRPr="00365D26">
        <w:rPr>
          <w:rFonts w:ascii="Times New Roman" w:hAnsi="Times New Roman"/>
          <w:szCs w:val="28"/>
        </w:rPr>
        <w:t xml:space="preserve"> ph</w:t>
      </w:r>
      <w:r>
        <w:rPr>
          <w:rFonts w:ascii="Times New Roman" w:hAnsi="Times New Roman"/>
          <w:szCs w:val="28"/>
        </w:rPr>
        <w:t>ú</w:t>
      </w:r>
      <w:r w:rsidRPr="00365D26">
        <w:rPr>
          <w:rFonts w:ascii="Times New Roman" w:hAnsi="Times New Roman"/>
          <w:szCs w:val="28"/>
        </w:rPr>
        <w:t>t</w:t>
      </w:r>
    </w:p>
    <w:p w:rsidR="005133A0" w:rsidRDefault="005133A0" w:rsidP="005133A0">
      <w:pPr>
        <w:rPr>
          <w:rFonts w:ascii="Times New Roman" w:hAnsi="Times New Roman"/>
          <w:szCs w:val="28"/>
        </w:rPr>
      </w:pPr>
    </w:p>
    <w:p w:rsidR="005133A0" w:rsidRDefault="005133A0" w:rsidP="005133A0">
      <w:pPr>
        <w:rPr>
          <w:rFonts w:ascii="Times New Roman" w:hAnsi="Times New Roman"/>
          <w:szCs w:val="28"/>
        </w:rPr>
      </w:pPr>
    </w:p>
    <w:p w:rsidR="005133A0" w:rsidRDefault="005133A0" w:rsidP="005133A0"/>
    <w:p w:rsidR="005133A0" w:rsidRDefault="005133A0" w:rsidP="005133A0">
      <w:pPr>
        <w:rPr>
          <w:rFonts w:ascii="Times New Roman" w:hAnsi="Times New Roman"/>
          <w:b/>
          <w:szCs w:val="28"/>
        </w:rPr>
      </w:pPr>
      <w:r>
        <w:rPr>
          <w:rFonts w:ascii="Times New Roman" w:hAnsi="Times New Roman"/>
          <w:b/>
          <w:szCs w:val="28"/>
        </w:rPr>
        <w:t>Tiết 72:</w:t>
      </w:r>
    </w:p>
    <w:p w:rsidR="005133A0" w:rsidRDefault="005133A0" w:rsidP="005133A0">
      <w:pPr>
        <w:jc w:val="center"/>
        <w:rPr>
          <w:rFonts w:ascii="Times New Roman" w:hAnsi="Times New Roman"/>
          <w:b/>
          <w:i/>
          <w:sz w:val="52"/>
          <w:szCs w:val="52"/>
        </w:rPr>
      </w:pPr>
      <w:r w:rsidRPr="005133A0">
        <w:rPr>
          <w:rFonts w:ascii="Times New Roman" w:hAnsi="Times New Roman"/>
          <w:b/>
          <w:i/>
          <w:sz w:val="52"/>
          <w:szCs w:val="52"/>
        </w:rPr>
        <w:t>Hoạt động Ngữ vă</w:t>
      </w:r>
      <w:r>
        <w:rPr>
          <w:rFonts w:ascii="Times New Roman" w:hAnsi="Times New Roman"/>
          <w:b/>
          <w:i/>
          <w:sz w:val="52"/>
          <w:szCs w:val="52"/>
        </w:rPr>
        <w:t>n: Xem phim</w:t>
      </w:r>
    </w:p>
    <w:p w:rsidR="005133A0" w:rsidRPr="00365D26" w:rsidRDefault="005133A0" w:rsidP="005133A0">
      <w:pPr>
        <w:spacing w:before="60" w:after="60" w:line="312" w:lineRule="auto"/>
        <w:rPr>
          <w:rFonts w:ascii="Times New Roman" w:hAnsi="Times New Roman"/>
          <w:b/>
          <w:szCs w:val="28"/>
          <w:lang w:val="nl-NL"/>
        </w:rPr>
      </w:pPr>
      <w:r>
        <w:rPr>
          <w:rFonts w:ascii="Times New Roman" w:hAnsi="Times New Roman"/>
          <w:szCs w:val="28"/>
        </w:rPr>
        <w:t xml:space="preserve">I. </w:t>
      </w:r>
      <w:r w:rsidRPr="00365D26">
        <w:rPr>
          <w:rFonts w:ascii="Times New Roman" w:hAnsi="Times New Roman"/>
          <w:b/>
          <w:szCs w:val="28"/>
          <w:lang w:val="nl-NL"/>
        </w:rPr>
        <w:t>I.</w:t>
      </w:r>
      <w:r>
        <w:rPr>
          <w:rFonts w:ascii="Times New Roman" w:hAnsi="Times New Roman"/>
          <w:b/>
          <w:szCs w:val="28"/>
          <w:lang w:val="nl-NL"/>
        </w:rPr>
        <w:t xml:space="preserve"> </w:t>
      </w:r>
      <w:r w:rsidRPr="00365D26">
        <w:rPr>
          <w:rFonts w:ascii="Times New Roman" w:hAnsi="Times New Roman"/>
          <w:b/>
          <w:szCs w:val="28"/>
          <w:lang w:val="nl-NL"/>
        </w:rPr>
        <w:t>Mục ti</w:t>
      </w:r>
      <w:r>
        <w:rPr>
          <w:rFonts w:ascii="Times New Roman" w:hAnsi="Times New Roman"/>
          <w:b/>
          <w:szCs w:val="28"/>
          <w:lang w:val="nl-NL"/>
        </w:rPr>
        <w:t>ê</w:t>
      </w:r>
      <w:r w:rsidRPr="00365D26">
        <w:rPr>
          <w:rFonts w:ascii="Times New Roman" w:hAnsi="Times New Roman"/>
          <w:b/>
          <w:szCs w:val="28"/>
          <w:lang w:val="nl-NL"/>
        </w:rPr>
        <w:t>u bài học:</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1. Về kiến thức :</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Củng</w:t>
      </w:r>
      <w:r>
        <w:rPr>
          <w:rFonts w:ascii="Times New Roman" w:hAnsi="Times New Roman"/>
          <w:szCs w:val="28"/>
          <w:lang w:val="nl-NL"/>
        </w:rPr>
        <w:t xml:space="preserve"> cố kiến thức, khơi gợi sự hứng thú với tác phẩm văn học</w:t>
      </w:r>
      <w:r w:rsidRPr="00365D26">
        <w:rPr>
          <w:rFonts w:ascii="Times New Roman" w:hAnsi="Times New Roman"/>
          <w:szCs w:val="28"/>
          <w:lang w:val="nl-NL"/>
        </w:rPr>
        <w:t xml:space="preserve"> cho học sinh</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2. Về kỹ năng :</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quan sát, suy nghĩ độc lập của h/s.</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Rèn luyện khả năng x</w:t>
      </w:r>
      <w:r>
        <w:rPr>
          <w:rFonts w:ascii="Times New Roman" w:hAnsi="Times New Roman"/>
          <w:szCs w:val="28"/>
          <w:lang w:val="nl-NL"/>
        </w:rPr>
        <w:t>ây dựng bố cục văn bản</w:t>
      </w:r>
      <w:r w:rsidRPr="00365D26">
        <w:rPr>
          <w:rFonts w:ascii="Times New Roman" w:hAnsi="Times New Roman"/>
          <w:szCs w:val="28"/>
          <w:lang w:val="nl-NL"/>
        </w:rPr>
        <w:t>.</w:t>
      </w:r>
    </w:p>
    <w:p w:rsidR="005133A0" w:rsidRPr="00365D26" w:rsidRDefault="005133A0" w:rsidP="005133A0">
      <w:pPr>
        <w:spacing w:before="60" w:after="60" w:line="312" w:lineRule="auto"/>
        <w:ind w:firstLine="720"/>
        <w:rPr>
          <w:rFonts w:ascii="Times New Roman" w:hAnsi="Times New Roman"/>
          <w:szCs w:val="28"/>
          <w:lang w:val="nl-NL"/>
        </w:rPr>
      </w:pPr>
      <w:r w:rsidRPr="00365D26">
        <w:rPr>
          <w:rFonts w:ascii="Times New Roman" w:hAnsi="Times New Roman"/>
          <w:szCs w:val="28"/>
          <w:lang w:val="nl-NL"/>
        </w:rPr>
        <w:t>- Tạo điểu kiện cho h/s mạnh dạn suy nghĩ, phát biểu</w:t>
      </w:r>
      <w:r>
        <w:rPr>
          <w:rFonts w:ascii="Times New Roman" w:hAnsi="Times New Roman"/>
          <w:szCs w:val="28"/>
          <w:lang w:val="nl-NL"/>
        </w:rPr>
        <w:t>, sáng tạo</w:t>
      </w:r>
      <w:r w:rsidRPr="00365D26">
        <w:rPr>
          <w:rFonts w:ascii="Times New Roman" w:hAnsi="Times New Roman"/>
          <w:szCs w:val="28"/>
          <w:lang w:val="nl-NL"/>
        </w:rPr>
        <w:t>.</w:t>
      </w:r>
    </w:p>
    <w:p w:rsidR="005133A0" w:rsidRPr="00365D26" w:rsidRDefault="005133A0" w:rsidP="005133A0">
      <w:pPr>
        <w:spacing w:before="60" w:after="60" w:line="312" w:lineRule="auto"/>
        <w:rPr>
          <w:rFonts w:ascii="Times New Roman" w:hAnsi="Times New Roman"/>
          <w:b/>
          <w:szCs w:val="28"/>
          <w:lang w:val="nl-NL"/>
        </w:rPr>
      </w:pPr>
      <w:r w:rsidRPr="00365D26">
        <w:rPr>
          <w:rFonts w:ascii="Times New Roman" w:hAnsi="Times New Roman"/>
          <w:b/>
          <w:szCs w:val="28"/>
          <w:lang w:val="nl-NL"/>
        </w:rPr>
        <w:t xml:space="preserve">  3. Về thái độ:</w:t>
      </w:r>
    </w:p>
    <w:p w:rsidR="005133A0" w:rsidRPr="00365D26" w:rsidRDefault="005133A0" w:rsidP="005133A0">
      <w:pPr>
        <w:spacing w:before="60" w:after="60" w:line="312" w:lineRule="auto"/>
        <w:ind w:firstLine="720"/>
        <w:rPr>
          <w:rFonts w:ascii="Times New Roman" w:hAnsi="Times New Roman"/>
          <w:szCs w:val="28"/>
          <w:lang w:val="pt-BR"/>
        </w:rPr>
      </w:pPr>
      <w:r w:rsidRPr="00365D26">
        <w:rPr>
          <w:rFonts w:ascii="Times New Roman" w:hAnsi="Times New Roman"/>
          <w:szCs w:val="28"/>
          <w:lang w:val="pt-BR"/>
        </w:rPr>
        <w:t>- Có ý thức học tập bộ môn</w:t>
      </w:r>
    </w:p>
    <w:p w:rsidR="005133A0" w:rsidRPr="00365D26" w:rsidRDefault="005133A0" w:rsidP="005133A0">
      <w:pPr>
        <w:spacing w:before="60" w:after="60" w:line="312" w:lineRule="auto"/>
        <w:rPr>
          <w:rFonts w:ascii="Times New Roman" w:hAnsi="Times New Roman"/>
          <w:b/>
          <w:szCs w:val="28"/>
        </w:rPr>
      </w:pPr>
      <w:r w:rsidRPr="00365D26">
        <w:rPr>
          <w:rFonts w:ascii="Times New Roman" w:hAnsi="Times New Roman"/>
          <w:b/>
          <w:szCs w:val="28"/>
        </w:rPr>
        <w:t>II.</w:t>
      </w:r>
      <w:r>
        <w:rPr>
          <w:rFonts w:ascii="Times New Roman" w:hAnsi="Times New Roman"/>
          <w:b/>
          <w:szCs w:val="28"/>
        </w:rPr>
        <w:t xml:space="preserve"> </w:t>
      </w:r>
      <w:r w:rsidRPr="00365D26">
        <w:rPr>
          <w:rFonts w:ascii="Times New Roman" w:hAnsi="Times New Roman"/>
          <w:b/>
          <w:szCs w:val="28"/>
        </w:rPr>
        <w:t>Chuẩn bị:</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 xml:space="preserve">  1. </w:t>
      </w:r>
      <w:r>
        <w:rPr>
          <w:rFonts w:ascii="Times New Roman" w:hAnsi="Times New Roman"/>
          <w:b/>
          <w:szCs w:val="28"/>
        </w:rPr>
        <w:t>Giáo viên</w:t>
      </w:r>
      <w:r w:rsidRPr="00365D26">
        <w:rPr>
          <w:rFonts w:ascii="Times New Roman" w:hAnsi="Times New Roman"/>
          <w:b/>
          <w:szCs w:val="28"/>
        </w:rPr>
        <w:t>:</w:t>
      </w:r>
      <w:r w:rsidRPr="00365D26">
        <w:rPr>
          <w:rFonts w:ascii="Times New Roman" w:hAnsi="Times New Roman"/>
          <w:szCs w:val="28"/>
        </w:rPr>
        <w:t xml:space="preserve"> Soạn bài theo yêu cầu </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 xml:space="preserve">  2. Học sinh</w:t>
      </w:r>
      <w:r w:rsidRPr="00365D26">
        <w:rPr>
          <w:rFonts w:ascii="Times New Roman" w:hAnsi="Times New Roman"/>
          <w:szCs w:val="28"/>
        </w:rPr>
        <w:t xml:space="preserve"> : Tìm hiểu quan</w:t>
      </w:r>
      <w:r>
        <w:rPr>
          <w:rFonts w:ascii="Times New Roman" w:hAnsi="Times New Roman"/>
          <w:szCs w:val="28"/>
        </w:rPr>
        <w:t xml:space="preserve"> sát</w:t>
      </w:r>
      <w:r w:rsidRPr="00365D26">
        <w:rPr>
          <w:rFonts w:ascii="Times New Roman" w:hAnsi="Times New Roman"/>
          <w:szCs w:val="28"/>
        </w:rPr>
        <w:t>.</w:t>
      </w:r>
    </w:p>
    <w:p w:rsidR="005133A0" w:rsidRPr="00365D26" w:rsidRDefault="005133A0" w:rsidP="005133A0">
      <w:pPr>
        <w:spacing w:line="312" w:lineRule="auto"/>
        <w:jc w:val="both"/>
        <w:rPr>
          <w:rFonts w:ascii="Times New Roman" w:hAnsi="Times New Roman"/>
          <w:b/>
          <w:szCs w:val="28"/>
        </w:rPr>
      </w:pPr>
      <w:r w:rsidRPr="00365D26">
        <w:rPr>
          <w:rFonts w:ascii="Times New Roman" w:hAnsi="Times New Roman"/>
          <w:b/>
          <w:szCs w:val="28"/>
        </w:rPr>
        <w:t>III.</w:t>
      </w:r>
      <w:r>
        <w:rPr>
          <w:rFonts w:ascii="Times New Roman" w:hAnsi="Times New Roman"/>
          <w:b/>
          <w:szCs w:val="28"/>
        </w:rPr>
        <w:t xml:space="preserve"> </w:t>
      </w:r>
      <w:r w:rsidRPr="00365D26">
        <w:rPr>
          <w:rFonts w:ascii="Times New Roman" w:hAnsi="Times New Roman"/>
          <w:b/>
          <w:szCs w:val="28"/>
        </w:rPr>
        <w:t xml:space="preserve">Phương pháp dạy học:  </w:t>
      </w:r>
      <w:r w:rsidRPr="00365D26">
        <w:rPr>
          <w:rFonts w:ascii="Times New Roman" w:hAnsi="Times New Roman"/>
          <w:szCs w:val="28"/>
        </w:rPr>
        <w:t>Vấn đáp, thảo luận, thuyết tr</w:t>
      </w:r>
      <w:r>
        <w:rPr>
          <w:rFonts w:ascii="Times New Roman" w:hAnsi="Times New Roman"/>
          <w:szCs w:val="28"/>
        </w:rPr>
        <w:t>ì</w:t>
      </w:r>
      <w:r w:rsidRPr="00365D26">
        <w:rPr>
          <w:rFonts w:ascii="Times New Roman" w:hAnsi="Times New Roman"/>
          <w:szCs w:val="28"/>
        </w:rPr>
        <w:t>nh</w:t>
      </w:r>
    </w:p>
    <w:p w:rsidR="005133A0" w:rsidRPr="00365D26" w:rsidRDefault="005133A0" w:rsidP="005133A0">
      <w:pPr>
        <w:spacing w:before="60" w:after="60" w:line="312" w:lineRule="auto"/>
        <w:rPr>
          <w:rFonts w:ascii="Times New Roman" w:hAnsi="Times New Roman"/>
          <w:szCs w:val="28"/>
        </w:rPr>
      </w:pPr>
      <w:r w:rsidRPr="00365D26">
        <w:rPr>
          <w:rFonts w:ascii="Times New Roman" w:hAnsi="Times New Roman"/>
          <w:b/>
          <w:szCs w:val="28"/>
        </w:rPr>
        <w:t>IV.Tiến tr</w:t>
      </w:r>
      <w:r>
        <w:rPr>
          <w:rFonts w:ascii="Times New Roman" w:hAnsi="Times New Roman"/>
          <w:b/>
          <w:szCs w:val="28"/>
        </w:rPr>
        <w:t>ì</w:t>
      </w:r>
      <w:r w:rsidRPr="00365D26">
        <w:rPr>
          <w:rFonts w:ascii="Times New Roman" w:hAnsi="Times New Roman"/>
          <w:b/>
          <w:szCs w:val="28"/>
        </w:rPr>
        <w:t>nh dạy học:</w:t>
      </w:r>
      <w:r w:rsidRPr="00365D26">
        <w:rPr>
          <w:rFonts w:ascii="Times New Roman" w:hAnsi="Times New Roman"/>
          <w:b/>
          <w:szCs w:val="28"/>
        </w:rPr>
        <w:br/>
      </w:r>
      <w:r>
        <w:rPr>
          <w:rFonts w:ascii="Times New Roman" w:hAnsi="Times New Roman"/>
          <w:b/>
          <w:szCs w:val="28"/>
        </w:rPr>
        <w:t>HOẠT ĐỘNG 1: KHỞI ĐỘNG</w:t>
      </w:r>
      <w:r w:rsidRPr="00365D26">
        <w:rPr>
          <w:rFonts w:ascii="Times New Roman" w:hAnsi="Times New Roman"/>
          <w:szCs w:val="28"/>
        </w:rPr>
        <w:br/>
      </w:r>
      <w:r>
        <w:rPr>
          <w:rFonts w:ascii="Times New Roman" w:hAnsi="Times New Roman"/>
          <w:b/>
          <w:szCs w:val="28"/>
        </w:rPr>
        <w:t xml:space="preserve">           </w:t>
      </w:r>
      <w:r w:rsidRPr="00365D26">
        <w:rPr>
          <w:rFonts w:ascii="Times New Roman" w:hAnsi="Times New Roman"/>
          <w:b/>
          <w:szCs w:val="28"/>
        </w:rPr>
        <w:br/>
      </w:r>
      <w:r>
        <w:rPr>
          <w:rFonts w:ascii="Times New Roman" w:hAnsi="Times New Roman"/>
          <w:b/>
          <w:szCs w:val="28"/>
        </w:rPr>
        <w:t xml:space="preserve">           </w:t>
      </w:r>
      <w:r w:rsidRPr="00365D26">
        <w:rPr>
          <w:rFonts w:ascii="Times New Roman" w:hAnsi="Times New Roman"/>
          <w:b/>
          <w:szCs w:val="28"/>
        </w:rPr>
        <w:t>Giới thiệu và dạy bài học mới</w:t>
      </w:r>
    </w:p>
    <w:p w:rsidR="005133A0" w:rsidRPr="00365D26" w:rsidRDefault="005133A0" w:rsidP="005133A0">
      <w:pPr>
        <w:spacing w:before="60" w:after="60" w:line="312" w:lineRule="auto"/>
        <w:ind w:firstLine="720"/>
        <w:rPr>
          <w:rFonts w:ascii="Times New Roman" w:hAnsi="Times New Roman"/>
          <w:szCs w:val="28"/>
        </w:rPr>
      </w:pPr>
      <w:r>
        <w:rPr>
          <w:rFonts w:ascii="Times New Roman" w:hAnsi="Times New Roman"/>
          <w:szCs w:val="28"/>
        </w:rPr>
        <w:t>Để giúp các em có thêm cơ hội tiếp xúc</w:t>
      </w:r>
      <w:r w:rsidRPr="00365D26">
        <w:rPr>
          <w:rFonts w:ascii="Times New Roman" w:hAnsi="Times New Roman"/>
          <w:szCs w:val="28"/>
        </w:rPr>
        <w:t xml:space="preserve"> văn bản</w:t>
      </w:r>
      <w:r>
        <w:rPr>
          <w:rFonts w:ascii="Times New Roman" w:hAnsi="Times New Roman"/>
          <w:szCs w:val="28"/>
        </w:rPr>
        <w:t xml:space="preserve"> ở một khía cạnh khác</w:t>
      </w:r>
      <w:r w:rsidRPr="00365D26">
        <w:rPr>
          <w:rFonts w:ascii="Times New Roman" w:hAnsi="Times New Roman"/>
          <w:szCs w:val="28"/>
        </w:rPr>
        <w:t xml:space="preserve">, tiết hôm nay cô </w:t>
      </w:r>
      <w:r>
        <w:rPr>
          <w:rFonts w:ascii="Times New Roman" w:hAnsi="Times New Roman"/>
          <w:szCs w:val="28"/>
        </w:rPr>
        <w:t>cùng các em xem bộ phim “Làng Vũ Đại ngày ấy”.</w:t>
      </w:r>
    </w:p>
    <w:p w:rsidR="005133A0" w:rsidRPr="00365D26" w:rsidRDefault="005133A0" w:rsidP="005133A0">
      <w:pPr>
        <w:tabs>
          <w:tab w:val="left" w:pos="60"/>
        </w:tabs>
        <w:spacing w:line="312" w:lineRule="auto"/>
        <w:jc w:val="both"/>
        <w:rPr>
          <w:rFonts w:ascii="Times New Roman" w:hAnsi="Times New Roman"/>
          <w:szCs w:val="28"/>
        </w:rPr>
      </w:pPr>
      <w:r w:rsidRPr="00365D26">
        <w:rPr>
          <w:rFonts w:ascii="Times New Roman" w:hAnsi="Times New Roman"/>
          <w:b/>
          <w:szCs w:val="28"/>
        </w:rPr>
        <w:t xml:space="preserve">HOẠT ĐỘNG </w:t>
      </w:r>
      <w:r>
        <w:rPr>
          <w:rFonts w:ascii="Times New Roman" w:hAnsi="Times New Roman"/>
          <w:b/>
          <w:szCs w:val="28"/>
        </w:rPr>
        <w:t>2</w:t>
      </w:r>
      <w:r w:rsidRPr="00365D26">
        <w:rPr>
          <w:rFonts w:ascii="Times New Roman" w:hAnsi="Times New Roman"/>
          <w:b/>
          <w:szCs w:val="28"/>
        </w:rPr>
        <w:t xml:space="preserve">: </w:t>
      </w:r>
      <w:r>
        <w:rPr>
          <w:rFonts w:ascii="Times New Roman" w:hAnsi="Times New Roman"/>
          <w:szCs w:val="28"/>
        </w:rPr>
        <w:t>Xem phim</w:t>
      </w:r>
      <w:r w:rsidRPr="00365D26">
        <w:rPr>
          <w:rFonts w:ascii="Times New Roman" w:hAnsi="Times New Roman"/>
          <w:szCs w:val="28"/>
        </w:rPr>
        <w:t>.</w:t>
      </w:r>
    </w:p>
    <w:p w:rsidR="005133A0" w:rsidRPr="00365D26" w:rsidRDefault="005133A0" w:rsidP="005133A0">
      <w:pPr>
        <w:spacing w:before="60" w:after="60" w:line="312" w:lineRule="auto"/>
        <w:rPr>
          <w:rFonts w:ascii="Times New Roman" w:hAnsi="Times New Roman"/>
          <w:szCs w:val="28"/>
          <w:lang w:val="nl-NL"/>
        </w:rPr>
      </w:pPr>
      <w:r w:rsidRPr="00365D26">
        <w:rPr>
          <w:rFonts w:ascii="Times New Roman" w:hAnsi="Times New Roman"/>
          <w:b/>
          <w:szCs w:val="28"/>
        </w:rPr>
        <w:t>+ Mục ti</w:t>
      </w:r>
      <w:r>
        <w:rPr>
          <w:rFonts w:ascii="Times New Roman" w:hAnsi="Times New Roman"/>
          <w:b/>
          <w:szCs w:val="28"/>
        </w:rPr>
        <w:t>ê</w:t>
      </w:r>
      <w:r w:rsidRPr="00365D26">
        <w:rPr>
          <w:rFonts w:ascii="Times New Roman" w:hAnsi="Times New Roman"/>
          <w:b/>
          <w:szCs w:val="28"/>
        </w:rPr>
        <w:t xml:space="preserve">u: </w:t>
      </w:r>
      <w:r w:rsidRPr="00365D26">
        <w:rPr>
          <w:rFonts w:ascii="Times New Roman" w:hAnsi="Times New Roman"/>
          <w:szCs w:val="28"/>
          <w:lang w:val="nl-NL"/>
        </w:rPr>
        <w:t>Củng</w:t>
      </w:r>
      <w:r>
        <w:rPr>
          <w:rFonts w:ascii="Times New Roman" w:hAnsi="Times New Roman"/>
          <w:szCs w:val="28"/>
          <w:lang w:val="nl-NL"/>
        </w:rPr>
        <w:t xml:space="preserve"> cố kiến thức về văn bản</w:t>
      </w:r>
      <w:r w:rsidR="00756667">
        <w:rPr>
          <w:rFonts w:ascii="Times New Roman" w:hAnsi="Times New Roman"/>
          <w:szCs w:val="28"/>
          <w:lang w:val="nl-NL"/>
        </w:rPr>
        <w:t xml:space="preserve"> cho học sinh</w:t>
      </w:r>
      <w:r w:rsidRPr="00365D26">
        <w:rPr>
          <w:rFonts w:ascii="Times New Roman" w:hAnsi="Times New Roman"/>
          <w:szCs w:val="28"/>
          <w:lang w:val="nl-NL"/>
        </w:rPr>
        <w:t>.</w:t>
      </w:r>
    </w:p>
    <w:p w:rsidR="005133A0" w:rsidRPr="00365D26" w:rsidRDefault="005133A0" w:rsidP="005133A0">
      <w:pPr>
        <w:tabs>
          <w:tab w:val="left" w:pos="60"/>
        </w:tabs>
        <w:spacing w:line="312" w:lineRule="auto"/>
        <w:jc w:val="both"/>
        <w:rPr>
          <w:rFonts w:ascii="Times New Roman" w:hAnsi="Times New Roman"/>
          <w:b/>
          <w:szCs w:val="28"/>
        </w:rPr>
      </w:pPr>
      <w:r w:rsidRPr="00365D26">
        <w:rPr>
          <w:rFonts w:ascii="Times New Roman" w:hAnsi="Times New Roman"/>
          <w:b/>
          <w:szCs w:val="28"/>
        </w:rPr>
        <w:t xml:space="preserve">+ Phương pháp: </w:t>
      </w:r>
      <w:r>
        <w:rPr>
          <w:rFonts w:ascii="Times New Roman" w:hAnsi="Times New Roman"/>
          <w:szCs w:val="28"/>
        </w:rPr>
        <w:t>Thuyết trình</w:t>
      </w:r>
    </w:p>
    <w:p w:rsidR="005133A0" w:rsidRPr="00365D26" w:rsidRDefault="005133A0" w:rsidP="005133A0">
      <w:pPr>
        <w:tabs>
          <w:tab w:val="left" w:pos="60"/>
        </w:tabs>
        <w:spacing w:line="312" w:lineRule="auto"/>
        <w:jc w:val="both"/>
        <w:rPr>
          <w:rFonts w:ascii="Times New Roman" w:hAnsi="Times New Roman"/>
          <w:szCs w:val="28"/>
        </w:rPr>
      </w:pPr>
      <w:r w:rsidRPr="00365D26">
        <w:rPr>
          <w:rFonts w:ascii="Times New Roman" w:hAnsi="Times New Roman"/>
          <w:b/>
          <w:szCs w:val="28"/>
        </w:rPr>
        <w:t>+ H</w:t>
      </w:r>
      <w:r>
        <w:rPr>
          <w:rFonts w:ascii="Times New Roman" w:hAnsi="Times New Roman"/>
          <w:b/>
          <w:szCs w:val="28"/>
        </w:rPr>
        <w:t>ì</w:t>
      </w:r>
      <w:r w:rsidRPr="00365D26">
        <w:rPr>
          <w:rFonts w:ascii="Times New Roman" w:hAnsi="Times New Roman"/>
          <w:b/>
          <w:szCs w:val="28"/>
        </w:rPr>
        <w:t xml:space="preserve">nh thức tổ chức dạy học: </w:t>
      </w:r>
      <w:r w:rsidRPr="00365D26">
        <w:rPr>
          <w:rFonts w:ascii="Times New Roman" w:hAnsi="Times New Roman"/>
          <w:szCs w:val="28"/>
        </w:rPr>
        <w:t>Toàn lớp</w:t>
      </w:r>
    </w:p>
    <w:p w:rsidR="005133A0" w:rsidRPr="00365D26" w:rsidRDefault="005133A0" w:rsidP="005133A0">
      <w:pPr>
        <w:spacing w:line="312" w:lineRule="auto"/>
        <w:rPr>
          <w:rFonts w:ascii="Times New Roman" w:hAnsi="Times New Roman"/>
          <w:szCs w:val="28"/>
        </w:rPr>
      </w:pPr>
      <w:r w:rsidRPr="00365D26">
        <w:rPr>
          <w:rFonts w:ascii="Times New Roman" w:hAnsi="Times New Roman"/>
          <w:b/>
          <w:szCs w:val="28"/>
        </w:rPr>
        <w:t xml:space="preserve">+  Thời gian: </w:t>
      </w:r>
      <w:r>
        <w:rPr>
          <w:rFonts w:ascii="Times New Roman" w:hAnsi="Times New Roman"/>
          <w:szCs w:val="28"/>
        </w:rPr>
        <w:t>40</w:t>
      </w:r>
      <w:r w:rsidRPr="00365D26">
        <w:rPr>
          <w:rFonts w:ascii="Times New Roman" w:hAnsi="Times New Roman"/>
          <w:szCs w:val="28"/>
        </w:rPr>
        <w:t xml:space="preserve"> ph</w:t>
      </w:r>
      <w:r>
        <w:rPr>
          <w:rFonts w:ascii="Times New Roman" w:hAnsi="Times New Roman"/>
          <w:szCs w:val="28"/>
        </w:rPr>
        <w:t>ú</w:t>
      </w:r>
      <w:r w:rsidRPr="00365D26">
        <w:rPr>
          <w:rFonts w:ascii="Times New Roman" w:hAnsi="Times New Roman"/>
          <w:szCs w:val="28"/>
        </w:rPr>
        <w:t>t</w:t>
      </w:r>
    </w:p>
    <w:p w:rsidR="005133A0" w:rsidRPr="005133A0" w:rsidRDefault="005133A0" w:rsidP="005133A0">
      <w:pPr>
        <w:rPr>
          <w:rFonts w:ascii="Times New Roman" w:hAnsi="Times New Roman"/>
          <w:szCs w:val="28"/>
        </w:rPr>
      </w:pPr>
    </w:p>
    <w:p w:rsidR="005133A0" w:rsidRPr="005133A0" w:rsidRDefault="005133A0" w:rsidP="005133A0">
      <w:pPr>
        <w:rPr>
          <w:rFonts w:ascii="Times New Roman" w:hAnsi="Times New Roman"/>
          <w:szCs w:val="28"/>
        </w:rPr>
      </w:pPr>
    </w:p>
    <w:sectPr w:rsidR="005133A0" w:rsidRPr="005133A0" w:rsidSect="000D4593">
      <w:headerReference w:type="default" r:id="rId28"/>
      <w:pgSz w:w="11907" w:h="16840" w:code="9"/>
      <w:pgMar w:top="643" w:right="837" w:bottom="630" w:left="1260" w:header="540" w:footer="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F15" w:rsidRDefault="00C17F15" w:rsidP="00D06E80">
      <w:r>
        <w:separator/>
      </w:r>
    </w:p>
  </w:endnote>
  <w:endnote w:type="continuationSeparator" w:id="0">
    <w:p w:rsidR="00C17F15" w:rsidRDefault="00C17F15" w:rsidP="00D06E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F15" w:rsidRDefault="00C17F15" w:rsidP="00D06E80">
      <w:r>
        <w:separator/>
      </w:r>
    </w:p>
  </w:footnote>
  <w:footnote w:type="continuationSeparator" w:id="0">
    <w:p w:rsidR="00C17F15" w:rsidRDefault="00C17F15" w:rsidP="00D06E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i/>
      </w:rPr>
      <w:id w:val="-1296358056"/>
      <w:docPartObj>
        <w:docPartGallery w:val="Page Numbers (Top of Page)"/>
        <w:docPartUnique/>
      </w:docPartObj>
    </w:sdtPr>
    <w:sdtEndPr>
      <w:rPr>
        <w:noProof/>
      </w:rPr>
    </w:sdtEndPr>
    <w:sdtContent>
      <w:p w:rsidR="003B3DBD" w:rsidRPr="00C90336" w:rsidRDefault="003B3DBD">
        <w:pPr>
          <w:pStyle w:val="Header"/>
          <w:rPr>
            <w:b/>
            <w:i/>
          </w:rPr>
        </w:pPr>
        <w:r w:rsidRPr="00C90336">
          <w:rPr>
            <w:rFonts w:ascii="Times New Roman" w:hAnsi="Times New Roman"/>
            <w:b/>
            <w:i/>
          </w:rPr>
          <w:t>Giáo án Ngữ văn 8 – kỳ 1</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541EC"/>
    <w:multiLevelType w:val="hybridMultilevel"/>
    <w:tmpl w:val="05AE40DA"/>
    <w:lvl w:ilvl="0" w:tplc="9C0878CE">
      <w:start w:val="1"/>
      <w:numFmt w:val="lowerLetter"/>
      <w:lvlText w:val="%1."/>
      <w:lvlJc w:val="left"/>
      <w:pPr>
        <w:tabs>
          <w:tab w:val="num" w:pos="252"/>
        </w:tabs>
        <w:ind w:left="252" w:hanging="360"/>
      </w:pPr>
      <w:rPr>
        <w:rFonts w:hint="default"/>
      </w:rPr>
    </w:lvl>
    <w:lvl w:ilvl="1" w:tplc="04090019" w:tentative="1">
      <w:start w:val="1"/>
      <w:numFmt w:val="lowerLetter"/>
      <w:lvlText w:val="%2."/>
      <w:lvlJc w:val="left"/>
      <w:pPr>
        <w:tabs>
          <w:tab w:val="num" w:pos="972"/>
        </w:tabs>
        <w:ind w:left="972" w:hanging="360"/>
      </w:pPr>
    </w:lvl>
    <w:lvl w:ilvl="2" w:tplc="0409001B" w:tentative="1">
      <w:start w:val="1"/>
      <w:numFmt w:val="lowerRoman"/>
      <w:lvlText w:val="%3."/>
      <w:lvlJc w:val="right"/>
      <w:pPr>
        <w:tabs>
          <w:tab w:val="num" w:pos="1692"/>
        </w:tabs>
        <w:ind w:left="1692" w:hanging="180"/>
      </w:pPr>
    </w:lvl>
    <w:lvl w:ilvl="3" w:tplc="0409000F" w:tentative="1">
      <w:start w:val="1"/>
      <w:numFmt w:val="decimal"/>
      <w:lvlText w:val="%4."/>
      <w:lvlJc w:val="left"/>
      <w:pPr>
        <w:tabs>
          <w:tab w:val="num" w:pos="2412"/>
        </w:tabs>
        <w:ind w:left="2412" w:hanging="360"/>
      </w:pPr>
    </w:lvl>
    <w:lvl w:ilvl="4" w:tplc="04090019" w:tentative="1">
      <w:start w:val="1"/>
      <w:numFmt w:val="lowerLetter"/>
      <w:lvlText w:val="%5."/>
      <w:lvlJc w:val="left"/>
      <w:pPr>
        <w:tabs>
          <w:tab w:val="num" w:pos="3132"/>
        </w:tabs>
        <w:ind w:left="3132" w:hanging="360"/>
      </w:pPr>
    </w:lvl>
    <w:lvl w:ilvl="5" w:tplc="0409001B" w:tentative="1">
      <w:start w:val="1"/>
      <w:numFmt w:val="lowerRoman"/>
      <w:lvlText w:val="%6."/>
      <w:lvlJc w:val="right"/>
      <w:pPr>
        <w:tabs>
          <w:tab w:val="num" w:pos="3852"/>
        </w:tabs>
        <w:ind w:left="3852" w:hanging="180"/>
      </w:pPr>
    </w:lvl>
    <w:lvl w:ilvl="6" w:tplc="0409000F" w:tentative="1">
      <w:start w:val="1"/>
      <w:numFmt w:val="decimal"/>
      <w:lvlText w:val="%7."/>
      <w:lvlJc w:val="left"/>
      <w:pPr>
        <w:tabs>
          <w:tab w:val="num" w:pos="4572"/>
        </w:tabs>
        <w:ind w:left="4572" w:hanging="360"/>
      </w:pPr>
    </w:lvl>
    <w:lvl w:ilvl="7" w:tplc="04090019" w:tentative="1">
      <w:start w:val="1"/>
      <w:numFmt w:val="lowerLetter"/>
      <w:lvlText w:val="%8."/>
      <w:lvlJc w:val="left"/>
      <w:pPr>
        <w:tabs>
          <w:tab w:val="num" w:pos="5292"/>
        </w:tabs>
        <w:ind w:left="5292" w:hanging="360"/>
      </w:pPr>
    </w:lvl>
    <w:lvl w:ilvl="8" w:tplc="0409001B" w:tentative="1">
      <w:start w:val="1"/>
      <w:numFmt w:val="lowerRoman"/>
      <w:lvlText w:val="%9."/>
      <w:lvlJc w:val="right"/>
      <w:pPr>
        <w:tabs>
          <w:tab w:val="num" w:pos="6012"/>
        </w:tabs>
        <w:ind w:left="6012" w:hanging="180"/>
      </w:pPr>
    </w:lvl>
  </w:abstractNum>
  <w:abstractNum w:abstractNumId="1" w15:restartNumberingAfterBreak="0">
    <w:nsid w:val="01165EB4"/>
    <w:multiLevelType w:val="hybridMultilevel"/>
    <w:tmpl w:val="300A4A8E"/>
    <w:lvl w:ilvl="0" w:tplc="781E9F42">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11B1CEE"/>
    <w:multiLevelType w:val="hybridMultilevel"/>
    <w:tmpl w:val="1038BBFA"/>
    <w:lvl w:ilvl="0" w:tplc="834A3E58">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FF0F3F"/>
    <w:multiLevelType w:val="hybridMultilevel"/>
    <w:tmpl w:val="DE807892"/>
    <w:lvl w:ilvl="0" w:tplc="27D80B0A">
      <w:start w:val="1"/>
      <w:numFmt w:val="decimal"/>
      <w:lvlText w:val="%1-"/>
      <w:lvlJc w:val="left"/>
      <w:pPr>
        <w:ind w:left="555" w:hanging="360"/>
      </w:pPr>
      <w:rPr>
        <w:rFonts w:ascii="Times New Roman" w:hAnsi="Times New Roman" w:hint="default"/>
        <w:b/>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4" w15:restartNumberingAfterBreak="0">
    <w:nsid w:val="0F030B54"/>
    <w:multiLevelType w:val="hybridMultilevel"/>
    <w:tmpl w:val="0B8C5F30"/>
    <w:lvl w:ilvl="0" w:tplc="C45ECB20">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5C42E05"/>
    <w:multiLevelType w:val="hybridMultilevel"/>
    <w:tmpl w:val="42E48D58"/>
    <w:lvl w:ilvl="0" w:tplc="9752B850">
      <w:start w:val="1"/>
      <w:numFmt w:val="decimal"/>
      <w:lvlText w:val="%1."/>
      <w:lvlJc w:val="left"/>
      <w:pPr>
        <w:ind w:left="435" w:hanging="360"/>
      </w:pPr>
      <w:rPr>
        <w:rFonts w:hint="default"/>
        <w:b/>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6" w15:restartNumberingAfterBreak="0">
    <w:nsid w:val="17A71AC5"/>
    <w:multiLevelType w:val="hybridMultilevel"/>
    <w:tmpl w:val="FBF46524"/>
    <w:lvl w:ilvl="0" w:tplc="D5408DEC">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15:restartNumberingAfterBreak="0">
    <w:nsid w:val="1F00046A"/>
    <w:multiLevelType w:val="hybridMultilevel"/>
    <w:tmpl w:val="A81E051E"/>
    <w:lvl w:ilvl="0" w:tplc="9D0A0D5A">
      <w:start w:val="3"/>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F857026"/>
    <w:multiLevelType w:val="hybridMultilevel"/>
    <w:tmpl w:val="9B929FC0"/>
    <w:lvl w:ilvl="0" w:tplc="781E9F42">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846C9A"/>
    <w:multiLevelType w:val="hybridMultilevel"/>
    <w:tmpl w:val="2D94DACA"/>
    <w:lvl w:ilvl="0" w:tplc="72466084">
      <w:start w:val="1"/>
      <w:numFmt w:val="decimal"/>
      <w:lvlText w:val="%1."/>
      <w:lvlJc w:val="left"/>
      <w:pPr>
        <w:ind w:left="720" w:hanging="360"/>
      </w:pPr>
      <w:rPr>
        <w:rFonts w:hint="default"/>
        <w:b/>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0" w15:restartNumberingAfterBreak="0">
    <w:nsid w:val="23EB365D"/>
    <w:multiLevelType w:val="hybridMultilevel"/>
    <w:tmpl w:val="C6925144"/>
    <w:lvl w:ilvl="0" w:tplc="42947FA2">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268B67B4"/>
    <w:multiLevelType w:val="hybridMultilevel"/>
    <w:tmpl w:val="5CFA71A4"/>
    <w:lvl w:ilvl="0" w:tplc="79BCB5C8">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15:restartNumberingAfterBreak="0">
    <w:nsid w:val="2ADA30F7"/>
    <w:multiLevelType w:val="hybridMultilevel"/>
    <w:tmpl w:val="6380C04E"/>
    <w:lvl w:ilvl="0" w:tplc="188E74E2">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B2D1ED2"/>
    <w:multiLevelType w:val="hybridMultilevel"/>
    <w:tmpl w:val="5AC81F24"/>
    <w:lvl w:ilvl="0" w:tplc="63F0608C">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4" w15:restartNumberingAfterBreak="0">
    <w:nsid w:val="2BC72E6B"/>
    <w:multiLevelType w:val="hybridMultilevel"/>
    <w:tmpl w:val="51EAFD3A"/>
    <w:lvl w:ilvl="0" w:tplc="63F0608C">
      <w:start w:val="1"/>
      <w:numFmt w:val="decimal"/>
      <w:lvlText w:val="%1."/>
      <w:lvlJc w:val="left"/>
      <w:pPr>
        <w:ind w:left="660"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5" w15:restartNumberingAfterBreak="0">
    <w:nsid w:val="394F53DA"/>
    <w:multiLevelType w:val="hybridMultilevel"/>
    <w:tmpl w:val="A5A8CF3E"/>
    <w:lvl w:ilvl="0" w:tplc="04090019">
      <w:start w:val="1"/>
      <w:numFmt w:val="lowerLetter"/>
      <w:lvlText w:val="%1."/>
      <w:lvlJc w:val="left"/>
      <w:pPr>
        <w:tabs>
          <w:tab w:val="num" w:pos="720"/>
        </w:tabs>
        <w:ind w:left="720" w:hanging="360"/>
      </w:pPr>
      <w:rPr>
        <w:rFonts w:hint="default"/>
      </w:rPr>
    </w:lvl>
    <w:lvl w:ilvl="1" w:tplc="F4587736">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B1B3B74"/>
    <w:multiLevelType w:val="hybridMultilevel"/>
    <w:tmpl w:val="BC405466"/>
    <w:lvl w:ilvl="0" w:tplc="DAE895C8">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477231B6"/>
    <w:multiLevelType w:val="hybridMultilevel"/>
    <w:tmpl w:val="EF74DD0C"/>
    <w:lvl w:ilvl="0" w:tplc="63F0608C">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8" w15:restartNumberingAfterBreak="0">
    <w:nsid w:val="55CF326F"/>
    <w:multiLevelType w:val="hybridMultilevel"/>
    <w:tmpl w:val="D7A69D74"/>
    <w:lvl w:ilvl="0" w:tplc="66E02716">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9" w15:restartNumberingAfterBreak="0">
    <w:nsid w:val="5B2E3807"/>
    <w:multiLevelType w:val="hybridMultilevel"/>
    <w:tmpl w:val="FA52BC2A"/>
    <w:lvl w:ilvl="0" w:tplc="DF5A04F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0" w15:restartNumberingAfterBreak="0">
    <w:nsid w:val="5DF3713A"/>
    <w:multiLevelType w:val="hybridMultilevel"/>
    <w:tmpl w:val="E9F4E57C"/>
    <w:lvl w:ilvl="0" w:tplc="7E82B00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21" w15:restartNumberingAfterBreak="0">
    <w:nsid w:val="63DC38BF"/>
    <w:multiLevelType w:val="hybridMultilevel"/>
    <w:tmpl w:val="59AEBBC2"/>
    <w:lvl w:ilvl="0" w:tplc="B48032A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65FF2A69"/>
    <w:multiLevelType w:val="hybridMultilevel"/>
    <w:tmpl w:val="ABF8DD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71A64F7C"/>
    <w:multiLevelType w:val="hybridMultilevel"/>
    <w:tmpl w:val="4FAE5D50"/>
    <w:lvl w:ilvl="0" w:tplc="B0A09706">
      <w:start w:val="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2D118E4"/>
    <w:multiLevelType w:val="hybridMultilevel"/>
    <w:tmpl w:val="ABF8DDF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15:restartNumberingAfterBreak="0">
    <w:nsid w:val="791A3486"/>
    <w:multiLevelType w:val="hybridMultilevel"/>
    <w:tmpl w:val="C39CC98A"/>
    <w:lvl w:ilvl="0" w:tplc="FBA818EE">
      <w:start w:val="1"/>
      <w:numFmt w:val="decimal"/>
      <w:lvlText w:val="%1."/>
      <w:lvlJc w:val="left"/>
      <w:pPr>
        <w:ind w:left="495" w:hanging="360"/>
      </w:pPr>
      <w:rPr>
        <w:rFonts w:hint="default"/>
      </w:rPr>
    </w:lvl>
    <w:lvl w:ilvl="1" w:tplc="04090019" w:tentative="1">
      <w:start w:val="1"/>
      <w:numFmt w:val="lowerLetter"/>
      <w:lvlText w:val="%2."/>
      <w:lvlJc w:val="left"/>
      <w:pPr>
        <w:ind w:left="1215" w:hanging="360"/>
      </w:pPr>
    </w:lvl>
    <w:lvl w:ilvl="2" w:tplc="0409001B" w:tentative="1">
      <w:start w:val="1"/>
      <w:numFmt w:val="lowerRoman"/>
      <w:lvlText w:val="%3."/>
      <w:lvlJc w:val="right"/>
      <w:pPr>
        <w:ind w:left="1935" w:hanging="180"/>
      </w:pPr>
    </w:lvl>
    <w:lvl w:ilvl="3" w:tplc="0409000F" w:tentative="1">
      <w:start w:val="1"/>
      <w:numFmt w:val="decimal"/>
      <w:lvlText w:val="%4."/>
      <w:lvlJc w:val="left"/>
      <w:pPr>
        <w:ind w:left="2655" w:hanging="360"/>
      </w:pPr>
    </w:lvl>
    <w:lvl w:ilvl="4" w:tplc="04090019" w:tentative="1">
      <w:start w:val="1"/>
      <w:numFmt w:val="lowerLetter"/>
      <w:lvlText w:val="%5."/>
      <w:lvlJc w:val="left"/>
      <w:pPr>
        <w:ind w:left="3375" w:hanging="360"/>
      </w:pPr>
    </w:lvl>
    <w:lvl w:ilvl="5" w:tplc="0409001B" w:tentative="1">
      <w:start w:val="1"/>
      <w:numFmt w:val="lowerRoman"/>
      <w:lvlText w:val="%6."/>
      <w:lvlJc w:val="right"/>
      <w:pPr>
        <w:ind w:left="4095" w:hanging="180"/>
      </w:pPr>
    </w:lvl>
    <w:lvl w:ilvl="6" w:tplc="0409000F" w:tentative="1">
      <w:start w:val="1"/>
      <w:numFmt w:val="decimal"/>
      <w:lvlText w:val="%7."/>
      <w:lvlJc w:val="left"/>
      <w:pPr>
        <w:ind w:left="4815" w:hanging="360"/>
      </w:pPr>
    </w:lvl>
    <w:lvl w:ilvl="7" w:tplc="04090019" w:tentative="1">
      <w:start w:val="1"/>
      <w:numFmt w:val="lowerLetter"/>
      <w:lvlText w:val="%8."/>
      <w:lvlJc w:val="left"/>
      <w:pPr>
        <w:ind w:left="5535" w:hanging="360"/>
      </w:pPr>
    </w:lvl>
    <w:lvl w:ilvl="8" w:tplc="0409001B" w:tentative="1">
      <w:start w:val="1"/>
      <w:numFmt w:val="lowerRoman"/>
      <w:lvlText w:val="%9."/>
      <w:lvlJc w:val="right"/>
      <w:pPr>
        <w:ind w:left="6255" w:hanging="180"/>
      </w:pPr>
    </w:lvl>
  </w:abstractNum>
  <w:abstractNum w:abstractNumId="26" w15:restartNumberingAfterBreak="0">
    <w:nsid w:val="7A5903C9"/>
    <w:multiLevelType w:val="hybridMultilevel"/>
    <w:tmpl w:val="AF70CD2A"/>
    <w:lvl w:ilvl="0" w:tplc="1DF0C8B0">
      <w:start w:val="1"/>
      <w:numFmt w:val="decimal"/>
      <w:lvlText w:val="%1."/>
      <w:lvlJc w:val="left"/>
      <w:pPr>
        <w:ind w:left="690" w:hanging="360"/>
      </w:pPr>
      <w:rPr>
        <w:rFonts w:hint="default"/>
        <w:b/>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7" w15:restartNumberingAfterBreak="0">
    <w:nsid w:val="7D976B95"/>
    <w:multiLevelType w:val="hybridMultilevel"/>
    <w:tmpl w:val="7DDCCC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7"/>
  </w:num>
  <w:num w:numId="2">
    <w:abstractNumId w:val="15"/>
  </w:num>
  <w:num w:numId="3">
    <w:abstractNumId w:val="18"/>
  </w:num>
  <w:num w:numId="4">
    <w:abstractNumId w:val="12"/>
  </w:num>
  <w:num w:numId="5">
    <w:abstractNumId w:val="3"/>
  </w:num>
  <w:num w:numId="6">
    <w:abstractNumId w:val="19"/>
  </w:num>
  <w:num w:numId="7">
    <w:abstractNumId w:val="16"/>
  </w:num>
  <w:num w:numId="8">
    <w:abstractNumId w:val="4"/>
  </w:num>
  <w:num w:numId="9">
    <w:abstractNumId w:val="26"/>
  </w:num>
  <w:num w:numId="10">
    <w:abstractNumId w:val="9"/>
  </w:num>
  <w:num w:numId="11">
    <w:abstractNumId w:val="11"/>
  </w:num>
  <w:num w:numId="12">
    <w:abstractNumId w:val="21"/>
  </w:num>
  <w:num w:numId="13">
    <w:abstractNumId w:val="6"/>
  </w:num>
  <w:num w:numId="14">
    <w:abstractNumId w:val="10"/>
  </w:num>
  <w:num w:numId="15">
    <w:abstractNumId w:val="5"/>
  </w:num>
  <w:num w:numId="16">
    <w:abstractNumId w:val="23"/>
  </w:num>
  <w:num w:numId="17">
    <w:abstractNumId w:val="0"/>
  </w:num>
  <w:num w:numId="18">
    <w:abstractNumId w:val="25"/>
  </w:num>
  <w:num w:numId="19">
    <w:abstractNumId w:val="20"/>
  </w:num>
  <w:num w:numId="20">
    <w:abstractNumId w:val="27"/>
  </w:num>
  <w:num w:numId="21">
    <w:abstractNumId w:val="13"/>
  </w:num>
  <w:num w:numId="22">
    <w:abstractNumId w:val="17"/>
  </w:num>
  <w:num w:numId="23">
    <w:abstractNumId w:val="14"/>
  </w:num>
  <w:num w:numId="24">
    <w:abstractNumId w:val="1"/>
  </w:num>
  <w:num w:numId="25">
    <w:abstractNumId w:val="8"/>
  </w:num>
  <w:num w:numId="26">
    <w:abstractNumId w:val="2"/>
  </w:num>
  <w:num w:numId="27">
    <w:abstractNumId w:val="24"/>
  </w:num>
  <w:num w:numId="28">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3912"/>
    <w:rsid w:val="00051888"/>
    <w:rsid w:val="00052079"/>
    <w:rsid w:val="0005396B"/>
    <w:rsid w:val="000740F7"/>
    <w:rsid w:val="00081D3E"/>
    <w:rsid w:val="000A0642"/>
    <w:rsid w:val="000B6464"/>
    <w:rsid w:val="000C181B"/>
    <w:rsid w:val="000C22BE"/>
    <w:rsid w:val="000C3C31"/>
    <w:rsid w:val="000D2CA2"/>
    <w:rsid w:val="000D4593"/>
    <w:rsid w:val="001017A6"/>
    <w:rsid w:val="001041E4"/>
    <w:rsid w:val="00105061"/>
    <w:rsid w:val="00113376"/>
    <w:rsid w:val="0013456B"/>
    <w:rsid w:val="00141FF5"/>
    <w:rsid w:val="00143EE3"/>
    <w:rsid w:val="00146FD4"/>
    <w:rsid w:val="00150BD7"/>
    <w:rsid w:val="00151CA2"/>
    <w:rsid w:val="00162471"/>
    <w:rsid w:val="001B3919"/>
    <w:rsid w:val="001B6ED0"/>
    <w:rsid w:val="001B7947"/>
    <w:rsid w:val="001C3308"/>
    <w:rsid w:val="001D5E1B"/>
    <w:rsid w:val="001E06A8"/>
    <w:rsid w:val="001E6AE2"/>
    <w:rsid w:val="00206253"/>
    <w:rsid w:val="0020642A"/>
    <w:rsid w:val="0022112C"/>
    <w:rsid w:val="0022157F"/>
    <w:rsid w:val="00223C20"/>
    <w:rsid w:val="00254545"/>
    <w:rsid w:val="0026284C"/>
    <w:rsid w:val="00262D71"/>
    <w:rsid w:val="00277838"/>
    <w:rsid w:val="0029457A"/>
    <w:rsid w:val="002C29AE"/>
    <w:rsid w:val="002C422E"/>
    <w:rsid w:val="002C4EB8"/>
    <w:rsid w:val="002F0DCC"/>
    <w:rsid w:val="002F13C6"/>
    <w:rsid w:val="002F23E7"/>
    <w:rsid w:val="002F72F6"/>
    <w:rsid w:val="003121A1"/>
    <w:rsid w:val="003254A4"/>
    <w:rsid w:val="00331E56"/>
    <w:rsid w:val="003349BE"/>
    <w:rsid w:val="00342316"/>
    <w:rsid w:val="003435B6"/>
    <w:rsid w:val="00365D26"/>
    <w:rsid w:val="00366BC1"/>
    <w:rsid w:val="003700A9"/>
    <w:rsid w:val="00371B17"/>
    <w:rsid w:val="003A288B"/>
    <w:rsid w:val="003A7A16"/>
    <w:rsid w:val="003B04E5"/>
    <w:rsid w:val="003B3DBD"/>
    <w:rsid w:val="003C2F78"/>
    <w:rsid w:val="003C58DA"/>
    <w:rsid w:val="003C5F36"/>
    <w:rsid w:val="003C7B59"/>
    <w:rsid w:val="003F4297"/>
    <w:rsid w:val="003F55B3"/>
    <w:rsid w:val="00401023"/>
    <w:rsid w:val="00401C7A"/>
    <w:rsid w:val="00404A9E"/>
    <w:rsid w:val="00413DCD"/>
    <w:rsid w:val="00432715"/>
    <w:rsid w:val="004333C5"/>
    <w:rsid w:val="0045669F"/>
    <w:rsid w:val="00476D88"/>
    <w:rsid w:val="0049048C"/>
    <w:rsid w:val="0049644D"/>
    <w:rsid w:val="004C3361"/>
    <w:rsid w:val="004D10E5"/>
    <w:rsid w:val="004F4831"/>
    <w:rsid w:val="005133A0"/>
    <w:rsid w:val="00521032"/>
    <w:rsid w:val="00526A6B"/>
    <w:rsid w:val="0052737E"/>
    <w:rsid w:val="005358AF"/>
    <w:rsid w:val="00543A85"/>
    <w:rsid w:val="00545114"/>
    <w:rsid w:val="00557B53"/>
    <w:rsid w:val="00564BC8"/>
    <w:rsid w:val="00567793"/>
    <w:rsid w:val="005857B9"/>
    <w:rsid w:val="005B2A1D"/>
    <w:rsid w:val="005B67F7"/>
    <w:rsid w:val="005B6C27"/>
    <w:rsid w:val="005C2A43"/>
    <w:rsid w:val="005C3C47"/>
    <w:rsid w:val="005C7924"/>
    <w:rsid w:val="005E6410"/>
    <w:rsid w:val="00626A46"/>
    <w:rsid w:val="0063584B"/>
    <w:rsid w:val="00636BB3"/>
    <w:rsid w:val="0065461F"/>
    <w:rsid w:val="00664E9B"/>
    <w:rsid w:val="00684C7D"/>
    <w:rsid w:val="00687CDB"/>
    <w:rsid w:val="006C7E4F"/>
    <w:rsid w:val="006D6388"/>
    <w:rsid w:val="007023B1"/>
    <w:rsid w:val="00702950"/>
    <w:rsid w:val="007040FF"/>
    <w:rsid w:val="00722A01"/>
    <w:rsid w:val="00724E6D"/>
    <w:rsid w:val="007305DC"/>
    <w:rsid w:val="007374AB"/>
    <w:rsid w:val="00741B93"/>
    <w:rsid w:val="00747900"/>
    <w:rsid w:val="00756667"/>
    <w:rsid w:val="00764C7D"/>
    <w:rsid w:val="0076656C"/>
    <w:rsid w:val="00767DDA"/>
    <w:rsid w:val="00774ECB"/>
    <w:rsid w:val="00777710"/>
    <w:rsid w:val="00791D34"/>
    <w:rsid w:val="007B5E2B"/>
    <w:rsid w:val="007D428D"/>
    <w:rsid w:val="008115A7"/>
    <w:rsid w:val="0083289A"/>
    <w:rsid w:val="008424C8"/>
    <w:rsid w:val="008428B8"/>
    <w:rsid w:val="00850572"/>
    <w:rsid w:val="00873CF9"/>
    <w:rsid w:val="0087588B"/>
    <w:rsid w:val="008A5347"/>
    <w:rsid w:val="008A65BB"/>
    <w:rsid w:val="008B65A3"/>
    <w:rsid w:val="008D5D5D"/>
    <w:rsid w:val="008E460C"/>
    <w:rsid w:val="008F0B87"/>
    <w:rsid w:val="0090204F"/>
    <w:rsid w:val="00905CF4"/>
    <w:rsid w:val="009271D9"/>
    <w:rsid w:val="00954116"/>
    <w:rsid w:val="009561EA"/>
    <w:rsid w:val="00962930"/>
    <w:rsid w:val="00965C60"/>
    <w:rsid w:val="00973045"/>
    <w:rsid w:val="009736BF"/>
    <w:rsid w:val="009841DA"/>
    <w:rsid w:val="00984264"/>
    <w:rsid w:val="009B05F4"/>
    <w:rsid w:val="009B10CA"/>
    <w:rsid w:val="009B3D63"/>
    <w:rsid w:val="009B582B"/>
    <w:rsid w:val="009C2B30"/>
    <w:rsid w:val="009C51AB"/>
    <w:rsid w:val="009D3E79"/>
    <w:rsid w:val="009E5836"/>
    <w:rsid w:val="009F5D9D"/>
    <w:rsid w:val="00A059E8"/>
    <w:rsid w:val="00A06AFE"/>
    <w:rsid w:val="00A129F8"/>
    <w:rsid w:val="00A21675"/>
    <w:rsid w:val="00A30F6F"/>
    <w:rsid w:val="00A442A6"/>
    <w:rsid w:val="00A6008B"/>
    <w:rsid w:val="00A71371"/>
    <w:rsid w:val="00A726E4"/>
    <w:rsid w:val="00A92645"/>
    <w:rsid w:val="00A94E16"/>
    <w:rsid w:val="00AA0FFB"/>
    <w:rsid w:val="00AA1DB1"/>
    <w:rsid w:val="00AA48FF"/>
    <w:rsid w:val="00AC49DB"/>
    <w:rsid w:val="00AC5B31"/>
    <w:rsid w:val="00AD5A55"/>
    <w:rsid w:val="00AD6200"/>
    <w:rsid w:val="00AE0F2D"/>
    <w:rsid w:val="00AE5AD2"/>
    <w:rsid w:val="00B0571D"/>
    <w:rsid w:val="00B22CB9"/>
    <w:rsid w:val="00B30209"/>
    <w:rsid w:val="00B45198"/>
    <w:rsid w:val="00B47AFC"/>
    <w:rsid w:val="00B54E2B"/>
    <w:rsid w:val="00B6430B"/>
    <w:rsid w:val="00B70F2F"/>
    <w:rsid w:val="00B75353"/>
    <w:rsid w:val="00B96E7C"/>
    <w:rsid w:val="00BA23CD"/>
    <w:rsid w:val="00BA3912"/>
    <w:rsid w:val="00BA4831"/>
    <w:rsid w:val="00BC4F2F"/>
    <w:rsid w:val="00BC5B02"/>
    <w:rsid w:val="00BD73FE"/>
    <w:rsid w:val="00BF05D5"/>
    <w:rsid w:val="00BF23D8"/>
    <w:rsid w:val="00BF62E1"/>
    <w:rsid w:val="00C03BBE"/>
    <w:rsid w:val="00C17F15"/>
    <w:rsid w:val="00C55E4B"/>
    <w:rsid w:val="00C56BA2"/>
    <w:rsid w:val="00C87512"/>
    <w:rsid w:val="00C90336"/>
    <w:rsid w:val="00C92364"/>
    <w:rsid w:val="00C97B2C"/>
    <w:rsid w:val="00CA3550"/>
    <w:rsid w:val="00CC2389"/>
    <w:rsid w:val="00CD4CC9"/>
    <w:rsid w:val="00CF117E"/>
    <w:rsid w:val="00D0380E"/>
    <w:rsid w:val="00D06E80"/>
    <w:rsid w:val="00D14269"/>
    <w:rsid w:val="00D172E4"/>
    <w:rsid w:val="00D21DAD"/>
    <w:rsid w:val="00D44372"/>
    <w:rsid w:val="00D4555C"/>
    <w:rsid w:val="00D52001"/>
    <w:rsid w:val="00D605B6"/>
    <w:rsid w:val="00D8249D"/>
    <w:rsid w:val="00D826F0"/>
    <w:rsid w:val="00D8691D"/>
    <w:rsid w:val="00DF33BF"/>
    <w:rsid w:val="00DF5590"/>
    <w:rsid w:val="00DF5BFB"/>
    <w:rsid w:val="00DF6A92"/>
    <w:rsid w:val="00E24704"/>
    <w:rsid w:val="00E35979"/>
    <w:rsid w:val="00E4577F"/>
    <w:rsid w:val="00E50A4D"/>
    <w:rsid w:val="00E70F67"/>
    <w:rsid w:val="00E715EA"/>
    <w:rsid w:val="00E74EA7"/>
    <w:rsid w:val="00E75083"/>
    <w:rsid w:val="00E773C4"/>
    <w:rsid w:val="00E805A5"/>
    <w:rsid w:val="00E8141D"/>
    <w:rsid w:val="00E94AC9"/>
    <w:rsid w:val="00EA4FA3"/>
    <w:rsid w:val="00EA7943"/>
    <w:rsid w:val="00EB13A9"/>
    <w:rsid w:val="00EC1E13"/>
    <w:rsid w:val="00EF234A"/>
    <w:rsid w:val="00F0475C"/>
    <w:rsid w:val="00F06960"/>
    <w:rsid w:val="00F119EA"/>
    <w:rsid w:val="00F17B2B"/>
    <w:rsid w:val="00F244DC"/>
    <w:rsid w:val="00F26CFA"/>
    <w:rsid w:val="00F408C0"/>
    <w:rsid w:val="00F429F1"/>
    <w:rsid w:val="00F42CFC"/>
    <w:rsid w:val="00F522C9"/>
    <w:rsid w:val="00F75C05"/>
    <w:rsid w:val="00F768B4"/>
    <w:rsid w:val="00F92F78"/>
    <w:rsid w:val="00FA2EBC"/>
    <w:rsid w:val="00FA7C09"/>
    <w:rsid w:val="00FC56FE"/>
    <w:rsid w:val="00FD4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15:docId w15:val="{5C3EA807-A935-4841-A945-F1393726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59E8"/>
    <w:pPr>
      <w:spacing w:after="0" w:line="240" w:lineRule="auto"/>
    </w:pPr>
    <w:rPr>
      <w:rFonts w:ascii=".VnTime" w:eastAsia="Times New Roman" w:hAnsi=".VnTime" w:cs="Times New Roman"/>
      <w:sz w:val="28"/>
      <w:szCs w:val="24"/>
    </w:rPr>
  </w:style>
  <w:style w:type="paragraph" w:styleId="Heading1">
    <w:name w:val="heading 1"/>
    <w:basedOn w:val="Normal"/>
    <w:next w:val="Normal"/>
    <w:link w:val="Heading1Char"/>
    <w:qFormat/>
    <w:rsid w:val="00BA3912"/>
    <w:pPr>
      <w:keepNext/>
      <w:jc w:val="both"/>
      <w:outlineLvl w:val="0"/>
    </w:pPr>
    <w:rPr>
      <w:rFonts w:ascii=".VnTimeH" w:hAnsi=".VnTimeH"/>
      <w:b/>
      <w:bCs/>
      <w:sz w:val="26"/>
      <w:u w:val="single"/>
    </w:rPr>
  </w:style>
  <w:style w:type="paragraph" w:styleId="Heading2">
    <w:name w:val="heading 2"/>
    <w:basedOn w:val="Normal"/>
    <w:next w:val="Normal"/>
    <w:link w:val="Heading2Char"/>
    <w:qFormat/>
    <w:rsid w:val="00BA3912"/>
    <w:pPr>
      <w:keepNext/>
      <w:jc w:val="right"/>
      <w:outlineLvl w:val="1"/>
    </w:pPr>
    <w:rPr>
      <w:b/>
      <w:bCs/>
    </w:rPr>
  </w:style>
  <w:style w:type="paragraph" w:styleId="Heading3">
    <w:name w:val="heading 3"/>
    <w:basedOn w:val="Normal"/>
    <w:next w:val="Normal"/>
    <w:link w:val="Heading3Char"/>
    <w:unhideWhenUsed/>
    <w:qFormat/>
    <w:rsid w:val="00BA39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A39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A391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BA391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A3912"/>
    <w:pPr>
      <w:keepNext/>
      <w:keepLines/>
      <w:spacing w:before="200"/>
      <w:outlineLvl w:val="6"/>
    </w:pPr>
    <w:rPr>
      <w:rFonts w:asciiTheme="majorHAnsi" w:eastAsiaTheme="majorEastAsia" w:hAnsiTheme="majorHAnsi" w:cstheme="majorBidi"/>
      <w:i/>
      <w:iCs/>
      <w:color w:val="404040" w:themeColor="text1" w:themeTint="BF"/>
    </w:rPr>
  </w:style>
  <w:style w:type="paragraph" w:styleId="Heading9">
    <w:name w:val="heading 9"/>
    <w:basedOn w:val="Normal"/>
    <w:next w:val="Normal"/>
    <w:link w:val="Heading9Char"/>
    <w:uiPriority w:val="9"/>
    <w:semiHidden/>
    <w:unhideWhenUsed/>
    <w:qFormat/>
    <w:rsid w:val="00BA391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A3912"/>
    <w:rPr>
      <w:rFonts w:ascii=".VnTimeH" w:eastAsia="Times New Roman" w:hAnsi=".VnTimeH" w:cs="Times New Roman"/>
      <w:b/>
      <w:bCs/>
      <w:sz w:val="26"/>
      <w:szCs w:val="24"/>
      <w:u w:val="single"/>
    </w:rPr>
  </w:style>
  <w:style w:type="character" w:customStyle="1" w:styleId="Heading2Char">
    <w:name w:val="Heading 2 Char"/>
    <w:basedOn w:val="DefaultParagraphFont"/>
    <w:link w:val="Heading2"/>
    <w:rsid w:val="00BA3912"/>
    <w:rPr>
      <w:rFonts w:ascii=".VnTime" w:eastAsia="Times New Roman" w:hAnsi=".VnTime" w:cs="Times New Roman"/>
      <w:b/>
      <w:bCs/>
      <w:sz w:val="28"/>
      <w:szCs w:val="24"/>
    </w:rPr>
  </w:style>
  <w:style w:type="character" w:customStyle="1" w:styleId="Heading3Char">
    <w:name w:val="Heading 3 Char"/>
    <w:basedOn w:val="DefaultParagraphFont"/>
    <w:link w:val="Heading3"/>
    <w:uiPriority w:val="9"/>
    <w:semiHidden/>
    <w:rsid w:val="00BA3912"/>
    <w:rPr>
      <w:rFonts w:asciiTheme="majorHAnsi" w:eastAsiaTheme="majorEastAsia" w:hAnsiTheme="majorHAnsi" w:cstheme="majorBidi"/>
      <w:b/>
      <w:bCs/>
      <w:color w:val="4F81BD" w:themeColor="accent1"/>
      <w:sz w:val="28"/>
      <w:szCs w:val="24"/>
    </w:rPr>
  </w:style>
  <w:style w:type="character" w:customStyle="1" w:styleId="Heading4Char">
    <w:name w:val="Heading 4 Char"/>
    <w:basedOn w:val="DefaultParagraphFont"/>
    <w:link w:val="Heading4"/>
    <w:uiPriority w:val="9"/>
    <w:semiHidden/>
    <w:rsid w:val="00BA3912"/>
    <w:rPr>
      <w:rFonts w:asciiTheme="majorHAnsi" w:eastAsiaTheme="majorEastAsia" w:hAnsiTheme="majorHAnsi" w:cstheme="majorBidi"/>
      <w:b/>
      <w:bCs/>
      <w:i/>
      <w:iCs/>
      <w:color w:val="4F81BD" w:themeColor="accent1"/>
      <w:sz w:val="28"/>
      <w:szCs w:val="24"/>
    </w:rPr>
  </w:style>
  <w:style w:type="character" w:customStyle="1" w:styleId="Heading5Char">
    <w:name w:val="Heading 5 Char"/>
    <w:basedOn w:val="DefaultParagraphFont"/>
    <w:link w:val="Heading5"/>
    <w:uiPriority w:val="9"/>
    <w:semiHidden/>
    <w:rsid w:val="00BA3912"/>
    <w:rPr>
      <w:rFonts w:asciiTheme="majorHAnsi" w:eastAsiaTheme="majorEastAsia" w:hAnsiTheme="majorHAnsi" w:cstheme="majorBidi"/>
      <w:color w:val="243F60" w:themeColor="accent1" w:themeShade="7F"/>
      <w:sz w:val="28"/>
      <w:szCs w:val="24"/>
    </w:rPr>
  </w:style>
  <w:style w:type="character" w:customStyle="1" w:styleId="Heading6Char">
    <w:name w:val="Heading 6 Char"/>
    <w:basedOn w:val="DefaultParagraphFont"/>
    <w:link w:val="Heading6"/>
    <w:rsid w:val="00BA3912"/>
    <w:rPr>
      <w:rFonts w:asciiTheme="majorHAnsi" w:eastAsiaTheme="majorEastAsia" w:hAnsiTheme="majorHAnsi" w:cstheme="majorBidi"/>
      <w:i/>
      <w:iCs/>
      <w:color w:val="243F60" w:themeColor="accent1" w:themeShade="7F"/>
      <w:sz w:val="28"/>
      <w:szCs w:val="24"/>
    </w:rPr>
  </w:style>
  <w:style w:type="character" w:customStyle="1" w:styleId="Heading7Char">
    <w:name w:val="Heading 7 Char"/>
    <w:basedOn w:val="DefaultParagraphFont"/>
    <w:link w:val="Heading7"/>
    <w:uiPriority w:val="9"/>
    <w:semiHidden/>
    <w:rsid w:val="00BA3912"/>
    <w:rPr>
      <w:rFonts w:asciiTheme="majorHAnsi" w:eastAsiaTheme="majorEastAsia" w:hAnsiTheme="majorHAnsi" w:cstheme="majorBidi"/>
      <w:i/>
      <w:iCs/>
      <w:color w:val="404040" w:themeColor="text1" w:themeTint="BF"/>
      <w:sz w:val="28"/>
      <w:szCs w:val="24"/>
    </w:rPr>
  </w:style>
  <w:style w:type="character" w:customStyle="1" w:styleId="Heading9Char">
    <w:name w:val="Heading 9 Char"/>
    <w:basedOn w:val="DefaultParagraphFont"/>
    <w:link w:val="Heading9"/>
    <w:uiPriority w:val="9"/>
    <w:semiHidden/>
    <w:rsid w:val="00BA3912"/>
    <w:rPr>
      <w:rFonts w:asciiTheme="majorHAnsi" w:eastAsiaTheme="majorEastAsia" w:hAnsiTheme="majorHAnsi" w:cstheme="majorBidi"/>
      <w:i/>
      <w:iCs/>
      <w:color w:val="404040" w:themeColor="text1" w:themeTint="BF"/>
      <w:sz w:val="20"/>
      <w:szCs w:val="20"/>
    </w:rPr>
  </w:style>
  <w:style w:type="paragraph" w:styleId="BodyTextIndent2">
    <w:name w:val="Body Text Indent 2"/>
    <w:basedOn w:val="Normal"/>
    <w:link w:val="BodyTextIndent2Char"/>
    <w:rsid w:val="00BA3912"/>
    <w:pPr>
      <w:spacing w:after="120" w:line="480" w:lineRule="auto"/>
      <w:ind w:left="360"/>
    </w:pPr>
  </w:style>
  <w:style w:type="character" w:customStyle="1" w:styleId="BodyTextIndent2Char">
    <w:name w:val="Body Text Indent 2 Char"/>
    <w:basedOn w:val="DefaultParagraphFont"/>
    <w:link w:val="BodyTextIndent2"/>
    <w:rsid w:val="00BA3912"/>
    <w:rPr>
      <w:rFonts w:ascii=".VnTime" w:eastAsia="Times New Roman" w:hAnsi=".VnTime" w:cs="Times New Roman"/>
      <w:sz w:val="28"/>
      <w:szCs w:val="24"/>
    </w:rPr>
  </w:style>
  <w:style w:type="table" w:styleId="TableGrid">
    <w:name w:val="Table Grid"/>
    <w:basedOn w:val="TableNormal"/>
    <w:uiPriority w:val="59"/>
    <w:rsid w:val="00BA391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3">
    <w:name w:val="Body Text Indent 3"/>
    <w:basedOn w:val="Normal"/>
    <w:link w:val="BodyTextIndent3Char"/>
    <w:rsid w:val="00BA3912"/>
    <w:pPr>
      <w:spacing w:after="120"/>
      <w:ind w:left="360"/>
    </w:pPr>
    <w:rPr>
      <w:sz w:val="16"/>
      <w:szCs w:val="16"/>
    </w:rPr>
  </w:style>
  <w:style w:type="character" w:customStyle="1" w:styleId="BodyTextIndent3Char">
    <w:name w:val="Body Text Indent 3 Char"/>
    <w:basedOn w:val="DefaultParagraphFont"/>
    <w:link w:val="BodyTextIndent3"/>
    <w:rsid w:val="00BA3912"/>
    <w:rPr>
      <w:rFonts w:ascii=".VnTime" w:eastAsia="Times New Roman" w:hAnsi=".VnTime" w:cs="Times New Roman"/>
      <w:sz w:val="16"/>
      <w:szCs w:val="16"/>
    </w:rPr>
  </w:style>
  <w:style w:type="paragraph" w:styleId="Footer">
    <w:name w:val="footer"/>
    <w:basedOn w:val="Normal"/>
    <w:link w:val="FooterChar"/>
    <w:rsid w:val="00BA3912"/>
    <w:pPr>
      <w:tabs>
        <w:tab w:val="center" w:pos="4320"/>
        <w:tab w:val="right" w:pos="8640"/>
      </w:tabs>
    </w:pPr>
  </w:style>
  <w:style w:type="character" w:customStyle="1" w:styleId="FooterChar">
    <w:name w:val="Footer Char"/>
    <w:basedOn w:val="DefaultParagraphFont"/>
    <w:link w:val="Footer"/>
    <w:uiPriority w:val="99"/>
    <w:rsid w:val="00BA3912"/>
    <w:rPr>
      <w:rFonts w:ascii=".VnTime" w:eastAsia="Times New Roman" w:hAnsi=".VnTime" w:cs="Times New Roman"/>
      <w:sz w:val="28"/>
      <w:szCs w:val="24"/>
    </w:rPr>
  </w:style>
  <w:style w:type="paragraph" w:styleId="BodyText">
    <w:name w:val="Body Text"/>
    <w:basedOn w:val="Normal"/>
    <w:link w:val="BodyTextChar"/>
    <w:uiPriority w:val="99"/>
    <w:unhideWhenUsed/>
    <w:qFormat/>
    <w:rsid w:val="00BA3912"/>
    <w:pPr>
      <w:spacing w:after="120"/>
    </w:pPr>
  </w:style>
  <w:style w:type="character" w:customStyle="1" w:styleId="BodyTextChar">
    <w:name w:val="Body Text Char"/>
    <w:basedOn w:val="DefaultParagraphFont"/>
    <w:link w:val="BodyText"/>
    <w:uiPriority w:val="99"/>
    <w:rsid w:val="00BA3912"/>
    <w:rPr>
      <w:rFonts w:ascii=".VnTime" w:eastAsia="Times New Roman" w:hAnsi=".VnTime" w:cs="Times New Roman"/>
      <w:sz w:val="28"/>
      <w:szCs w:val="24"/>
    </w:rPr>
  </w:style>
  <w:style w:type="paragraph" w:styleId="BodyText3">
    <w:name w:val="Body Text 3"/>
    <w:basedOn w:val="Normal"/>
    <w:link w:val="BodyText3Char"/>
    <w:uiPriority w:val="99"/>
    <w:unhideWhenUsed/>
    <w:rsid w:val="00BA3912"/>
    <w:pPr>
      <w:spacing w:after="120"/>
    </w:pPr>
    <w:rPr>
      <w:sz w:val="16"/>
      <w:szCs w:val="16"/>
    </w:rPr>
  </w:style>
  <w:style w:type="character" w:customStyle="1" w:styleId="BodyText3Char">
    <w:name w:val="Body Text 3 Char"/>
    <w:basedOn w:val="DefaultParagraphFont"/>
    <w:link w:val="BodyText3"/>
    <w:uiPriority w:val="99"/>
    <w:rsid w:val="00BA3912"/>
    <w:rPr>
      <w:rFonts w:ascii=".VnTime" w:eastAsia="Times New Roman" w:hAnsi=".VnTime" w:cs="Times New Roman"/>
      <w:sz w:val="16"/>
      <w:szCs w:val="16"/>
    </w:rPr>
  </w:style>
  <w:style w:type="paragraph" w:styleId="BodyText2">
    <w:name w:val="Body Text 2"/>
    <w:basedOn w:val="Normal"/>
    <w:link w:val="BodyText2Char"/>
    <w:unhideWhenUsed/>
    <w:rsid w:val="00BA3912"/>
    <w:pPr>
      <w:spacing w:after="120" w:line="480" w:lineRule="auto"/>
    </w:pPr>
  </w:style>
  <w:style w:type="character" w:customStyle="1" w:styleId="BodyText2Char">
    <w:name w:val="Body Text 2 Char"/>
    <w:basedOn w:val="DefaultParagraphFont"/>
    <w:link w:val="BodyText2"/>
    <w:rsid w:val="00BA3912"/>
    <w:rPr>
      <w:rFonts w:ascii=".VnTime" w:eastAsia="Times New Roman" w:hAnsi=".VnTime" w:cs="Times New Roman"/>
      <w:sz w:val="28"/>
      <w:szCs w:val="24"/>
    </w:rPr>
  </w:style>
  <w:style w:type="paragraph" w:styleId="ListParagraph">
    <w:name w:val="List Paragraph"/>
    <w:basedOn w:val="Normal"/>
    <w:qFormat/>
    <w:rsid w:val="00BA3912"/>
    <w:pPr>
      <w:ind w:left="720"/>
      <w:contextualSpacing/>
    </w:pPr>
  </w:style>
  <w:style w:type="paragraph" w:customStyle="1" w:styleId="Nidungbng">
    <w:name w:val="Nội dung bảng"/>
    <w:basedOn w:val="Normal"/>
    <w:rsid w:val="00791D34"/>
    <w:pPr>
      <w:widowControl w:val="0"/>
      <w:suppressLineNumbers/>
      <w:suppressAutoHyphens/>
    </w:pPr>
    <w:rPr>
      <w:rFonts w:ascii="Times New Roman" w:eastAsia="Lucida Sans Unicode" w:hAnsi="Times New Roman"/>
      <w:kern w:val="1"/>
      <w:sz w:val="24"/>
    </w:rPr>
  </w:style>
  <w:style w:type="paragraph" w:styleId="BodyTextIndent">
    <w:name w:val="Body Text Indent"/>
    <w:basedOn w:val="Normal"/>
    <w:link w:val="BodyTextIndentChar"/>
    <w:uiPriority w:val="99"/>
    <w:semiHidden/>
    <w:unhideWhenUsed/>
    <w:rsid w:val="0020642A"/>
    <w:pPr>
      <w:spacing w:after="120"/>
      <w:ind w:left="360"/>
    </w:pPr>
  </w:style>
  <w:style w:type="character" w:customStyle="1" w:styleId="BodyTextIndentChar">
    <w:name w:val="Body Text Indent Char"/>
    <w:basedOn w:val="DefaultParagraphFont"/>
    <w:link w:val="BodyTextIndent"/>
    <w:uiPriority w:val="99"/>
    <w:semiHidden/>
    <w:rsid w:val="0020642A"/>
    <w:rPr>
      <w:rFonts w:ascii=".VnTime" w:eastAsia="Times New Roman" w:hAnsi=".VnTime" w:cs="Times New Roman"/>
      <w:sz w:val="28"/>
      <w:szCs w:val="24"/>
    </w:rPr>
  </w:style>
  <w:style w:type="paragraph" w:styleId="Header">
    <w:name w:val="header"/>
    <w:basedOn w:val="Normal"/>
    <w:link w:val="HeaderChar"/>
    <w:unhideWhenUsed/>
    <w:rsid w:val="0020642A"/>
    <w:pPr>
      <w:tabs>
        <w:tab w:val="center" w:pos="4680"/>
        <w:tab w:val="right" w:pos="9360"/>
      </w:tabs>
    </w:pPr>
  </w:style>
  <w:style w:type="character" w:customStyle="1" w:styleId="HeaderChar">
    <w:name w:val="Header Char"/>
    <w:basedOn w:val="DefaultParagraphFont"/>
    <w:link w:val="Header"/>
    <w:uiPriority w:val="99"/>
    <w:rsid w:val="0020642A"/>
    <w:rPr>
      <w:rFonts w:ascii=".VnTime" w:eastAsia="Times New Roman" w:hAnsi=".VnTime" w:cs="Times New Roman"/>
      <w:sz w:val="28"/>
      <w:szCs w:val="24"/>
    </w:rPr>
  </w:style>
  <w:style w:type="table" w:customStyle="1" w:styleId="TableGrid1">
    <w:name w:val="Table Grid1"/>
    <w:basedOn w:val="TableNormal"/>
    <w:next w:val="TableGrid"/>
    <w:uiPriority w:val="59"/>
    <w:rsid w:val="00AD5A55"/>
    <w:pPr>
      <w:spacing w:after="0" w:line="240" w:lineRule="auto"/>
    </w:pPr>
    <w:rPr>
      <w:rFonts w:eastAsia="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365D26"/>
    <w:pPr>
      <w:spacing w:after="0" w:line="240" w:lineRule="auto"/>
    </w:pPr>
    <w:rPr>
      <w:rFonts w:eastAsia="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1">
    <w:name w:val="No List1"/>
    <w:next w:val="NoList"/>
    <w:uiPriority w:val="99"/>
    <w:semiHidden/>
    <w:unhideWhenUsed/>
    <w:rsid w:val="00365D26"/>
  </w:style>
  <w:style w:type="table" w:customStyle="1" w:styleId="TableGrid3">
    <w:name w:val="Table Grid3"/>
    <w:basedOn w:val="TableNormal"/>
    <w:next w:val="TableGrid"/>
    <w:uiPriority w:val="59"/>
    <w:rsid w:val="00365D26"/>
    <w:pPr>
      <w:spacing w:after="0" w:line="240" w:lineRule="auto"/>
    </w:pPr>
    <w:rPr>
      <w:rFonts w:eastAsia="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365D26"/>
    <w:pPr>
      <w:spacing w:after="0" w:line="240" w:lineRule="auto"/>
    </w:pPr>
    <w:rPr>
      <w:rFonts w:eastAsia="Times New Roman" w:cs="Times New Roma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2">
    <w:name w:val="No List2"/>
    <w:next w:val="NoList"/>
    <w:semiHidden/>
    <w:rsid w:val="00C90336"/>
  </w:style>
  <w:style w:type="table" w:customStyle="1" w:styleId="TableGrid4">
    <w:name w:val="Table Grid4"/>
    <w:basedOn w:val="TableNormal"/>
    <w:next w:val="TableGrid"/>
    <w:uiPriority w:val="59"/>
    <w:rsid w:val="00C903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C90336"/>
  </w:style>
  <w:style w:type="paragraph" w:customStyle="1" w:styleId="NoiDungBaiBao">
    <w:name w:val="NoiDungBaiBao"/>
    <w:basedOn w:val="Normal"/>
    <w:rsid w:val="00C90336"/>
    <w:pPr>
      <w:spacing w:line="276" w:lineRule="auto"/>
      <w:ind w:firstLine="567"/>
      <w:jc w:val="both"/>
    </w:pPr>
    <w:rPr>
      <w:rFonts w:ascii="Times New Roman" w:hAnsi="Times New Roman"/>
      <w:szCs w:val="28"/>
      <w:lang w:val="fr-FR"/>
    </w:rPr>
  </w:style>
  <w:style w:type="character" w:customStyle="1" w:styleId="apple-converted-space">
    <w:name w:val="apple-converted-space"/>
    <w:basedOn w:val="DefaultParagraphFont"/>
    <w:rsid w:val="00C90336"/>
  </w:style>
  <w:style w:type="character" w:styleId="Hyperlink">
    <w:name w:val="Hyperlink"/>
    <w:uiPriority w:val="99"/>
    <w:rsid w:val="00C90336"/>
    <w:rPr>
      <w:color w:val="0000FF"/>
      <w:u w:val="single"/>
    </w:rPr>
  </w:style>
  <w:style w:type="paragraph" w:styleId="NormalWeb">
    <w:name w:val="Normal (Web)"/>
    <w:basedOn w:val="Normal"/>
    <w:uiPriority w:val="99"/>
    <w:rsid w:val="00C90336"/>
    <w:pPr>
      <w:spacing w:before="100" w:beforeAutospacing="1" w:after="100" w:afterAutospacing="1"/>
    </w:pPr>
    <w:rPr>
      <w:rFonts w:ascii="Times New Roman" w:hAnsi="Times New Roman"/>
      <w:sz w:val="24"/>
    </w:rPr>
  </w:style>
  <w:style w:type="paragraph" w:customStyle="1" w:styleId="CharCharCharChar">
    <w:name w:val="Char Char Char Char"/>
    <w:basedOn w:val="Normal"/>
    <w:autoRedefine/>
    <w:rsid w:val="00C90336"/>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Style1">
    <w:name w:val="Style1"/>
    <w:basedOn w:val="Normal"/>
    <w:next w:val="Normal"/>
    <w:autoRedefine/>
    <w:rsid w:val="00C90336"/>
    <w:pPr>
      <w:jc w:val="center"/>
    </w:pPr>
    <w:rPr>
      <w:rFonts w:ascii="Times New Roman" w:hAnsi="Times New Roman"/>
      <w:b/>
      <w:i/>
      <w:sz w:val="24"/>
      <w:lang w:val="es-MX"/>
    </w:rPr>
  </w:style>
  <w:style w:type="paragraph" w:customStyle="1" w:styleId="CharCharChar">
    <w:name w:val="Char Char Char"/>
    <w:basedOn w:val="Normal"/>
    <w:autoRedefine/>
    <w:rsid w:val="00C90336"/>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customStyle="1" w:styleId="CharCharChar0">
    <w:name w:val="Char Char Char"/>
    <w:basedOn w:val="Normal"/>
    <w:autoRedefine/>
    <w:rsid w:val="00C90336"/>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character" w:customStyle="1" w:styleId="apple-style-span">
    <w:name w:val="apple-style-span"/>
    <w:basedOn w:val="DefaultParagraphFont"/>
    <w:rsid w:val="00C90336"/>
  </w:style>
  <w:style w:type="paragraph" w:customStyle="1" w:styleId="CharCharCharChar0">
    <w:name w:val="Char Char Char Char"/>
    <w:basedOn w:val="Normal"/>
    <w:autoRedefine/>
    <w:rsid w:val="00C90336"/>
    <w:pPr>
      <w:pageBreakBefore/>
      <w:tabs>
        <w:tab w:val="left" w:pos="850"/>
        <w:tab w:val="left" w:pos="1191"/>
        <w:tab w:val="left" w:pos="1531"/>
      </w:tabs>
      <w:spacing w:after="120"/>
      <w:jc w:val="center"/>
    </w:pPr>
    <w:rPr>
      <w:rFonts w:ascii="Tahoma" w:eastAsia="MS Mincho" w:hAnsi="Tahoma" w:cs="Tahoma"/>
      <w:b/>
      <w:bCs/>
      <w:color w:val="FFFFFF"/>
      <w:spacing w:val="20"/>
      <w:sz w:val="22"/>
      <w:szCs w:val="22"/>
      <w:lang w:val="en-GB" w:eastAsia="zh-CN"/>
    </w:rPr>
  </w:style>
  <w:style w:type="paragraph" w:styleId="BalloonText">
    <w:name w:val="Balloon Text"/>
    <w:basedOn w:val="Normal"/>
    <w:link w:val="BalloonTextChar"/>
    <w:rsid w:val="00C90336"/>
    <w:rPr>
      <w:rFonts w:ascii="Segoe UI" w:hAnsi="Segoe UI"/>
      <w:sz w:val="18"/>
      <w:szCs w:val="18"/>
    </w:rPr>
  </w:style>
  <w:style w:type="character" w:customStyle="1" w:styleId="BalloonTextChar">
    <w:name w:val="Balloon Text Char"/>
    <w:basedOn w:val="DefaultParagraphFont"/>
    <w:link w:val="BalloonText"/>
    <w:rsid w:val="00C90336"/>
    <w:rPr>
      <w:rFonts w:ascii="Segoe UI" w:eastAsia="Times New Roman" w:hAnsi="Segoe UI" w:cs="Times New Roman"/>
      <w:sz w:val="18"/>
      <w:szCs w:val="18"/>
    </w:rPr>
  </w:style>
  <w:style w:type="character" w:styleId="Emphasis">
    <w:name w:val="Emphasis"/>
    <w:uiPriority w:val="20"/>
    <w:qFormat/>
    <w:rsid w:val="00C90336"/>
    <w:rPr>
      <w:i/>
      <w:iCs/>
    </w:rPr>
  </w:style>
  <w:style w:type="paragraph" w:styleId="NoSpacing">
    <w:name w:val="No Spacing"/>
    <w:uiPriority w:val="1"/>
    <w:qFormat/>
    <w:rsid w:val="00D8691D"/>
    <w:pPr>
      <w:spacing w:after="0" w:line="240" w:lineRule="auto"/>
    </w:pPr>
    <w:rPr>
      <w:rFonts w:ascii=".VnTime" w:eastAsia="Times New Roman" w:hAnsi=".VnTime" w:cs="Times New Roman"/>
      <w:sz w:val="28"/>
      <w:szCs w:val="24"/>
    </w:rPr>
  </w:style>
  <w:style w:type="character" w:styleId="Strong">
    <w:name w:val="Strong"/>
    <w:basedOn w:val="DefaultParagraphFont"/>
    <w:uiPriority w:val="22"/>
    <w:qFormat/>
    <w:rsid w:val="00AA1D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782665">
      <w:bodyDiv w:val="1"/>
      <w:marLeft w:val="0"/>
      <w:marRight w:val="0"/>
      <w:marTop w:val="0"/>
      <w:marBottom w:val="0"/>
      <w:divBdr>
        <w:top w:val="none" w:sz="0" w:space="0" w:color="auto"/>
        <w:left w:val="none" w:sz="0" w:space="0" w:color="auto"/>
        <w:bottom w:val="none" w:sz="0" w:space="0" w:color="auto"/>
        <w:right w:val="none" w:sz="0" w:space="0" w:color="auto"/>
      </w:divBdr>
    </w:div>
    <w:div w:id="1400058225">
      <w:bodyDiv w:val="1"/>
      <w:marLeft w:val="0"/>
      <w:marRight w:val="0"/>
      <w:marTop w:val="0"/>
      <w:marBottom w:val="0"/>
      <w:divBdr>
        <w:top w:val="none" w:sz="0" w:space="0" w:color="auto"/>
        <w:left w:val="none" w:sz="0" w:space="0" w:color="auto"/>
        <w:bottom w:val="none" w:sz="0" w:space="0" w:color="auto"/>
        <w:right w:val="none" w:sz="0" w:space="0" w:color="auto"/>
      </w:divBdr>
      <w:divsChild>
        <w:div w:id="851995708">
          <w:marLeft w:val="0"/>
          <w:marRight w:val="0"/>
          <w:marTop w:val="0"/>
          <w:marBottom w:val="0"/>
          <w:divBdr>
            <w:top w:val="none" w:sz="0" w:space="0" w:color="auto"/>
            <w:left w:val="none" w:sz="0" w:space="0" w:color="auto"/>
            <w:bottom w:val="none" w:sz="0" w:space="0" w:color="auto"/>
            <w:right w:val="none" w:sz="0" w:space="0" w:color="auto"/>
          </w:divBdr>
          <w:divsChild>
            <w:div w:id="232350203">
              <w:marLeft w:val="0"/>
              <w:marRight w:val="0"/>
              <w:marTop w:val="0"/>
              <w:marBottom w:val="0"/>
              <w:divBdr>
                <w:top w:val="none" w:sz="0" w:space="0" w:color="auto"/>
                <w:left w:val="none" w:sz="0" w:space="0" w:color="auto"/>
                <w:bottom w:val="none" w:sz="0" w:space="0" w:color="auto"/>
                <w:right w:val="none" w:sz="0" w:space="0" w:color="auto"/>
              </w:divBdr>
            </w:div>
            <w:div w:id="192298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1.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AFA21B-AA0C-47F6-B604-FB8156C84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239</Pages>
  <Words>55257</Words>
  <Characters>314966</Characters>
  <Application>Microsoft Office Word</Application>
  <DocSecurity>0</DocSecurity>
  <Lines>2624</Lines>
  <Paragraphs>738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KOOL</dc:creator>
  <cp:lastModifiedBy>User</cp:lastModifiedBy>
  <cp:revision>45</cp:revision>
  <cp:lastPrinted>2015-10-02T11:25:00Z</cp:lastPrinted>
  <dcterms:created xsi:type="dcterms:W3CDTF">2020-12-10T16:11:00Z</dcterms:created>
  <dcterms:modified xsi:type="dcterms:W3CDTF">2022-01-10T03:35:00Z</dcterms:modified>
</cp:coreProperties>
</file>